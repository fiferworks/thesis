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6BA78" w14:textId="73A15AA2" w:rsidR="006B364F" w:rsidRPr="00E959B2" w:rsidRDefault="006B364F" w:rsidP="006B364F">
      <w:pPr>
        <w:rPr>
          <w:sz w:val="36"/>
          <w:lang w:val="en-US"/>
        </w:rPr>
      </w:pPr>
      <w:r w:rsidRPr="00E959B2">
        <w:rPr>
          <w:sz w:val="36"/>
          <w:lang w:val="en-US"/>
        </w:rPr>
        <w:t>Results</w:t>
      </w:r>
      <w:r w:rsidR="00834452" w:rsidRPr="00E959B2">
        <w:rPr>
          <w:sz w:val="36"/>
          <w:lang w:val="en-US"/>
        </w:rPr>
        <w:t xml:space="preserve"> </w:t>
      </w:r>
      <w:bookmarkStart w:id="0" w:name="_Hlk511750130"/>
      <w:r w:rsidR="00834452" w:rsidRPr="00E959B2">
        <w:rPr>
          <w:sz w:val="36"/>
          <w:lang w:val="en-US"/>
        </w:rPr>
        <w:t>a</w:t>
      </w:r>
      <w:bookmarkEnd w:id="0"/>
      <w:r w:rsidR="00834452" w:rsidRPr="00E959B2">
        <w:rPr>
          <w:sz w:val="36"/>
          <w:lang w:val="en-US"/>
        </w:rPr>
        <w:t>nd Discussion</w:t>
      </w:r>
    </w:p>
    <w:p w14:paraId="190C7D04" w14:textId="606AB8D6" w:rsidR="006B364F" w:rsidRPr="00E959B2" w:rsidRDefault="006B364F" w:rsidP="006B364F">
      <w:pPr>
        <w:pStyle w:val="Heading2"/>
        <w:rPr>
          <w:i w:val="0"/>
          <w:iCs w:val="0"/>
          <w:sz w:val="24"/>
          <w:szCs w:val="24"/>
          <w:lang w:val="en-US"/>
        </w:rPr>
      </w:pPr>
      <w:r w:rsidRPr="00E959B2">
        <w:rPr>
          <w:lang w:val="en-US"/>
        </w:rPr>
        <w:t>3.1. Results</w:t>
      </w:r>
    </w:p>
    <w:p w14:paraId="2EF12A1B" w14:textId="1640F5AA" w:rsidR="00273A93" w:rsidRPr="00E959B2" w:rsidRDefault="00A110FA" w:rsidP="006B364F">
      <w:pPr>
        <w:rPr>
          <w:b/>
          <w:sz w:val="28"/>
          <w:lang w:val="en-US"/>
        </w:rPr>
      </w:pPr>
      <w:bookmarkStart w:id="1" w:name="_Hlk511750153"/>
      <w:r w:rsidRPr="00E959B2">
        <w:rPr>
          <w:b/>
          <w:sz w:val="28"/>
          <w:lang w:val="en-US"/>
        </w:rPr>
        <w:t xml:space="preserve">No-choice behavior </w:t>
      </w:r>
      <w:bookmarkEnd w:id="1"/>
      <w:r w:rsidRPr="00E959B2">
        <w:rPr>
          <w:b/>
          <w:sz w:val="28"/>
          <w:lang w:val="en-US"/>
        </w:rPr>
        <w:t>assays</w:t>
      </w:r>
    </w:p>
    <w:p w14:paraId="65784DF1" w14:textId="77777777" w:rsidR="00C80016" w:rsidRPr="00E959B2" w:rsidRDefault="00C80016" w:rsidP="006B364F"/>
    <w:p w14:paraId="2CE061F4" w14:textId="2D93A472" w:rsidR="00397857" w:rsidRDefault="00E13198" w:rsidP="00A142EA">
      <w:pPr>
        <w:rPr>
          <w:lang w:val="en-US"/>
        </w:rPr>
      </w:pPr>
      <w:commentRangeStart w:id="2"/>
      <w:commentRangeStart w:id="3"/>
      <w:commentRangeStart w:id="4"/>
      <w:r>
        <w:rPr>
          <w:lang w:val="en-US"/>
        </w:rPr>
        <w:t>The</w:t>
      </w:r>
      <w:commentRangeEnd w:id="2"/>
      <w:r w:rsidR="00397857">
        <w:rPr>
          <w:rStyle w:val="CommentReference"/>
        </w:rPr>
        <w:commentReference w:id="2"/>
      </w:r>
      <w:commentRangeEnd w:id="3"/>
      <w:r w:rsidR="007B4186">
        <w:rPr>
          <w:rStyle w:val="CommentReference"/>
        </w:rPr>
        <w:commentReference w:id="3"/>
      </w:r>
      <w:commentRangeEnd w:id="4"/>
      <w:r w:rsidR="00AF1D11">
        <w:rPr>
          <w:rStyle w:val="CommentReference"/>
        </w:rPr>
        <w:commentReference w:id="4"/>
      </w:r>
      <w:r>
        <w:rPr>
          <w:lang w:val="en-US"/>
        </w:rPr>
        <w:t xml:space="preserve"> number of prob</w:t>
      </w:r>
      <w:r w:rsidR="00397857">
        <w:rPr>
          <w:lang w:val="en-US"/>
        </w:rPr>
        <w:t>ing events</w:t>
      </w:r>
      <w:r>
        <w:rPr>
          <w:lang w:val="en-US"/>
        </w:rPr>
        <w:t xml:space="preserve"> observed differed significantly among germplasms</w:t>
      </w:r>
      <w:r w:rsidR="00397857">
        <w:rPr>
          <w:lang w:val="en-US"/>
        </w:rPr>
        <w:t xml:space="preserve"> </w:t>
      </w:r>
      <w:r w:rsidR="00E23C43">
        <w:rPr>
          <w:lang w:val="en-US"/>
        </w:rPr>
        <w:t>(</w:t>
      </w:r>
      <w:commentRangeStart w:id="5"/>
      <w:r w:rsidR="00E23C43">
        <w:rPr>
          <w:lang w:val="en-US"/>
        </w:rPr>
        <w:t>Table</w:t>
      </w:r>
      <w:commentRangeEnd w:id="5"/>
      <w:r w:rsidR="00397857">
        <w:rPr>
          <w:rStyle w:val="CommentReference"/>
        </w:rPr>
        <w:commentReference w:id="5"/>
      </w:r>
      <w:r w:rsidR="00E23C43">
        <w:rPr>
          <w:lang w:val="en-US"/>
        </w:rPr>
        <w:t xml:space="preserve"> 3.</w:t>
      </w:r>
      <w:ins w:id="6" w:author="Fife, Austin (afife@uidaho.edu)" w:date="2018-04-20T17:41:00Z">
        <w:r w:rsidR="00A26132">
          <w:rPr>
            <w:lang w:val="en-US"/>
          </w:rPr>
          <w:t>2</w:t>
        </w:r>
      </w:ins>
      <w:del w:id="7" w:author="Fife, Austin (afife@uidaho.edu)" w:date="2018-04-20T17:41:00Z">
        <w:r w:rsidR="00E23C43" w:rsidDel="00A26132">
          <w:rPr>
            <w:lang w:val="en-US"/>
          </w:rPr>
          <w:delText>1</w:delText>
        </w:r>
      </w:del>
      <w:r w:rsidR="00E23C43">
        <w:rPr>
          <w:lang w:val="en-US"/>
        </w:rPr>
        <w:t>)</w:t>
      </w:r>
      <w:r w:rsidR="00397857">
        <w:rPr>
          <w:lang w:val="en-US"/>
        </w:rPr>
        <w:t>. Psyllids exhibited more probes on Russet Burbank than on 10LB</w:t>
      </w:r>
      <w:r w:rsidR="00D761D6">
        <w:rPr>
          <w:lang w:val="en-US"/>
        </w:rPr>
        <w:t>,</w:t>
      </w:r>
      <w:r w:rsidR="007B4186">
        <w:rPr>
          <w:lang w:val="en-US"/>
        </w:rPr>
        <w:t xml:space="preserve"> </w:t>
      </w:r>
      <w:r w:rsidR="00397857">
        <w:rPr>
          <w:lang w:val="en-US"/>
        </w:rPr>
        <w:t>3LB, and 4LB (</w:t>
      </w:r>
      <w:commentRangeStart w:id="8"/>
      <w:commentRangeStart w:id="9"/>
      <w:r w:rsidR="00397857">
        <w:rPr>
          <w:lang w:val="en-US"/>
        </w:rPr>
        <w:t>Fig</w:t>
      </w:r>
      <w:commentRangeEnd w:id="8"/>
      <w:r w:rsidR="0056272C">
        <w:rPr>
          <w:rStyle w:val="CommentReference"/>
        </w:rPr>
        <w:commentReference w:id="8"/>
      </w:r>
      <w:commentRangeEnd w:id="9"/>
      <w:r w:rsidR="002F399D">
        <w:rPr>
          <w:rStyle w:val="CommentReference"/>
        </w:rPr>
        <w:commentReference w:id="9"/>
      </w:r>
      <w:r w:rsidR="002F399D">
        <w:rPr>
          <w:lang w:val="en-US"/>
        </w:rPr>
        <w:t>ure</w:t>
      </w:r>
      <w:r w:rsidR="00397857">
        <w:rPr>
          <w:lang w:val="en-US"/>
        </w:rPr>
        <w:t xml:space="preserve"> 3.1)</w:t>
      </w:r>
      <w:r w:rsidR="00E23C43">
        <w:rPr>
          <w:lang w:val="en-US"/>
        </w:rPr>
        <w:t>.</w:t>
      </w:r>
      <w:r w:rsidR="00BF71EF" w:rsidRPr="00E959B2">
        <w:rPr>
          <w:lang w:val="en-US"/>
        </w:rPr>
        <w:t xml:space="preserve"> </w:t>
      </w:r>
      <w:r w:rsidR="0043010E">
        <w:rPr>
          <w:lang w:val="en-US"/>
        </w:rPr>
        <w:t>The number of probing events did not differ significantly between sexes, nor was the interaction term statistically significant (Table 3.1); however, female psyllids tended to probe Russet Burbank plants more frequently than any other germplasm and sex combination (Fig</w:t>
      </w:r>
      <w:r w:rsidR="002F399D">
        <w:rPr>
          <w:lang w:val="en-US"/>
        </w:rPr>
        <w:t>ure</w:t>
      </w:r>
      <w:r w:rsidR="0043010E">
        <w:rPr>
          <w:lang w:val="en-US"/>
        </w:rPr>
        <w:t xml:space="preserve"> 3.1). Probing duration did not differ significantly among germplasms, between sexes, or their interaction (Table 3.</w:t>
      </w:r>
      <w:commentRangeStart w:id="10"/>
      <w:del w:id="11" w:author="Fife, Austin (afife@uidaho.edu)" w:date="2018-04-20T17:42:00Z">
        <w:r w:rsidR="0043010E" w:rsidDel="00E7014B">
          <w:rPr>
            <w:lang w:val="en-US"/>
          </w:rPr>
          <w:delText>1</w:delText>
        </w:r>
      </w:del>
      <w:commentRangeEnd w:id="10"/>
      <w:ins w:id="12" w:author="Fife, Austin (afife@uidaho.edu)" w:date="2018-04-20T17:42:00Z">
        <w:r w:rsidR="00E7014B">
          <w:rPr>
            <w:lang w:val="en-US"/>
          </w:rPr>
          <w:t>2</w:t>
        </w:r>
      </w:ins>
      <w:r w:rsidR="0043010E">
        <w:rPr>
          <w:rStyle w:val="CommentReference"/>
        </w:rPr>
        <w:commentReference w:id="10"/>
      </w:r>
      <w:r w:rsidR="0043010E">
        <w:rPr>
          <w:lang w:val="en-US"/>
        </w:rPr>
        <w:t>).</w:t>
      </w:r>
    </w:p>
    <w:p w14:paraId="13DA33E5" w14:textId="24E34B5C" w:rsidR="00397857" w:rsidRDefault="00397857" w:rsidP="00A142EA">
      <w:pPr>
        <w:rPr>
          <w:lang w:val="en-US"/>
        </w:rPr>
      </w:pPr>
    </w:p>
    <w:p w14:paraId="0ECFB654" w14:textId="37EBE289" w:rsidR="007B4186" w:rsidRDefault="0057274F" w:rsidP="00D50EC9">
      <w:pPr>
        <w:rPr>
          <w:lang w:val="en-US"/>
        </w:rPr>
      </w:pPr>
      <w:r>
        <w:rPr>
          <w:lang w:val="en-US"/>
        </w:rPr>
        <w:t>The incidence of w</w:t>
      </w:r>
      <w:r w:rsidR="00A22D12">
        <w:rPr>
          <w:lang w:val="en-US"/>
        </w:rPr>
        <w:t>alking</w:t>
      </w:r>
      <w:r w:rsidR="00D761D6">
        <w:rPr>
          <w:lang w:val="en-US"/>
        </w:rPr>
        <w:t xml:space="preserve"> events</w:t>
      </w:r>
      <w:r w:rsidR="00D50EC9">
        <w:rPr>
          <w:lang w:val="en-US"/>
        </w:rPr>
        <w:t xml:space="preserve"> </w:t>
      </w:r>
      <w:del w:id="13" w:author="Fife, Austin (afife@uidaho.edu)" w:date="2018-04-20T17:57:00Z">
        <w:r w:rsidR="00D761D6" w:rsidDel="0016662D">
          <w:rPr>
            <w:lang w:val="en-US"/>
          </w:rPr>
          <w:delText xml:space="preserve">observed </w:delText>
        </w:r>
      </w:del>
      <w:r w:rsidR="00D761D6">
        <w:rPr>
          <w:lang w:val="en-US"/>
        </w:rPr>
        <w:t xml:space="preserve">differed </w:t>
      </w:r>
      <w:r w:rsidR="002211E7">
        <w:rPr>
          <w:lang w:val="en-US"/>
        </w:rPr>
        <w:t>significant</w:t>
      </w:r>
      <w:r w:rsidR="00D761D6">
        <w:rPr>
          <w:lang w:val="en-US"/>
        </w:rPr>
        <w:t>ly among germplasms</w:t>
      </w:r>
      <w:r w:rsidR="0056272C">
        <w:rPr>
          <w:lang w:val="en-US"/>
        </w:rPr>
        <w:t xml:space="preserve"> (Table 3.</w:t>
      </w:r>
      <w:ins w:id="14" w:author="Fife, Austin (afife@uidaho.edu)" w:date="2018-04-20T17:42:00Z">
        <w:r w:rsidR="00F87521">
          <w:rPr>
            <w:lang w:val="en-US"/>
          </w:rPr>
          <w:t>2</w:t>
        </w:r>
      </w:ins>
      <w:del w:id="15" w:author="Fife, Austin (afife@uidaho.edu)" w:date="2018-04-20T17:42:00Z">
        <w:r w:rsidR="0056272C" w:rsidDel="00F87521">
          <w:rPr>
            <w:lang w:val="en-US"/>
          </w:rPr>
          <w:delText>1</w:delText>
        </w:r>
      </w:del>
      <w:r w:rsidR="0056272C">
        <w:rPr>
          <w:lang w:val="en-US"/>
        </w:rPr>
        <w:t>)</w:t>
      </w:r>
      <w:del w:id="16" w:author="Fife, Austin (afife@uidaho.edu)" w:date="2018-04-20T17:58:00Z">
        <w:r w:rsidDel="0016662D">
          <w:rPr>
            <w:lang w:val="en-US"/>
          </w:rPr>
          <w:delText xml:space="preserve">, with </w:delText>
        </w:r>
      </w:del>
      <w:del w:id="17" w:author="Fife, Austin (afife@uidaho.edu)" w:date="2018-04-20T17:57:00Z">
        <w:r w:rsidDel="0016662D">
          <w:rPr>
            <w:lang w:val="en-US"/>
          </w:rPr>
          <w:delText xml:space="preserve">overall walking incidence </w:delText>
        </w:r>
      </w:del>
      <w:del w:id="18" w:author="Fife, Austin (afife@uidaho.edu)" w:date="2018-04-20T17:58:00Z">
        <w:r w:rsidDel="0016662D">
          <w:rPr>
            <w:lang w:val="en-US"/>
          </w:rPr>
          <w:delText>highe</w:delText>
        </w:r>
        <w:r w:rsidR="0056272C" w:rsidDel="0016662D">
          <w:rPr>
            <w:lang w:val="en-US"/>
          </w:rPr>
          <w:delText>r</w:delText>
        </w:r>
        <w:r w:rsidDel="0016662D">
          <w:rPr>
            <w:lang w:val="en-US"/>
          </w:rPr>
          <w:delText xml:space="preserve"> on </w:delText>
        </w:r>
      </w:del>
      <w:ins w:id="19" w:author="Fife, Austin (afife@uidaho.edu)" w:date="2018-04-20T17:58:00Z">
        <w:r w:rsidR="0016662D">
          <w:rPr>
            <w:lang w:val="en-US"/>
          </w:rPr>
          <w:t xml:space="preserve">; psyllids walked more on </w:t>
        </w:r>
      </w:ins>
      <w:r>
        <w:rPr>
          <w:lang w:val="en-US"/>
        </w:rPr>
        <w:t>Russet Burbank</w:t>
      </w:r>
      <w:r w:rsidR="0056272C">
        <w:rPr>
          <w:lang w:val="en-US"/>
        </w:rPr>
        <w:t xml:space="preserve"> than 10LB </w:t>
      </w:r>
      <w:del w:id="20" w:author="Fife, Austin (afife@uidaho.edu)" w:date="2018-04-20T17:58:00Z">
        <w:r w:rsidR="0056272C" w:rsidDel="0016662D">
          <w:rPr>
            <w:lang w:val="en-US"/>
          </w:rPr>
          <w:delText>and</w:delText>
        </w:r>
      </w:del>
      <w:ins w:id="21" w:author="Fife, Austin (afife@uidaho.edu)" w:date="2018-04-20T17:58:00Z">
        <w:r w:rsidR="0016662D">
          <w:rPr>
            <w:lang w:val="en-US"/>
          </w:rPr>
          <w:t>or</w:t>
        </w:r>
      </w:ins>
      <w:r w:rsidR="0056272C">
        <w:rPr>
          <w:lang w:val="en-US"/>
        </w:rPr>
        <w:t xml:space="preserve"> 3LB (Table 3.</w:t>
      </w:r>
      <w:ins w:id="22" w:author="Fife, Austin (afife@uidaho.edu)" w:date="2018-04-20T17:42:00Z">
        <w:r w:rsidR="00F87521">
          <w:rPr>
            <w:lang w:val="en-US"/>
          </w:rPr>
          <w:t>3</w:t>
        </w:r>
      </w:ins>
      <w:del w:id="23" w:author="Fife, Austin (afife@uidaho.edu)" w:date="2018-04-20T17:42:00Z">
        <w:r w:rsidR="0056272C" w:rsidDel="00F87521">
          <w:rPr>
            <w:lang w:val="en-US"/>
          </w:rPr>
          <w:delText>2</w:delText>
        </w:r>
      </w:del>
      <w:r w:rsidR="0056272C">
        <w:rPr>
          <w:lang w:val="en-US"/>
        </w:rPr>
        <w:t xml:space="preserve">). </w:t>
      </w:r>
      <w:del w:id="24" w:author="Fife, Austin (afife@uidaho.edu)" w:date="2018-04-20T17:59:00Z">
        <w:r w:rsidR="0056272C" w:rsidDel="0016662D">
          <w:rPr>
            <w:lang w:val="en-US"/>
          </w:rPr>
          <w:delText xml:space="preserve">Moreover, </w:delText>
        </w:r>
        <w:r w:rsidR="00D761D6" w:rsidDel="0016662D">
          <w:rPr>
            <w:lang w:val="en-US"/>
          </w:rPr>
          <w:delText>t</w:delText>
        </w:r>
      </w:del>
      <w:ins w:id="25" w:author="Fife, Austin (afife@uidaho.edu)" w:date="2018-04-20T17:59:00Z">
        <w:r w:rsidR="0016662D">
          <w:rPr>
            <w:lang w:val="en-US"/>
          </w:rPr>
          <w:t>T</w:t>
        </w:r>
      </w:ins>
      <w:r w:rsidR="00D761D6">
        <w:rPr>
          <w:lang w:val="en-US"/>
        </w:rPr>
        <w:t>he</w:t>
      </w:r>
      <w:r w:rsidR="002211E7">
        <w:rPr>
          <w:lang w:val="en-US"/>
        </w:rPr>
        <w:t xml:space="preserve"> sex</w:t>
      </w:r>
      <w:del w:id="26" w:author="Fife, Austin (afife@uidaho.edu)" w:date="2018-04-20T17:58:00Z">
        <w:r w:rsidR="002211E7" w:rsidDel="0016662D">
          <w:rPr>
            <w:lang w:val="en-US"/>
          </w:rPr>
          <w:delText xml:space="preserve"> and</w:delText>
        </w:r>
      </w:del>
      <w:ins w:id="27" w:author="Fife, Austin (afife@uidaho.edu)" w:date="2018-04-20T17:58:00Z">
        <w:r w:rsidR="0016662D">
          <w:rPr>
            <w:lang w:val="en-US"/>
          </w:rPr>
          <w:t xml:space="preserve"> ×</w:t>
        </w:r>
      </w:ins>
      <w:ins w:id="28" w:author="Fife, Austin (afife@uidaho.edu)" w:date="2018-04-20T17:59:00Z">
        <w:r w:rsidR="0016662D">
          <w:rPr>
            <w:lang w:val="en-US"/>
          </w:rPr>
          <w:t xml:space="preserve"> </w:t>
        </w:r>
      </w:ins>
      <w:del w:id="29" w:author="Fife, Austin (afife@uidaho.edu)" w:date="2018-04-20T17:58:00Z">
        <w:r w:rsidR="002211E7" w:rsidDel="0016662D">
          <w:rPr>
            <w:lang w:val="en-US"/>
          </w:rPr>
          <w:delText xml:space="preserve"> </w:delText>
        </w:r>
      </w:del>
      <w:r w:rsidR="002211E7">
        <w:rPr>
          <w:lang w:val="en-US"/>
        </w:rPr>
        <w:t>germplasm</w:t>
      </w:r>
      <w:r w:rsidR="00D761D6">
        <w:rPr>
          <w:lang w:val="en-US"/>
        </w:rPr>
        <w:t xml:space="preserve"> interaction term</w:t>
      </w:r>
      <w:r w:rsidR="00D50EC9">
        <w:rPr>
          <w:lang w:val="en-US"/>
        </w:rPr>
        <w:t xml:space="preserve"> </w:t>
      </w:r>
      <w:r w:rsidR="00D761D6">
        <w:rPr>
          <w:lang w:val="en-US"/>
        </w:rPr>
        <w:t xml:space="preserve">was significant </w:t>
      </w:r>
      <w:r w:rsidR="00D50EC9">
        <w:rPr>
          <w:lang w:val="en-US"/>
        </w:rPr>
        <w:t>(Table 3.</w:t>
      </w:r>
      <w:ins w:id="30" w:author="Fife, Austin (afife@uidaho.edu)" w:date="2018-04-20T17:42:00Z">
        <w:r w:rsidR="00F87521">
          <w:rPr>
            <w:lang w:val="en-US"/>
          </w:rPr>
          <w:t>2</w:t>
        </w:r>
      </w:ins>
      <w:del w:id="31" w:author="Fife, Austin (afife@uidaho.edu)" w:date="2018-04-20T17:42:00Z">
        <w:r w:rsidR="00D50EC9" w:rsidDel="00F87521">
          <w:rPr>
            <w:lang w:val="en-US"/>
          </w:rPr>
          <w:delText>1</w:delText>
        </w:r>
      </w:del>
      <w:r w:rsidR="00D50EC9">
        <w:rPr>
          <w:lang w:val="en-US"/>
        </w:rPr>
        <w:t>)</w:t>
      </w:r>
      <w:del w:id="32" w:author="Fife, Austin (afife@uidaho.edu)" w:date="2018-04-20T17:59:00Z">
        <w:r w:rsidR="00D50EC9" w:rsidDel="0016662D">
          <w:rPr>
            <w:lang w:val="en-US"/>
          </w:rPr>
          <w:delText>.</w:delText>
        </w:r>
      </w:del>
      <w:ins w:id="33" w:author="Fife, Austin (afife@uidaho.edu)" w:date="2018-04-20T17:59:00Z">
        <w:r w:rsidR="0016662D">
          <w:rPr>
            <w:lang w:val="en-US"/>
          </w:rPr>
          <w:t>:</w:t>
        </w:r>
      </w:ins>
      <w:r w:rsidR="00D50EC9">
        <w:rPr>
          <w:lang w:val="en-US"/>
        </w:rPr>
        <w:t xml:space="preserve"> </w:t>
      </w:r>
      <w:r w:rsidR="002211E7">
        <w:rPr>
          <w:lang w:val="en-US"/>
        </w:rPr>
        <w:t>Female p</w:t>
      </w:r>
      <w:r w:rsidR="00D50EC9">
        <w:rPr>
          <w:lang w:val="en-US"/>
        </w:rPr>
        <w:t xml:space="preserve">syllids </w:t>
      </w:r>
      <w:r w:rsidR="002211E7">
        <w:rPr>
          <w:lang w:val="en-US"/>
        </w:rPr>
        <w:t>walked more</w:t>
      </w:r>
      <w:r w:rsidR="00D50EC9">
        <w:rPr>
          <w:lang w:val="en-US"/>
        </w:rPr>
        <w:t xml:space="preserve"> </w:t>
      </w:r>
      <w:r>
        <w:rPr>
          <w:lang w:val="en-US"/>
        </w:rPr>
        <w:t xml:space="preserve">frequently </w:t>
      </w:r>
      <w:r w:rsidR="00D50EC9">
        <w:rPr>
          <w:lang w:val="en-US"/>
        </w:rPr>
        <w:t xml:space="preserve">on Russet Burbank </w:t>
      </w:r>
      <w:r w:rsidR="002211E7">
        <w:rPr>
          <w:lang w:val="en-US"/>
        </w:rPr>
        <w:t>than</w:t>
      </w:r>
      <w:del w:id="34" w:author="Fife, Austin (afife@uidaho.edu)" w:date="2018-04-20T17:47:00Z">
        <w:r w:rsidR="002211E7" w:rsidDel="0048221F">
          <w:rPr>
            <w:lang w:val="en-US"/>
          </w:rPr>
          <w:delText xml:space="preserve"> </w:delText>
        </w:r>
        <w:r w:rsidR="00D50EC9" w:rsidDel="0048221F">
          <w:rPr>
            <w:lang w:val="en-US"/>
          </w:rPr>
          <w:delText xml:space="preserve">on </w:delText>
        </w:r>
        <w:r w:rsidDel="0048221F">
          <w:rPr>
            <w:lang w:val="en-US"/>
          </w:rPr>
          <w:delText>all other germplasms</w:delText>
        </w:r>
      </w:del>
      <w:ins w:id="35" w:author="Fife, Austin (afife@uidaho.edu)" w:date="2018-04-20T17:47:00Z">
        <w:r w:rsidR="0048221F">
          <w:rPr>
            <w:lang w:val="en-US"/>
          </w:rPr>
          <w:t xml:space="preserve"> </w:t>
        </w:r>
      </w:ins>
      <w:ins w:id="36" w:author="Fife, Austin (afife@uidaho.edu)" w:date="2018-04-20T17:55:00Z">
        <w:r w:rsidR="007D42E4">
          <w:rPr>
            <w:lang w:val="en-US"/>
          </w:rPr>
          <w:t>10LB, 3LB and females on 4LB</w:t>
        </w:r>
      </w:ins>
      <w:ins w:id="37" w:author="Fife, Austin (afife@uidaho.edu)" w:date="2018-04-20T17:48:00Z">
        <w:r w:rsidR="0048221F">
          <w:rPr>
            <w:lang w:val="en-US"/>
          </w:rPr>
          <w:t xml:space="preserve"> germplasms</w:t>
        </w:r>
      </w:ins>
      <w:commentRangeStart w:id="38"/>
      <w:commentRangeStart w:id="39"/>
      <w:del w:id="40" w:author="Fife, Austin (afife@uidaho.edu)" w:date="2018-04-20T17:48:00Z">
        <w:r w:rsidR="002211E7" w:rsidDel="0048221F">
          <w:rPr>
            <w:lang w:val="en-US"/>
          </w:rPr>
          <w:delText xml:space="preserve"> </w:delText>
        </w:r>
        <w:commentRangeEnd w:id="38"/>
        <w:r w:rsidDel="0048221F">
          <w:rPr>
            <w:rStyle w:val="CommentReference"/>
          </w:rPr>
          <w:commentReference w:id="38"/>
        </w:r>
        <w:commentRangeEnd w:id="39"/>
        <w:r w:rsidR="0048221F" w:rsidDel="0048221F">
          <w:rPr>
            <w:rStyle w:val="CommentReference"/>
          </w:rPr>
          <w:commentReference w:id="39"/>
        </w:r>
        <w:r w:rsidR="002211E7" w:rsidDel="0048221F">
          <w:rPr>
            <w:lang w:val="en-US"/>
          </w:rPr>
          <w:delText>and more than males on 10LB, 3LB and Russet Burbank</w:delText>
        </w:r>
      </w:del>
      <w:del w:id="41" w:author="Fife, Austin (afife@uidaho.edu)" w:date="2018-04-20T17:56:00Z">
        <w:r w:rsidR="003474F2" w:rsidDel="007D42E4">
          <w:rPr>
            <w:lang w:val="en-US"/>
          </w:rPr>
          <w:delText xml:space="preserve"> </w:delText>
        </w:r>
      </w:del>
      <w:ins w:id="42" w:author="Fife, Austin (afife@uidaho.edu)" w:date="2018-04-20T17:56:00Z">
        <w:r w:rsidR="007D42E4">
          <w:rPr>
            <w:lang w:val="en-US"/>
          </w:rPr>
          <w:t xml:space="preserve"> </w:t>
        </w:r>
      </w:ins>
      <w:r w:rsidR="003474F2">
        <w:rPr>
          <w:lang w:val="en-US"/>
        </w:rPr>
        <w:t>(Figure 3.3)</w:t>
      </w:r>
      <w:r w:rsidR="002211E7">
        <w:rPr>
          <w:lang w:val="en-US"/>
        </w:rPr>
        <w:t>.</w:t>
      </w:r>
      <w:r w:rsidR="007B4186">
        <w:rPr>
          <w:lang w:val="en-US"/>
        </w:rPr>
        <w:t xml:space="preserve"> M</w:t>
      </w:r>
      <w:r w:rsidR="008E4B2D">
        <w:rPr>
          <w:lang w:val="en-US"/>
        </w:rPr>
        <w:t>ale</w:t>
      </w:r>
      <w:ins w:id="43" w:author="Fife, Austin (afife@uidaho.edu)" w:date="2018-04-20T17:56:00Z">
        <w:r w:rsidR="00462E79">
          <w:rPr>
            <w:lang w:val="en-US"/>
          </w:rPr>
          <w:t>s</w:t>
        </w:r>
      </w:ins>
      <w:r w:rsidR="008E4B2D">
        <w:rPr>
          <w:lang w:val="en-US"/>
        </w:rPr>
        <w:t xml:space="preserve"> </w:t>
      </w:r>
      <w:del w:id="44" w:author="Fife, Austin (afife@uidaho.edu)" w:date="2018-04-20T17:56:00Z">
        <w:r w:rsidR="008E4B2D" w:rsidDel="00462E79">
          <w:rPr>
            <w:lang w:val="en-US"/>
          </w:rPr>
          <w:delText xml:space="preserve">walking </w:delText>
        </w:r>
      </w:del>
      <w:ins w:id="45" w:author="Fife, Austin (afife@uidaho.edu)" w:date="2018-04-20T17:56:00Z">
        <w:r w:rsidR="00462E79">
          <w:rPr>
            <w:lang w:val="en-US"/>
          </w:rPr>
          <w:t>walk</w:t>
        </w:r>
        <w:r w:rsidR="00462E79">
          <w:rPr>
            <w:lang w:val="en-US"/>
          </w:rPr>
          <w:t>ed</w:t>
        </w:r>
        <w:r w:rsidR="00462E79">
          <w:rPr>
            <w:lang w:val="en-US"/>
          </w:rPr>
          <w:t xml:space="preserve"> </w:t>
        </w:r>
      </w:ins>
      <w:del w:id="46" w:author="Fife, Austin (afife@uidaho.edu)" w:date="2018-04-20T17:56:00Z">
        <w:r w:rsidR="008E4B2D" w:rsidDel="00462E79">
          <w:rPr>
            <w:lang w:val="en-US"/>
          </w:rPr>
          <w:delText xml:space="preserve">events on 10LB were </w:delText>
        </w:r>
      </w:del>
      <w:r w:rsidR="008E4B2D">
        <w:rPr>
          <w:lang w:val="en-US"/>
        </w:rPr>
        <w:t xml:space="preserve">significantly </w:t>
      </w:r>
      <w:del w:id="47" w:author="Fife, Austin (afife@uidaho.edu)" w:date="2018-04-20T17:59:00Z">
        <w:r w:rsidR="008E4B2D" w:rsidDel="00CC24E0">
          <w:rPr>
            <w:lang w:val="en-US"/>
          </w:rPr>
          <w:delText xml:space="preserve">less </w:delText>
        </w:r>
      </w:del>
      <w:del w:id="48" w:author="Fife, Austin (afife@uidaho.edu)" w:date="2018-04-20T17:56:00Z">
        <w:r w:rsidDel="00462E79">
          <w:rPr>
            <w:lang w:val="en-US"/>
          </w:rPr>
          <w:delText xml:space="preserve">frequent </w:delText>
        </w:r>
      </w:del>
      <w:del w:id="49" w:author="Fife, Austin (afife@uidaho.edu)" w:date="2018-04-20T17:59:00Z">
        <w:r w:rsidR="008E4B2D" w:rsidDel="00CC24E0">
          <w:rPr>
            <w:lang w:val="en-US"/>
          </w:rPr>
          <w:delText>than</w:delText>
        </w:r>
        <w:r w:rsidR="007B4186" w:rsidDel="00CC24E0">
          <w:rPr>
            <w:lang w:val="en-US"/>
          </w:rPr>
          <w:delText xml:space="preserve"> </w:delText>
        </w:r>
      </w:del>
      <w:del w:id="50" w:author="Fife, Austin (afife@uidaho.edu)" w:date="2018-04-20T18:00:00Z">
        <w:r w:rsidR="007B4186" w:rsidDel="00CC24E0">
          <w:rPr>
            <w:lang w:val="en-US"/>
          </w:rPr>
          <w:delText>on</w:delText>
        </w:r>
      </w:del>
      <w:ins w:id="51" w:author="Fife, Austin (afife@uidaho.edu)" w:date="2018-04-20T18:00:00Z">
        <w:r w:rsidR="00CC24E0">
          <w:rPr>
            <w:lang w:val="en-US"/>
          </w:rPr>
          <w:t>more often on</w:t>
        </w:r>
      </w:ins>
      <w:r w:rsidR="008E4B2D">
        <w:rPr>
          <w:lang w:val="en-US"/>
        </w:rPr>
        <w:t xml:space="preserve"> 4LB</w:t>
      </w:r>
      <w:ins w:id="52" w:author="Fife, Austin (afife@uidaho.edu)" w:date="2018-04-20T18:00:00Z">
        <w:r w:rsidR="00CC24E0">
          <w:rPr>
            <w:lang w:val="en-US"/>
          </w:rPr>
          <w:t xml:space="preserve"> than 10LB</w:t>
        </w:r>
      </w:ins>
      <w:del w:id="53" w:author="Fife, Austin (afife@uidaho.edu)" w:date="2018-04-20T18:00:00Z">
        <w:r w:rsidDel="00CC24E0">
          <w:rPr>
            <w:lang w:val="en-US"/>
          </w:rPr>
          <w:delText xml:space="preserve">, but </w:delText>
        </w:r>
      </w:del>
      <w:del w:id="54" w:author="Fife, Austin (afife@uidaho.edu)" w:date="2018-04-20T17:57:00Z">
        <w:r w:rsidDel="00462E79">
          <w:rPr>
            <w:lang w:val="en-US"/>
          </w:rPr>
          <w:delText xml:space="preserve">the number of walking events for </w:delText>
        </w:r>
      </w:del>
      <w:del w:id="55" w:author="Fife, Austin (afife@uidaho.edu)" w:date="2018-04-20T18:00:00Z">
        <w:r w:rsidDel="00CC24E0">
          <w:rPr>
            <w:lang w:val="en-US"/>
          </w:rPr>
          <w:delText>males did not differ among</w:delText>
        </w:r>
        <w:r w:rsidR="0056272C" w:rsidDel="00CC24E0">
          <w:rPr>
            <w:lang w:val="en-US"/>
          </w:rPr>
          <w:delText xml:space="preserve"> </w:delText>
        </w:r>
        <w:r w:rsidDel="00CC24E0">
          <w:rPr>
            <w:lang w:val="en-US"/>
          </w:rPr>
          <w:delText>3LB, 4LB, or Russet Burbank</w:delText>
        </w:r>
      </w:del>
      <w:r w:rsidR="003474F2">
        <w:rPr>
          <w:lang w:val="en-US"/>
        </w:rPr>
        <w:t xml:space="preserve"> (Figure 3.3)</w:t>
      </w:r>
      <w:r w:rsidR="008E4B2D">
        <w:rPr>
          <w:lang w:val="en-US"/>
        </w:rPr>
        <w:t>.</w:t>
      </w:r>
      <w:ins w:id="56" w:author="Fife, Austin (afife@uidaho.edu)" w:date="2018-04-20T18:01:00Z">
        <w:r w:rsidR="00CC24E0">
          <w:rPr>
            <w:lang w:val="en-US"/>
          </w:rPr>
          <w:t xml:space="preserve"> Other interactions were not significant. </w:t>
        </w:r>
      </w:ins>
      <w:del w:id="57" w:author="Fife, Austin (afife@uidaho.edu)" w:date="2018-04-20T18:01:00Z">
        <w:r w:rsidR="00361465" w:rsidDel="00CC24E0">
          <w:rPr>
            <w:lang w:val="en-US"/>
          </w:rPr>
          <w:delText xml:space="preserve"> </w:delText>
        </w:r>
      </w:del>
      <w:r w:rsidR="0056272C">
        <w:rPr>
          <w:lang w:val="en-US"/>
        </w:rPr>
        <w:t>Walking duration did not differ among germplasms or between sexes; however, t</w:t>
      </w:r>
      <w:r w:rsidR="001E23F1">
        <w:rPr>
          <w:lang w:val="en-US"/>
        </w:rPr>
        <w:t>he interaction term between sex and germplasm was significant (Table 3.</w:t>
      </w:r>
      <w:del w:id="58" w:author="Fife, Austin (afife@uidaho.edu)" w:date="2018-04-20T17:42:00Z">
        <w:r w:rsidR="001E23F1" w:rsidDel="00F87521">
          <w:rPr>
            <w:lang w:val="en-US"/>
          </w:rPr>
          <w:delText>1</w:delText>
        </w:r>
      </w:del>
      <w:ins w:id="59" w:author="Fife, Austin (afife@uidaho.edu)" w:date="2018-04-20T17:42:00Z">
        <w:r w:rsidR="00F87521">
          <w:rPr>
            <w:lang w:val="en-US"/>
          </w:rPr>
          <w:t>2</w:t>
        </w:r>
      </w:ins>
      <w:r w:rsidR="001E23F1">
        <w:rPr>
          <w:lang w:val="en-US"/>
        </w:rPr>
        <w:t xml:space="preserve">). </w:t>
      </w:r>
      <w:commentRangeStart w:id="60"/>
      <w:r w:rsidR="00BE199E">
        <w:rPr>
          <w:lang w:val="en-US"/>
        </w:rPr>
        <w:t>Female</w:t>
      </w:r>
      <w:commentRangeEnd w:id="60"/>
      <w:r w:rsidR="00536C06">
        <w:rPr>
          <w:rStyle w:val="CommentReference"/>
        </w:rPr>
        <w:commentReference w:id="60"/>
      </w:r>
      <w:r w:rsidR="00BE199E">
        <w:rPr>
          <w:lang w:val="en-US"/>
        </w:rPr>
        <w:t xml:space="preserve"> </w:t>
      </w:r>
      <w:bookmarkStart w:id="61" w:name="_GoBack"/>
      <w:bookmarkEnd w:id="61"/>
      <w:r w:rsidR="00BE199E">
        <w:rPr>
          <w:lang w:val="en-US"/>
        </w:rPr>
        <w:t>psyllids walked significantly longer on Russet Burbank than</w:t>
      </w:r>
      <w:r w:rsidR="00042008">
        <w:rPr>
          <w:lang w:val="en-US"/>
        </w:rPr>
        <w:t xml:space="preserve"> psyllids on</w:t>
      </w:r>
      <w:r w:rsidR="00BE199E">
        <w:rPr>
          <w:lang w:val="en-US"/>
        </w:rPr>
        <w:t xml:space="preserve"> </w:t>
      </w:r>
      <w:r w:rsidR="00042008">
        <w:rPr>
          <w:lang w:val="en-US"/>
        </w:rPr>
        <w:t>10L</w:t>
      </w:r>
      <w:r w:rsidR="00BE199E">
        <w:rPr>
          <w:lang w:val="en-US"/>
        </w:rPr>
        <w:t>B</w:t>
      </w:r>
      <w:r w:rsidR="00042008">
        <w:rPr>
          <w:lang w:val="en-US"/>
        </w:rPr>
        <w:t>, female psyllids on 3LB, or male psyllids on Russet Burbank (</w:t>
      </w:r>
      <w:commentRangeStart w:id="62"/>
      <w:r w:rsidR="00042008">
        <w:rPr>
          <w:lang w:val="en-US"/>
        </w:rPr>
        <w:t>Figure 3.4</w:t>
      </w:r>
      <w:commentRangeEnd w:id="62"/>
      <w:r w:rsidR="00536C06">
        <w:rPr>
          <w:rStyle w:val="CommentReference"/>
        </w:rPr>
        <w:commentReference w:id="62"/>
      </w:r>
      <w:r w:rsidR="00042008">
        <w:rPr>
          <w:lang w:val="en-US"/>
        </w:rPr>
        <w:t>). Walking duration was not significantly different between female psyllids on 10LB, male and female psyllids on 3LB, female psyllids on 4LB or male psyllids on Russet Burbank (Figure 3.4).</w:t>
      </w:r>
    </w:p>
    <w:p w14:paraId="1174CA0B" w14:textId="77777777" w:rsidR="002211E7" w:rsidRDefault="002211E7" w:rsidP="00D50EC9">
      <w:pPr>
        <w:rPr>
          <w:lang w:val="en-US"/>
        </w:rPr>
      </w:pPr>
    </w:p>
    <w:p w14:paraId="422DD19B" w14:textId="2E45B2D8" w:rsidR="00A142EA" w:rsidRPr="007C2BAB" w:rsidRDefault="003F62B4" w:rsidP="00A142EA">
      <w:pPr>
        <w:rPr>
          <w:lang w:val="en-US"/>
        </w:rPr>
      </w:pPr>
      <w:r>
        <w:rPr>
          <w:lang w:val="en-US"/>
        </w:rPr>
        <w:t>C</w:t>
      </w:r>
      <w:r w:rsidR="00A142EA" w:rsidRPr="00E959B2">
        <w:rPr>
          <w:lang w:val="en-US"/>
        </w:rPr>
        <w:t xml:space="preserve">leaning </w:t>
      </w:r>
      <w:r>
        <w:rPr>
          <w:lang w:val="en-US"/>
        </w:rPr>
        <w:t xml:space="preserve">duration and cleaning events did not significantly differ among germplasms, between sexes, or in their interactions </w:t>
      </w:r>
      <w:r w:rsidR="00361465">
        <w:rPr>
          <w:lang w:val="en-US"/>
        </w:rPr>
        <w:t>(Table 3.</w:t>
      </w:r>
      <w:del w:id="63" w:author="Fife, Austin (afife@uidaho.edu)" w:date="2018-04-20T17:42:00Z">
        <w:r w:rsidR="00361465" w:rsidDel="00F87521">
          <w:rPr>
            <w:lang w:val="en-US"/>
          </w:rPr>
          <w:delText>1</w:delText>
        </w:r>
      </w:del>
      <w:ins w:id="64" w:author="Fife, Austin (afife@uidaho.edu)" w:date="2018-04-20T17:42:00Z">
        <w:r w:rsidR="00F87521">
          <w:rPr>
            <w:lang w:val="en-US"/>
          </w:rPr>
          <w:t>2</w:t>
        </w:r>
      </w:ins>
      <w:r w:rsidR="00361465">
        <w:rPr>
          <w:lang w:val="en-US"/>
        </w:rPr>
        <w:t>)</w:t>
      </w:r>
      <w:r>
        <w:rPr>
          <w:lang w:val="en-US"/>
        </w:rPr>
        <w:t>.</w:t>
      </w:r>
      <w:r w:rsidR="00A142EA" w:rsidRPr="00E959B2">
        <w:rPr>
          <w:lang w:val="en-US"/>
        </w:rPr>
        <w:t xml:space="preserve"> </w:t>
      </w:r>
      <w:r>
        <w:rPr>
          <w:lang w:val="en-US"/>
        </w:rPr>
        <w:t xml:space="preserve">Psyllids </w:t>
      </w:r>
      <w:r w:rsidR="00361465">
        <w:rPr>
          <w:lang w:val="en-US"/>
        </w:rPr>
        <w:t>leaving their leaves</w:t>
      </w:r>
      <w:r w:rsidR="00A142EA" w:rsidRPr="00E959B2">
        <w:rPr>
          <w:lang w:val="en-US"/>
        </w:rPr>
        <w:t xml:space="preserve"> were not analyzed due to low occurrences</w:t>
      </w:r>
      <w:r w:rsidR="00361465">
        <w:rPr>
          <w:lang w:val="en-US"/>
        </w:rPr>
        <w:t xml:space="preserve"> of this behavior</w:t>
      </w:r>
      <w:r w:rsidR="00A142EA" w:rsidRPr="00E959B2">
        <w:rPr>
          <w:lang w:val="en-US"/>
        </w:rPr>
        <w:t xml:space="preserve"> (see</w:t>
      </w:r>
      <w:r w:rsidR="00786EB9" w:rsidRPr="00E959B2">
        <w:rPr>
          <w:lang w:val="en-US"/>
        </w:rPr>
        <w:t xml:space="preserve"> </w:t>
      </w:r>
      <w:r w:rsidR="00A142EA" w:rsidRPr="00E959B2">
        <w:rPr>
          <w:i/>
          <w:lang w:val="en-US"/>
        </w:rPr>
        <w:t>'Statistical Analysis').</w:t>
      </w:r>
    </w:p>
    <w:p w14:paraId="776A4E25" w14:textId="77777777" w:rsidR="00786EB9" w:rsidRPr="00E959B2" w:rsidRDefault="00786EB9" w:rsidP="00A142EA">
      <w:pPr>
        <w:rPr>
          <w:lang w:val="en-US"/>
        </w:rPr>
      </w:pPr>
    </w:p>
    <w:p w14:paraId="60DCEA0D" w14:textId="29D33141" w:rsidR="00BB288A" w:rsidRPr="00E959B2" w:rsidRDefault="00BB288A" w:rsidP="006B364F">
      <w:pPr>
        <w:rPr>
          <w:b/>
          <w:lang w:val="en-US"/>
        </w:rPr>
      </w:pPr>
      <w:r w:rsidRPr="00E959B2">
        <w:rPr>
          <w:b/>
          <w:sz w:val="28"/>
          <w:lang w:val="en-US"/>
        </w:rPr>
        <w:t>Fecundity</w:t>
      </w:r>
      <w:r w:rsidR="00A110FA" w:rsidRPr="00E959B2">
        <w:rPr>
          <w:b/>
          <w:sz w:val="28"/>
          <w:lang w:val="en-US"/>
        </w:rPr>
        <w:t xml:space="preserve"> assays</w:t>
      </w:r>
    </w:p>
    <w:p w14:paraId="598B80A5" w14:textId="77777777" w:rsidR="00BB288A" w:rsidRPr="00E959B2" w:rsidRDefault="00BB288A" w:rsidP="006B364F">
      <w:pPr>
        <w:rPr>
          <w:lang w:val="en-US"/>
        </w:rPr>
      </w:pPr>
    </w:p>
    <w:p w14:paraId="4322E8E0" w14:textId="086C98A0" w:rsidR="00BB288A" w:rsidRPr="00E959B2" w:rsidRDefault="00BB288A" w:rsidP="00BB288A">
      <w:pPr>
        <w:rPr>
          <w:lang w:val="en-US"/>
        </w:rPr>
      </w:pPr>
      <w:r w:rsidRPr="00E959B2">
        <w:rPr>
          <w:lang w:val="en-US"/>
        </w:rPr>
        <w:t>There were significant differences between germplasms.</w:t>
      </w:r>
      <w:r w:rsidR="00C80016" w:rsidRPr="00E959B2">
        <w:rPr>
          <w:lang w:val="en-US"/>
        </w:rPr>
        <w:t xml:space="preserve"> </w:t>
      </w:r>
      <w:r w:rsidR="00080768" w:rsidRPr="00E959B2">
        <w:rPr>
          <w:lang w:val="en-US"/>
        </w:rPr>
        <w:t xml:space="preserve">(Hopefully?) </w:t>
      </w:r>
      <w:r w:rsidR="00C80016" w:rsidRPr="00E959B2">
        <w:rPr>
          <w:lang w:val="en-US"/>
        </w:rPr>
        <w:t>(Table 3)</w:t>
      </w:r>
    </w:p>
    <w:p w14:paraId="366EAE1A" w14:textId="4F19EFF7" w:rsidR="00FE69A9" w:rsidRPr="00E959B2" w:rsidRDefault="00FE69A9" w:rsidP="00BB288A">
      <w:pPr>
        <w:rPr>
          <w:lang w:val="en-US"/>
        </w:rPr>
      </w:pPr>
    </w:p>
    <w:p w14:paraId="743CA9F3" w14:textId="03C06363" w:rsidR="00FE69A9" w:rsidRPr="00E959B2" w:rsidRDefault="00FE69A9" w:rsidP="00FE69A9">
      <w:pPr>
        <w:pStyle w:val="Heading2"/>
        <w:rPr>
          <w:i w:val="0"/>
          <w:iCs w:val="0"/>
          <w:sz w:val="24"/>
          <w:szCs w:val="24"/>
          <w:lang w:val="en-US"/>
        </w:rPr>
      </w:pPr>
      <w:r w:rsidRPr="00E959B2">
        <w:rPr>
          <w:lang w:val="en-US"/>
        </w:rPr>
        <w:t>3.2. Discussion</w:t>
      </w:r>
    </w:p>
    <w:p w14:paraId="21A52EF2" w14:textId="2268B465" w:rsidR="00B350C6" w:rsidRDefault="00FD398A" w:rsidP="009A6E9F">
      <w:pPr>
        <w:rPr>
          <w:lang w:val="en-US"/>
        </w:rPr>
      </w:pPr>
      <w:r>
        <w:rPr>
          <w:lang w:val="en-US"/>
        </w:rPr>
        <w:t xml:space="preserve">Host plant variety has been shown to </w:t>
      </w:r>
      <w:commentRangeStart w:id="65"/>
      <w:r>
        <w:rPr>
          <w:lang w:val="en-US"/>
        </w:rPr>
        <w:t>affect p</w:t>
      </w:r>
      <w:r w:rsidR="006A2122" w:rsidRPr="00E959B2">
        <w:rPr>
          <w:lang w:val="en-US"/>
        </w:rPr>
        <w:t>robing and oviposition</w:t>
      </w:r>
      <w:r>
        <w:rPr>
          <w:lang w:val="en-US"/>
        </w:rPr>
        <w:t xml:space="preserve"> behaviors</w:t>
      </w:r>
      <w:r w:rsidR="006A2122" w:rsidRPr="00E959B2">
        <w:rPr>
          <w:lang w:val="en-US"/>
        </w:rPr>
        <w:t xml:space="preserve"> </w:t>
      </w:r>
      <w:commentRangeEnd w:id="65"/>
      <w:r w:rsidR="0085688A">
        <w:rPr>
          <w:rStyle w:val="CommentReference"/>
        </w:rPr>
        <w:commentReference w:id="65"/>
      </w:r>
      <w:r w:rsidR="00EC0DF7">
        <w:rPr>
          <w:lang w:val="en-US"/>
        </w:rPr>
        <w:t xml:space="preserve">in the potato psyllid </w:t>
      </w:r>
      <w:r w:rsidR="006A2122" w:rsidRPr="00E959B2">
        <w:rPr>
          <w:lang w:val="en-US"/>
        </w:rPr>
        <w:t>(</w:t>
      </w:r>
      <w:r w:rsidR="0099787A">
        <w:rPr>
          <w:lang w:val="en-US"/>
        </w:rPr>
        <w:t>Butler et al. 2011,</w:t>
      </w:r>
      <w:r>
        <w:rPr>
          <w:lang w:val="en-US"/>
        </w:rPr>
        <w:t xml:space="preserve"> </w:t>
      </w:r>
      <w:r w:rsidR="00B8649D">
        <w:rPr>
          <w:lang w:val="en-US"/>
        </w:rPr>
        <w:t xml:space="preserve">Cooper and Bamberg 2014, </w:t>
      </w:r>
      <w:r w:rsidR="006A2122" w:rsidRPr="00E959B2">
        <w:rPr>
          <w:lang w:val="en-US"/>
        </w:rPr>
        <w:t>Prager et al. 2014</w:t>
      </w:r>
      <w:r w:rsidR="00CB0949">
        <w:rPr>
          <w:lang w:val="en-US"/>
        </w:rPr>
        <w:t>, Thinakaran et al. 2015</w:t>
      </w:r>
      <w:r w:rsidR="006A2122" w:rsidRPr="00E959B2">
        <w:rPr>
          <w:lang w:val="en-US"/>
        </w:rPr>
        <w:t>)</w:t>
      </w:r>
      <w:r w:rsidR="00BD59D3">
        <w:rPr>
          <w:lang w:val="en-US"/>
        </w:rPr>
        <w:t>.</w:t>
      </w:r>
    </w:p>
    <w:p w14:paraId="7119BCC8" w14:textId="77777777" w:rsidR="00B350C6" w:rsidRDefault="00B350C6" w:rsidP="009A6E9F">
      <w:pPr>
        <w:rPr>
          <w:lang w:val="en-US"/>
        </w:rPr>
      </w:pPr>
    </w:p>
    <w:p w14:paraId="5BB085A4" w14:textId="1FFF9C37" w:rsidR="00250405" w:rsidRDefault="00B350C6" w:rsidP="009A6E9F">
      <w:pPr>
        <w:rPr>
          <w:lang w:val="en-US"/>
        </w:rPr>
      </w:pPr>
      <w:r>
        <w:rPr>
          <w:lang w:val="en-US"/>
        </w:rPr>
        <w:t xml:space="preserve">Feeding is </w:t>
      </w:r>
      <w:commentRangeStart w:id="66"/>
      <w:r>
        <w:rPr>
          <w:lang w:val="en-US"/>
        </w:rPr>
        <w:t>associated</w:t>
      </w:r>
      <w:commentRangeEnd w:id="66"/>
      <w:r w:rsidR="0085688A">
        <w:rPr>
          <w:rStyle w:val="CommentReference"/>
        </w:rPr>
        <w:commentReference w:id="66"/>
      </w:r>
      <w:r>
        <w:rPr>
          <w:lang w:val="en-US"/>
        </w:rPr>
        <w:t xml:space="preserve"> with</w:t>
      </w:r>
      <w:r w:rsidR="009F2E04">
        <w:rPr>
          <w:lang w:val="en-US"/>
        </w:rPr>
        <w:t xml:space="preserve"> </w:t>
      </w:r>
      <w:proofErr w:type="spellStart"/>
      <w:r w:rsidR="00E63A63" w:rsidRPr="00E959B2">
        <w:rPr>
          <w:lang w:val="en-US"/>
        </w:rPr>
        <w:t>Lso</w:t>
      </w:r>
      <w:proofErr w:type="spellEnd"/>
      <w:r w:rsidR="00E63A63" w:rsidRPr="00E959B2">
        <w:rPr>
          <w:lang w:val="en-US"/>
        </w:rPr>
        <w:t xml:space="preserve"> </w:t>
      </w:r>
      <w:r w:rsidR="00E63A63">
        <w:rPr>
          <w:lang w:val="en-US"/>
        </w:rPr>
        <w:t>severity</w:t>
      </w:r>
      <w:r w:rsidR="0021035F">
        <w:rPr>
          <w:lang w:val="en-US"/>
        </w:rPr>
        <w:t xml:space="preserve"> (</w:t>
      </w:r>
      <w:r w:rsidR="009A6E9F">
        <w:rPr>
          <w:lang w:val="en-US"/>
        </w:rPr>
        <w:t>Rashidi et al. 2017)</w:t>
      </w:r>
      <w:r w:rsidR="0021035F">
        <w:rPr>
          <w:lang w:val="en-US"/>
        </w:rPr>
        <w:t>.</w:t>
      </w:r>
      <w:r w:rsidR="005823E4">
        <w:rPr>
          <w:lang w:val="en-US"/>
        </w:rPr>
        <w:t xml:space="preserve"> </w:t>
      </w:r>
      <w:r w:rsidR="0021035F">
        <w:rPr>
          <w:lang w:val="en-US"/>
        </w:rPr>
        <w:t>A</w:t>
      </w:r>
      <w:r w:rsidR="005823E4" w:rsidRPr="00E959B2">
        <w:rPr>
          <w:lang w:val="en-US"/>
        </w:rPr>
        <w:t xml:space="preserve"> single psyllid </w:t>
      </w:r>
      <w:r w:rsidR="0085688A">
        <w:rPr>
          <w:lang w:val="en-US"/>
        </w:rPr>
        <w:t>is sufficient</w:t>
      </w:r>
      <w:r w:rsidR="005823E4" w:rsidRPr="00E959B2">
        <w:rPr>
          <w:lang w:val="en-US"/>
        </w:rPr>
        <w:t xml:space="preserve"> to transmit </w:t>
      </w:r>
      <w:proofErr w:type="spellStart"/>
      <w:r w:rsidR="005823E4" w:rsidRPr="00E959B2">
        <w:rPr>
          <w:lang w:val="en-US"/>
        </w:rPr>
        <w:t>Lso</w:t>
      </w:r>
      <w:proofErr w:type="spellEnd"/>
      <w:r w:rsidR="005823E4">
        <w:rPr>
          <w:lang w:val="en-US"/>
        </w:rPr>
        <w:t xml:space="preserve"> (Buchman et al. 2011)</w:t>
      </w:r>
      <w:r w:rsidR="002F2137">
        <w:rPr>
          <w:lang w:val="en-US"/>
        </w:rPr>
        <w:t>,</w:t>
      </w:r>
      <w:r w:rsidR="005823E4" w:rsidRPr="00E959B2">
        <w:rPr>
          <w:lang w:val="en-US"/>
        </w:rPr>
        <w:t xml:space="preserve"> and transmission can </w:t>
      </w:r>
      <w:r w:rsidR="002F2137">
        <w:rPr>
          <w:lang w:val="en-US"/>
        </w:rPr>
        <w:t>occur in as little as five</w:t>
      </w:r>
      <w:r w:rsidR="005823E4" w:rsidRPr="00E959B2">
        <w:rPr>
          <w:lang w:val="en-US"/>
        </w:rPr>
        <w:t xml:space="preserve"> minutes </w:t>
      </w:r>
      <w:r w:rsidR="005823E4">
        <w:rPr>
          <w:lang w:val="en-US"/>
        </w:rPr>
        <w:t>(</w:t>
      </w:r>
      <w:r w:rsidR="005823E4" w:rsidRPr="00E959B2">
        <w:rPr>
          <w:lang w:val="en-US"/>
        </w:rPr>
        <w:t>Mustafa et al., 2015b).</w:t>
      </w:r>
      <w:r w:rsidR="005823E4">
        <w:rPr>
          <w:lang w:val="en-US"/>
        </w:rPr>
        <w:t xml:space="preserve"> Even so, Lso transmission is not always consistent with the frequency or duration </w:t>
      </w:r>
      <w:proofErr w:type="gramStart"/>
      <w:r w:rsidR="005823E4">
        <w:rPr>
          <w:lang w:val="en-US"/>
        </w:rPr>
        <w:t xml:space="preserve">of </w:t>
      </w:r>
      <w:r w:rsidR="002F2137">
        <w:rPr>
          <w:lang w:val="en-US"/>
        </w:rPr>
        <w:t>???</w:t>
      </w:r>
      <w:proofErr w:type="gramEnd"/>
    </w:p>
    <w:p w14:paraId="7DDB057E" w14:textId="29C02E78" w:rsidR="00DB7BCD" w:rsidRDefault="00250405" w:rsidP="009A6E9F">
      <w:pPr>
        <w:rPr>
          <w:lang w:val="en-US"/>
        </w:rPr>
      </w:pPr>
      <w:r>
        <w:rPr>
          <w:lang w:val="en-US"/>
        </w:rPr>
        <w:t>Our findings of probing incidences were similar to Butler et al. (2011)</w:t>
      </w:r>
      <w:r w:rsidR="00DB7BCD">
        <w:rPr>
          <w:lang w:val="en-US"/>
        </w:rPr>
        <w:t xml:space="preserve"> and Prager et al. (2014a)</w:t>
      </w:r>
      <w:r>
        <w:rPr>
          <w:lang w:val="en-US"/>
        </w:rPr>
        <w:t xml:space="preserve">, </w:t>
      </w:r>
      <w:r>
        <w:rPr>
          <w:lang w:val="en-US"/>
        </w:rPr>
        <w:lastRenderedPageBreak/>
        <w:t xml:space="preserve">which noted </w:t>
      </w:r>
      <w:commentRangeStart w:id="67"/>
      <w:r w:rsidR="00DB7BCD">
        <w:rPr>
          <w:lang w:val="en-US"/>
        </w:rPr>
        <w:t>significant</w:t>
      </w:r>
      <w:r>
        <w:rPr>
          <w:lang w:val="en-US"/>
        </w:rPr>
        <w:t xml:space="preserve"> differences </w:t>
      </w:r>
      <w:commentRangeEnd w:id="67"/>
      <w:r w:rsidR="002F2137">
        <w:rPr>
          <w:rStyle w:val="CommentReference"/>
        </w:rPr>
        <w:commentReference w:id="67"/>
      </w:r>
      <w:r>
        <w:rPr>
          <w:lang w:val="en-US"/>
        </w:rPr>
        <w:t xml:space="preserve">in probing events between </w:t>
      </w:r>
      <w:commentRangeStart w:id="68"/>
      <w:commentRangeStart w:id="69"/>
      <w:r>
        <w:rPr>
          <w:lang w:val="en-US"/>
        </w:rPr>
        <w:t>germplasms</w:t>
      </w:r>
      <w:commentRangeEnd w:id="68"/>
      <w:r w:rsidR="00F53EC1">
        <w:rPr>
          <w:rStyle w:val="CommentReference"/>
        </w:rPr>
        <w:commentReference w:id="68"/>
      </w:r>
      <w:commentRangeEnd w:id="69"/>
      <w:r w:rsidR="002F2137">
        <w:rPr>
          <w:rStyle w:val="CommentReference"/>
        </w:rPr>
        <w:commentReference w:id="69"/>
      </w:r>
      <w:r>
        <w:rPr>
          <w:lang w:val="en-US"/>
        </w:rPr>
        <w:t xml:space="preserve">. </w:t>
      </w:r>
    </w:p>
    <w:p w14:paraId="6F9E54F2" w14:textId="77777777" w:rsidR="00DB7BCD" w:rsidRDefault="00DB7BCD" w:rsidP="009A6E9F">
      <w:pPr>
        <w:rPr>
          <w:lang w:val="en-US"/>
        </w:rPr>
      </w:pPr>
    </w:p>
    <w:p w14:paraId="696AD6AF" w14:textId="692C0A55" w:rsidR="00830E8B" w:rsidRDefault="006A2122" w:rsidP="00BC4F61">
      <w:pPr>
        <w:rPr>
          <w:lang w:val="en-US"/>
        </w:rPr>
      </w:pPr>
      <w:commentRangeStart w:id="70"/>
      <w:r>
        <w:rPr>
          <w:lang w:val="en-US"/>
        </w:rPr>
        <w:t xml:space="preserve">A possible </w:t>
      </w:r>
      <w:r w:rsidR="00B358A3">
        <w:rPr>
          <w:lang w:val="en-US"/>
        </w:rPr>
        <w:t xml:space="preserve">explanation </w:t>
      </w:r>
      <w:commentRangeEnd w:id="70"/>
      <w:r w:rsidR="005E5FB8">
        <w:rPr>
          <w:rStyle w:val="CommentReference"/>
        </w:rPr>
        <w:commentReference w:id="70"/>
      </w:r>
      <w:r w:rsidR="00B358A3">
        <w:rPr>
          <w:lang w:val="en-US"/>
        </w:rPr>
        <w:t>for higher probing</w:t>
      </w:r>
      <w:r w:rsidR="00250405">
        <w:rPr>
          <w:lang w:val="en-US"/>
        </w:rPr>
        <w:t xml:space="preserve"> and walking</w:t>
      </w:r>
      <w:r w:rsidR="00B358A3">
        <w:rPr>
          <w:lang w:val="en-US"/>
        </w:rPr>
        <w:t xml:space="preserve"> frequency</w:t>
      </w:r>
      <w:r>
        <w:rPr>
          <w:lang w:val="en-US"/>
        </w:rPr>
        <w:t xml:space="preserve"> is that phytoplasmas (including </w:t>
      </w:r>
      <w:proofErr w:type="spellStart"/>
      <w:r>
        <w:rPr>
          <w:lang w:val="en-US"/>
        </w:rPr>
        <w:t>Lso</w:t>
      </w:r>
      <w:proofErr w:type="spellEnd"/>
      <w:r>
        <w:rPr>
          <w:lang w:val="en-US"/>
        </w:rPr>
        <w:t>) can alter host plant preferences (Mayer et al. 2008) and settling behavior (Mas et al. 2014). Lso-infected psyllids prefer undamaged, uninfected hosts for oviposition and settling</w:t>
      </w:r>
      <w:r w:rsidR="009F6AA3">
        <w:rPr>
          <w:lang w:val="en-US"/>
        </w:rPr>
        <w:t xml:space="preserve"> (Davis et al. 2012)</w:t>
      </w:r>
      <w:r w:rsidR="008F51B8">
        <w:rPr>
          <w:lang w:val="en-US"/>
        </w:rPr>
        <w:t>—a</w:t>
      </w:r>
      <w:r w:rsidR="009F6AA3">
        <w:rPr>
          <w:lang w:val="en-US"/>
        </w:rPr>
        <w:t xml:space="preserve"> behavior </w:t>
      </w:r>
      <w:r w:rsidR="008F51B8">
        <w:rPr>
          <w:lang w:val="en-US"/>
        </w:rPr>
        <w:t>that</w:t>
      </w:r>
      <w:r w:rsidR="009F6AA3">
        <w:rPr>
          <w:lang w:val="en-US"/>
        </w:rPr>
        <w:t xml:space="preserve"> is seen in other insect-plant-vector relationships </w:t>
      </w:r>
      <w:commentRangeStart w:id="71"/>
      <w:r w:rsidR="009F6AA3">
        <w:rPr>
          <w:lang w:val="en-US"/>
        </w:rPr>
        <w:t>(Cao et al. 2016).</w:t>
      </w:r>
      <w:r>
        <w:rPr>
          <w:lang w:val="en-US"/>
        </w:rPr>
        <w:t xml:space="preserve"> </w:t>
      </w:r>
      <w:commentRangeEnd w:id="71"/>
      <w:r w:rsidR="009F6AA3">
        <w:rPr>
          <w:rStyle w:val="CommentReference"/>
        </w:rPr>
        <w:commentReference w:id="71"/>
      </w:r>
      <w:r>
        <w:rPr>
          <w:lang w:val="en-US"/>
        </w:rPr>
        <w:t xml:space="preserve"> Our psyllids were all Lso-positive and may have been influenced by plant volatiles specific to Russet Burbank. </w:t>
      </w:r>
      <w:proofErr w:type="spellStart"/>
      <w:r w:rsidR="00BC4F61" w:rsidRPr="00E959B2">
        <w:rPr>
          <w:lang w:val="en-US"/>
        </w:rPr>
        <w:t>Patt</w:t>
      </w:r>
      <w:proofErr w:type="spellEnd"/>
      <w:r w:rsidR="00BC4F61" w:rsidRPr="00E959B2">
        <w:rPr>
          <w:lang w:val="en-US"/>
        </w:rPr>
        <w:t xml:space="preserve"> et al. </w:t>
      </w:r>
      <w:r w:rsidR="00BC4F61">
        <w:rPr>
          <w:lang w:val="en-US"/>
        </w:rPr>
        <w:t>(</w:t>
      </w:r>
      <w:r w:rsidR="00BC4F61" w:rsidRPr="00E959B2">
        <w:rPr>
          <w:lang w:val="en-US"/>
        </w:rPr>
        <w:t>2011</w:t>
      </w:r>
      <w:r w:rsidR="00BC4F61">
        <w:rPr>
          <w:lang w:val="en-US"/>
        </w:rPr>
        <w:t xml:space="preserve">) demonstrated that the Asian </w:t>
      </w:r>
      <w:r w:rsidR="005E5FB8">
        <w:rPr>
          <w:lang w:val="en-US"/>
        </w:rPr>
        <w:t>c</w:t>
      </w:r>
      <w:r w:rsidR="00BC4F61">
        <w:rPr>
          <w:lang w:val="en-US"/>
        </w:rPr>
        <w:t xml:space="preserve">itrus </w:t>
      </w:r>
      <w:r w:rsidR="005E5FB8">
        <w:rPr>
          <w:lang w:val="en-US"/>
        </w:rPr>
        <w:t>p</w:t>
      </w:r>
      <w:r w:rsidR="00BC4F61">
        <w:rPr>
          <w:lang w:val="en-US"/>
        </w:rPr>
        <w:t>syllid</w:t>
      </w:r>
      <w:r w:rsidR="008F51B8">
        <w:rPr>
          <w:lang w:val="en-US"/>
        </w:rPr>
        <w:t>,</w:t>
      </w:r>
      <w:r w:rsidR="00BC4F61">
        <w:rPr>
          <w:lang w:val="en-US"/>
        </w:rPr>
        <w:t xml:space="preserve"> </w:t>
      </w:r>
      <w:proofErr w:type="spellStart"/>
      <w:r w:rsidR="00BC4F61">
        <w:rPr>
          <w:i/>
          <w:lang w:val="en-US"/>
        </w:rPr>
        <w:t>Diaphorina</w:t>
      </w:r>
      <w:proofErr w:type="spellEnd"/>
      <w:r w:rsidR="00BC4F61">
        <w:rPr>
          <w:i/>
          <w:lang w:val="en-US"/>
        </w:rPr>
        <w:t xml:space="preserve"> </w:t>
      </w:r>
      <w:proofErr w:type="spellStart"/>
      <w:r w:rsidR="00BC4F61">
        <w:rPr>
          <w:i/>
          <w:lang w:val="en-US"/>
        </w:rPr>
        <w:t>citri</w:t>
      </w:r>
      <w:proofErr w:type="spellEnd"/>
      <w:r w:rsidR="00BC4F61">
        <w:rPr>
          <w:lang w:val="en-US"/>
        </w:rPr>
        <w:t xml:space="preserve"> </w:t>
      </w:r>
      <w:proofErr w:type="spellStart"/>
      <w:r w:rsidR="00BC4F61">
        <w:rPr>
          <w:lang w:val="en-US"/>
        </w:rPr>
        <w:t>Kuwayama</w:t>
      </w:r>
      <w:proofErr w:type="spellEnd"/>
      <w:r w:rsidR="00BC4F61">
        <w:rPr>
          <w:lang w:val="en-US"/>
        </w:rPr>
        <w:t xml:space="preserve"> (Hemiptera: </w:t>
      </w:r>
      <w:proofErr w:type="spellStart"/>
      <w:r w:rsidR="00BC4F61">
        <w:rPr>
          <w:lang w:val="en-US"/>
        </w:rPr>
        <w:t>Liviidae</w:t>
      </w:r>
      <w:proofErr w:type="spellEnd"/>
      <w:r w:rsidR="00BC4F61">
        <w:rPr>
          <w:lang w:val="en-US"/>
        </w:rPr>
        <w:t>)</w:t>
      </w:r>
      <w:r w:rsidR="008F51B8">
        <w:rPr>
          <w:lang w:val="en-US"/>
        </w:rPr>
        <w:t>,</w:t>
      </w:r>
      <w:r w:rsidR="00BC4F61">
        <w:rPr>
          <w:lang w:val="en-US"/>
        </w:rPr>
        <w:t xml:space="preserve"> increased probing activities in response to visual and volatile cues</w:t>
      </w:r>
      <w:r w:rsidR="00967838">
        <w:rPr>
          <w:lang w:val="en-US"/>
        </w:rPr>
        <w:t>.</w:t>
      </w:r>
      <w:r w:rsidR="00BC4F61">
        <w:rPr>
          <w:lang w:val="en-US"/>
        </w:rPr>
        <w:t xml:space="preserve"> </w:t>
      </w:r>
      <w:r w:rsidR="00847B19">
        <w:rPr>
          <w:lang w:val="en-US"/>
        </w:rPr>
        <w:t>Similar sensory studies</w:t>
      </w:r>
      <w:r w:rsidR="00BC4F61">
        <w:rPr>
          <w:lang w:val="en-US"/>
        </w:rPr>
        <w:t xml:space="preserve"> </w:t>
      </w:r>
      <w:r w:rsidR="00847B19">
        <w:rPr>
          <w:lang w:val="en-US"/>
        </w:rPr>
        <w:t>have shown</w:t>
      </w:r>
      <w:r w:rsidR="00BC4F61">
        <w:rPr>
          <w:lang w:val="en-US"/>
        </w:rPr>
        <w:t xml:space="preserve"> synergistic effects o</w:t>
      </w:r>
      <w:r w:rsidR="00847B19">
        <w:rPr>
          <w:lang w:val="en-US"/>
        </w:rPr>
        <w:t xml:space="preserve">f </w:t>
      </w:r>
      <w:r w:rsidR="00D53C3B">
        <w:rPr>
          <w:lang w:val="en-US"/>
        </w:rPr>
        <w:t>visual and volatile cues</w:t>
      </w:r>
      <w:r w:rsidR="00BC4F61">
        <w:rPr>
          <w:lang w:val="en-US"/>
        </w:rPr>
        <w:t xml:space="preserve"> </w:t>
      </w:r>
      <w:r w:rsidR="00D53C3B">
        <w:rPr>
          <w:lang w:val="en-US"/>
        </w:rPr>
        <w:t xml:space="preserve">on </w:t>
      </w:r>
      <w:r w:rsidR="00967838">
        <w:rPr>
          <w:lang w:val="en-US"/>
        </w:rPr>
        <w:t>host</w:t>
      </w:r>
      <w:r w:rsidR="00D53C3B">
        <w:rPr>
          <w:lang w:val="en-US"/>
        </w:rPr>
        <w:t xml:space="preserve"> plant attraction</w:t>
      </w:r>
      <w:r w:rsidR="008F51B8">
        <w:rPr>
          <w:lang w:val="en-US"/>
        </w:rPr>
        <w:t xml:space="preserve"> in </w:t>
      </w:r>
      <w:r w:rsidR="008F51B8" w:rsidRPr="002F399D">
        <w:rPr>
          <w:i/>
          <w:lang w:val="en-US"/>
        </w:rPr>
        <w:t xml:space="preserve">D. </w:t>
      </w:r>
      <w:proofErr w:type="spellStart"/>
      <w:r w:rsidR="008F51B8" w:rsidRPr="002F399D">
        <w:rPr>
          <w:i/>
          <w:lang w:val="en-US"/>
        </w:rPr>
        <w:t>citri</w:t>
      </w:r>
      <w:proofErr w:type="spellEnd"/>
      <w:r w:rsidR="00BC4F61">
        <w:rPr>
          <w:lang w:val="en-US"/>
        </w:rPr>
        <w:t xml:space="preserve"> (</w:t>
      </w:r>
      <w:r w:rsidR="00D146E9">
        <w:rPr>
          <w:lang w:val="en-US"/>
        </w:rPr>
        <w:t xml:space="preserve">Davidson et al. 2014, </w:t>
      </w:r>
      <w:r w:rsidR="00BC4F61">
        <w:rPr>
          <w:lang w:val="en-US"/>
        </w:rPr>
        <w:t>Wenninger et al. 200</w:t>
      </w:r>
      <w:r w:rsidR="00CB0949">
        <w:rPr>
          <w:lang w:val="en-US"/>
        </w:rPr>
        <w:t>9</w:t>
      </w:r>
      <w:r w:rsidR="00BC4F61">
        <w:rPr>
          <w:lang w:val="en-US"/>
        </w:rPr>
        <w:t>).</w:t>
      </w:r>
      <w:r w:rsidR="00F53EC1">
        <w:rPr>
          <w:lang w:val="en-US"/>
        </w:rPr>
        <w:t xml:space="preserve"> </w:t>
      </w:r>
    </w:p>
    <w:p w14:paraId="19CBDE73" w14:textId="77777777" w:rsidR="00830E8B" w:rsidRDefault="00830E8B" w:rsidP="00BC4F61">
      <w:pPr>
        <w:rPr>
          <w:lang w:val="en-US"/>
        </w:rPr>
      </w:pPr>
    </w:p>
    <w:p w14:paraId="501460A2" w14:textId="7E16858D" w:rsidR="00BC4F61" w:rsidRPr="00830E8B" w:rsidRDefault="00F53EC1" w:rsidP="00BC4F61">
      <w:pPr>
        <w:rPr>
          <w:lang w:val="en-US"/>
        </w:rPr>
      </w:pPr>
      <w:commentRangeStart w:id="72"/>
      <w:commentRangeStart w:id="73"/>
      <w:r>
        <w:rPr>
          <w:lang w:val="en-US"/>
        </w:rPr>
        <w:t xml:space="preserve">Although the sex × germplasm interaction was not significant in our study, we did observe a trend </w:t>
      </w:r>
      <w:r w:rsidR="00830E8B">
        <w:rPr>
          <w:lang w:val="en-US"/>
        </w:rPr>
        <w:t xml:space="preserve">of increase probing by female psyllids. Investigations of behavioral differences by sex may help to determine what role sex plays in host selection for </w:t>
      </w:r>
      <w:r w:rsidR="00830E8B">
        <w:rPr>
          <w:i/>
          <w:lang w:val="en-US"/>
        </w:rPr>
        <w:t>B. cockerelli.</w:t>
      </w:r>
      <w:commentRangeEnd w:id="72"/>
      <w:r w:rsidR="00830E8B">
        <w:rPr>
          <w:rStyle w:val="CommentReference"/>
        </w:rPr>
        <w:commentReference w:id="72"/>
      </w:r>
      <w:commentRangeEnd w:id="73"/>
      <w:r w:rsidR="008F51B8">
        <w:rPr>
          <w:rStyle w:val="CommentReference"/>
        </w:rPr>
        <w:commentReference w:id="73"/>
      </w:r>
      <w:r w:rsidR="00DC3D31">
        <w:rPr>
          <w:lang w:val="en-US"/>
        </w:rPr>
        <w:t xml:space="preserve"> Lso-infected female carrot psyllids have been shown to cause more damage than </w:t>
      </w:r>
      <w:commentRangeStart w:id="74"/>
      <w:r w:rsidR="00DC3D31">
        <w:rPr>
          <w:lang w:val="en-US"/>
        </w:rPr>
        <w:t xml:space="preserve">male psyllids feeding </w:t>
      </w:r>
      <w:commentRangeEnd w:id="74"/>
      <w:r w:rsidR="008F51B8">
        <w:rPr>
          <w:rStyle w:val="CommentReference"/>
        </w:rPr>
        <w:commentReference w:id="74"/>
      </w:r>
      <w:r w:rsidR="00DC3D31">
        <w:rPr>
          <w:lang w:val="en-US"/>
        </w:rPr>
        <w:t>(</w:t>
      </w:r>
      <w:proofErr w:type="spellStart"/>
      <w:r w:rsidR="00DC3D31" w:rsidRPr="00DC3D31">
        <w:rPr>
          <w:lang w:val="en-US"/>
        </w:rPr>
        <w:t>Nissinen</w:t>
      </w:r>
      <w:proofErr w:type="spellEnd"/>
      <w:r w:rsidR="00DC3D31">
        <w:rPr>
          <w:lang w:val="en-US"/>
        </w:rPr>
        <w:t xml:space="preserve"> et al. </w:t>
      </w:r>
      <w:r w:rsidR="00DC3D31" w:rsidRPr="00DC3D31">
        <w:rPr>
          <w:lang w:val="en-US"/>
        </w:rPr>
        <w:t>2013</w:t>
      </w:r>
      <w:r w:rsidR="00DC3D31">
        <w:rPr>
          <w:lang w:val="en-US"/>
        </w:rPr>
        <w:t>)</w:t>
      </w:r>
      <w:r w:rsidR="008F51B8">
        <w:rPr>
          <w:lang w:val="en-US"/>
        </w:rPr>
        <w:t>.</w:t>
      </w:r>
      <w:r w:rsidR="00DC3D31">
        <w:rPr>
          <w:lang w:val="en-US"/>
        </w:rPr>
        <w:t xml:space="preserve"> Zhao et al. (2015) have observed differences in</w:t>
      </w:r>
      <w:r w:rsidR="00830E8B">
        <w:rPr>
          <w:lang w:val="en-US"/>
        </w:rPr>
        <w:t xml:space="preserve"> viral transmission</w:t>
      </w:r>
      <w:r w:rsidR="00DC3D31">
        <w:rPr>
          <w:lang w:val="en-US"/>
        </w:rPr>
        <w:t xml:space="preserve"> based on sex:</w:t>
      </w:r>
      <w:r w:rsidR="00830E8B">
        <w:rPr>
          <w:lang w:val="en-US"/>
        </w:rPr>
        <w:t xml:space="preserve"> </w:t>
      </w:r>
      <w:r w:rsidR="00DC3D31">
        <w:rPr>
          <w:lang w:val="en-US"/>
        </w:rPr>
        <w:t xml:space="preserve">male </w:t>
      </w:r>
      <w:r w:rsidR="00690605">
        <w:rPr>
          <w:lang w:val="en-US"/>
        </w:rPr>
        <w:t xml:space="preserve">western flower thrips transmit more tomato spotted wilt virus than females </w:t>
      </w:r>
      <w:r w:rsidR="00830E8B">
        <w:rPr>
          <w:lang w:val="en-US"/>
        </w:rPr>
        <w:t>(Zhao et al. 2015)</w:t>
      </w:r>
      <w:r w:rsidR="00DC3D31">
        <w:rPr>
          <w:lang w:val="en-US"/>
        </w:rPr>
        <w:t>.</w:t>
      </w:r>
      <w:r w:rsidR="00830E8B">
        <w:rPr>
          <w:lang w:val="en-US"/>
        </w:rPr>
        <w:t xml:space="preserve"> </w:t>
      </w:r>
    </w:p>
    <w:p w14:paraId="3A909E3E" w14:textId="591387D0" w:rsidR="00E72796" w:rsidRDefault="00E72796" w:rsidP="00BC4F61">
      <w:pPr>
        <w:rPr>
          <w:lang w:val="en-US"/>
        </w:rPr>
      </w:pPr>
    </w:p>
    <w:p w14:paraId="2B4AF63C" w14:textId="59953B7D" w:rsidR="00E85B81" w:rsidRDefault="00E50B9B" w:rsidP="00E85B81">
      <w:pPr>
        <w:rPr>
          <w:lang w:val="en-US"/>
        </w:rPr>
      </w:pPr>
      <w:r>
        <w:rPr>
          <w:lang w:val="en-US"/>
        </w:rPr>
        <w:t>Further studies would help to determine how these results correlate with psyllid host acceptance</w:t>
      </w:r>
      <w:r w:rsidR="00872A83">
        <w:rPr>
          <w:lang w:val="en-US"/>
        </w:rPr>
        <w:t>.</w:t>
      </w:r>
      <w:r w:rsidR="00B358A3">
        <w:rPr>
          <w:lang w:val="en-US"/>
        </w:rPr>
        <w:t xml:space="preserve"> </w:t>
      </w:r>
      <w:r w:rsidR="00872A83">
        <w:rPr>
          <w:lang w:val="en-US"/>
        </w:rPr>
        <w:t>It is interesting to note that only 20 out of 182 (11%) of observed psyllids left the leaf surface</w:t>
      </w:r>
      <w:r>
        <w:rPr>
          <w:lang w:val="en-US"/>
        </w:rPr>
        <w:t>.</w:t>
      </w:r>
      <w:r w:rsidR="007050F6">
        <w:rPr>
          <w:lang w:val="en-US"/>
        </w:rPr>
        <w:t xml:space="preserve"> It may be that the time between the initial encounter, probing/feeding and the eventual rejection of a host may </w:t>
      </w:r>
      <w:r w:rsidR="008F51B8">
        <w:rPr>
          <w:lang w:val="en-US"/>
        </w:rPr>
        <w:t xml:space="preserve">typically </w:t>
      </w:r>
      <w:r w:rsidR="007050F6">
        <w:rPr>
          <w:lang w:val="en-US"/>
        </w:rPr>
        <w:t xml:space="preserve">be longer than the </w:t>
      </w:r>
      <w:r w:rsidR="005E5FB8">
        <w:rPr>
          <w:lang w:val="en-US"/>
        </w:rPr>
        <w:t>duration of our behavioral assays</w:t>
      </w:r>
      <w:r w:rsidR="007050F6">
        <w:rPr>
          <w:lang w:val="en-US"/>
        </w:rPr>
        <w:t>.</w:t>
      </w:r>
      <w:r w:rsidR="003857AC">
        <w:rPr>
          <w:lang w:val="en-US"/>
        </w:rPr>
        <w:t xml:space="preserve"> </w:t>
      </w:r>
      <w:r w:rsidR="00E85B81">
        <w:rPr>
          <w:lang w:val="en-US"/>
        </w:rPr>
        <w:t xml:space="preserve">Recording times may also explain the significant differences between walking duration, </w:t>
      </w:r>
      <w:commentRangeStart w:id="75"/>
      <w:r w:rsidR="00E85B81">
        <w:rPr>
          <w:lang w:val="en-US"/>
        </w:rPr>
        <w:t xml:space="preserve">which contrasted with the results of Butler et al. (2011). </w:t>
      </w:r>
      <w:r w:rsidR="008F51B8">
        <w:rPr>
          <w:lang w:val="en-US"/>
        </w:rPr>
        <w:t>W</w:t>
      </w:r>
      <w:r w:rsidR="00E85B81">
        <w:rPr>
          <w:lang w:val="en-US"/>
        </w:rPr>
        <w:t>e found significant differences between walking events</w:t>
      </w:r>
      <w:commentRangeEnd w:id="75"/>
      <w:r w:rsidR="008F51B8">
        <w:rPr>
          <w:rStyle w:val="CommentReference"/>
        </w:rPr>
        <w:commentReference w:id="75"/>
      </w:r>
      <w:r w:rsidR="00E85B81">
        <w:rPr>
          <w:lang w:val="en-US"/>
        </w:rPr>
        <w:t>.</w:t>
      </w:r>
    </w:p>
    <w:p w14:paraId="300CB760" w14:textId="3BEBB915" w:rsidR="007050F6" w:rsidRDefault="007050F6" w:rsidP="007050F6">
      <w:pPr>
        <w:rPr>
          <w:lang w:val="en-US"/>
        </w:rPr>
      </w:pPr>
    </w:p>
    <w:p w14:paraId="1ABF5E2A" w14:textId="5F00A84C" w:rsidR="00AC5233" w:rsidRDefault="007050F6" w:rsidP="00BB288A">
      <w:pPr>
        <w:rPr>
          <w:lang w:val="en-US"/>
        </w:rPr>
      </w:pPr>
      <w:r>
        <w:rPr>
          <w:lang w:val="en-US"/>
        </w:rPr>
        <w:t xml:space="preserve">However, perhaps </w:t>
      </w:r>
      <w:r w:rsidR="00E50B9B">
        <w:rPr>
          <w:lang w:val="en-US"/>
        </w:rPr>
        <w:t xml:space="preserve">the modality of resistance for the A07781 germplasms is mainly tolerance to the </w:t>
      </w:r>
      <w:proofErr w:type="spellStart"/>
      <w:r w:rsidR="00E50B9B">
        <w:rPr>
          <w:lang w:val="en-US"/>
        </w:rPr>
        <w:t>Lso</w:t>
      </w:r>
      <w:proofErr w:type="spellEnd"/>
      <w:r w:rsidR="00E50B9B">
        <w:rPr>
          <w:lang w:val="en-US"/>
        </w:rPr>
        <w:t>, rather than antibiotic</w:t>
      </w:r>
      <w:r>
        <w:rPr>
          <w:lang w:val="en-US"/>
        </w:rPr>
        <w:t>/</w:t>
      </w:r>
      <w:r w:rsidR="00E50B9B">
        <w:rPr>
          <w:lang w:val="en-US"/>
        </w:rPr>
        <w:t xml:space="preserve">antixenotic interactions with the psyllid </w:t>
      </w:r>
      <w:commentRangeStart w:id="76"/>
      <w:r w:rsidR="00E50B9B">
        <w:rPr>
          <w:lang w:val="en-US"/>
        </w:rPr>
        <w:t>vector</w:t>
      </w:r>
      <w:commentRangeEnd w:id="76"/>
      <w:r w:rsidR="001108DD">
        <w:rPr>
          <w:rStyle w:val="CommentReference"/>
        </w:rPr>
        <w:commentReference w:id="76"/>
      </w:r>
      <w:r w:rsidR="00E50B9B">
        <w:rPr>
          <w:lang w:val="en-US"/>
        </w:rPr>
        <w:t>.</w:t>
      </w:r>
      <w:r>
        <w:rPr>
          <w:lang w:val="en-US"/>
        </w:rPr>
        <w:t xml:space="preserve"> </w:t>
      </w:r>
      <w:r w:rsidR="00765CF1">
        <w:rPr>
          <w:lang w:val="en-US"/>
        </w:rPr>
        <w:t xml:space="preserve">Rashed et al. (2012) found that zebra chip progressed independently of bacterial titer and the number of psyllids feeding on the plant. </w:t>
      </w:r>
      <w:r w:rsidR="00AC670D">
        <w:rPr>
          <w:lang w:val="en-US"/>
        </w:rPr>
        <w:t>Rashed et. al (2012)</w:t>
      </w:r>
      <w:r w:rsidR="00765CF1">
        <w:rPr>
          <w:lang w:val="en-US"/>
        </w:rPr>
        <w:t xml:space="preserve"> also found that the disease incubation time was decreased by the presence of more psyllids and that infection was acquired more easily by psyllids which had access to the whole plant. </w:t>
      </w:r>
    </w:p>
    <w:p w14:paraId="37455303" w14:textId="798E670A" w:rsidR="00F53EC1" w:rsidRDefault="00F53EC1" w:rsidP="00BB288A">
      <w:pPr>
        <w:rPr>
          <w:lang w:val="en-US"/>
        </w:rPr>
      </w:pPr>
    </w:p>
    <w:p w14:paraId="044D5B44" w14:textId="62B8594E" w:rsidR="00F04BCE" w:rsidRPr="008D058A" w:rsidRDefault="00F04BCE" w:rsidP="00BB288A">
      <w:pPr>
        <w:rPr>
          <w:b/>
          <w:lang w:val="en-US"/>
        </w:rPr>
      </w:pPr>
      <w:commentRangeStart w:id="77"/>
      <w:r w:rsidRPr="00E959B2">
        <w:rPr>
          <w:b/>
          <w:sz w:val="28"/>
          <w:lang w:val="en-US"/>
        </w:rPr>
        <w:t>Fecundity</w:t>
      </w:r>
      <w:commentRangeEnd w:id="77"/>
      <w:r>
        <w:rPr>
          <w:rStyle w:val="CommentReference"/>
        </w:rPr>
        <w:commentReference w:id="77"/>
      </w:r>
    </w:p>
    <w:p w14:paraId="17129A3A" w14:textId="7ACA01DE" w:rsidR="00E72796" w:rsidRPr="00E72796" w:rsidRDefault="00E72796" w:rsidP="00BB288A">
      <w:pPr>
        <w:rPr>
          <w:lang w:val="en-US"/>
        </w:rPr>
      </w:pPr>
      <w:r w:rsidRPr="00E72796">
        <w:rPr>
          <w:lang w:val="en-US"/>
        </w:rPr>
        <w:t xml:space="preserve">Prager et. al (2014a) </w:t>
      </w:r>
      <w:r>
        <w:rPr>
          <w:lang w:val="en-US"/>
        </w:rPr>
        <w:t xml:space="preserve">found no association between </w:t>
      </w:r>
      <w:proofErr w:type="spellStart"/>
      <w:r>
        <w:rPr>
          <w:lang w:val="en-US"/>
        </w:rPr>
        <w:t>nymphal</w:t>
      </w:r>
      <w:proofErr w:type="spellEnd"/>
      <w:r>
        <w:rPr>
          <w:lang w:val="en-US"/>
        </w:rPr>
        <w:t xml:space="preserve"> development and host-plant selection by female psyllids in pepper, but that psyllid host-plant selection was influenced by their haplotype. </w:t>
      </w:r>
    </w:p>
    <w:p w14:paraId="7F51724A" w14:textId="7165EF28" w:rsidR="00975955" w:rsidRDefault="00975955" w:rsidP="00BB288A">
      <w:pPr>
        <w:rPr>
          <w:lang w:val="en-US"/>
        </w:rPr>
      </w:pPr>
    </w:p>
    <w:p w14:paraId="6E94C1D9" w14:textId="5BDD8676" w:rsidR="0056358A" w:rsidRPr="009F6AA3" w:rsidRDefault="0056358A" w:rsidP="00BB288A">
      <w:pPr>
        <w:rPr>
          <w:lang w:val="en-US"/>
        </w:rPr>
      </w:pPr>
      <w:r>
        <w:rPr>
          <w:noProof/>
          <w:lang w:val="en-US" w:eastAsia="en-US"/>
        </w:rPr>
        <w:lastRenderedPageBreak/>
        <w:drawing>
          <wp:inline distT="0" distB="0" distL="0" distR="0" wp14:anchorId="5C7C349B" wp14:editId="68574410">
            <wp:extent cx="5276850" cy="468410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tif"/>
                    <pic:cNvPicPr/>
                  </pic:nvPicPr>
                  <pic:blipFill>
                    <a:blip r:embed="rId7">
                      <a:extLst>
                        <a:ext uri="{28A0092B-C50C-407E-A947-70E740481C1C}">
                          <a14:useLocalDpi xmlns:a14="http://schemas.microsoft.com/office/drawing/2010/main" val="0"/>
                        </a:ext>
                      </a:extLst>
                    </a:blip>
                    <a:stretch>
                      <a:fillRect/>
                    </a:stretch>
                  </pic:blipFill>
                  <pic:spPr>
                    <a:xfrm>
                      <a:off x="0" y="0"/>
                      <a:ext cx="5283061" cy="4689620"/>
                    </a:xfrm>
                    <a:prstGeom prst="rect">
                      <a:avLst/>
                    </a:prstGeom>
                  </pic:spPr>
                </pic:pic>
              </a:graphicData>
            </a:graphic>
          </wp:inline>
        </w:drawing>
      </w:r>
    </w:p>
    <w:p w14:paraId="32E69B84" w14:textId="77777777" w:rsidR="00AC5233" w:rsidRPr="00F04BCE" w:rsidRDefault="00AC5233" w:rsidP="00BB288A">
      <w:pPr>
        <w:rPr>
          <w:lang w:val="en-US"/>
        </w:rPr>
      </w:pPr>
    </w:p>
    <w:p w14:paraId="008ACE57" w14:textId="681A8C30" w:rsidR="00943F4C" w:rsidRPr="00F04BCE" w:rsidRDefault="00943F4C" w:rsidP="00BB288A">
      <w:pPr>
        <w:rPr>
          <w:lang w:val="en-US"/>
        </w:rPr>
      </w:pPr>
    </w:p>
    <w:p w14:paraId="2A347C92" w14:textId="6E39DA0A" w:rsidR="00943F4C" w:rsidRDefault="00665A01" w:rsidP="00FF7506">
      <w:pPr>
        <w:rPr>
          <w:lang w:val="en-US"/>
        </w:rPr>
      </w:pPr>
      <w:commentRangeStart w:id="78"/>
      <w:commentRangeStart w:id="79"/>
      <w:commentRangeStart w:id="80"/>
      <w:commentRangeStart w:id="81"/>
      <w:commentRangeStart w:id="82"/>
      <w:r w:rsidRPr="00E959B2">
        <w:rPr>
          <w:noProof/>
          <w:lang w:val="en-US" w:eastAsia="en-US"/>
        </w:rPr>
        <w:lastRenderedPageBreak/>
        <w:drawing>
          <wp:inline distT="0" distB="0" distL="0" distR="0" wp14:anchorId="681D9F4A" wp14:editId="6D5E3530">
            <wp:extent cx="5310076" cy="5505223"/>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tif"/>
                    <pic:cNvPicPr/>
                  </pic:nvPicPr>
                  <pic:blipFill>
                    <a:blip r:embed="rId8">
                      <a:extLst>
                        <a:ext uri="{28A0092B-C50C-407E-A947-70E740481C1C}">
                          <a14:useLocalDpi xmlns:a14="http://schemas.microsoft.com/office/drawing/2010/main" val="0"/>
                        </a:ext>
                      </a:extLst>
                    </a:blip>
                    <a:stretch>
                      <a:fillRect/>
                    </a:stretch>
                  </pic:blipFill>
                  <pic:spPr>
                    <a:xfrm>
                      <a:off x="0" y="0"/>
                      <a:ext cx="5310076" cy="5505223"/>
                    </a:xfrm>
                    <a:prstGeom prst="rect">
                      <a:avLst/>
                    </a:prstGeom>
                  </pic:spPr>
                </pic:pic>
              </a:graphicData>
            </a:graphic>
          </wp:inline>
        </w:drawing>
      </w:r>
      <w:commentRangeEnd w:id="78"/>
      <w:commentRangeEnd w:id="79"/>
      <w:commentRangeEnd w:id="81"/>
      <w:r w:rsidR="0085688A">
        <w:rPr>
          <w:rStyle w:val="CommentReference"/>
        </w:rPr>
        <w:lastRenderedPageBreak/>
        <w:commentReference w:id="78"/>
      </w:r>
      <w:commentRangeEnd w:id="82"/>
      <w:r w:rsidR="0056358A">
        <w:rPr>
          <w:rStyle w:val="CommentReference"/>
        </w:rPr>
        <w:commentReference w:id="82"/>
      </w:r>
      <w:r w:rsidR="005E5FB8">
        <w:rPr>
          <w:rStyle w:val="CommentReference"/>
        </w:rPr>
        <w:commentReference w:id="79"/>
      </w:r>
      <w:commentRangeEnd w:id="80"/>
      <w:r w:rsidR="00080F08">
        <w:rPr>
          <w:rStyle w:val="CommentReference"/>
        </w:rPr>
        <w:commentReference w:id="80"/>
      </w:r>
      <w:r w:rsidR="00E13198">
        <w:rPr>
          <w:rStyle w:val="CommentReference"/>
        </w:rPr>
        <w:commentReference w:id="81"/>
      </w:r>
      <w:r w:rsidRPr="00E959B2">
        <w:rPr>
          <w:noProof/>
          <w:lang w:val="en-US" w:eastAsia="en-US"/>
        </w:rPr>
        <w:drawing>
          <wp:inline distT="0" distB="0" distL="0" distR="0" wp14:anchorId="17429EA8" wp14:editId="301A1D97">
            <wp:extent cx="5295900" cy="789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2.tif"/>
                    <pic:cNvPicPr/>
                  </pic:nvPicPr>
                  <pic:blipFill>
                    <a:blip r:embed="rId9">
                      <a:extLst>
                        <a:ext uri="{28A0092B-C50C-407E-A947-70E740481C1C}">
                          <a14:useLocalDpi xmlns:a14="http://schemas.microsoft.com/office/drawing/2010/main" val="0"/>
                        </a:ext>
                      </a:extLst>
                    </a:blip>
                    <a:stretch>
                      <a:fillRect/>
                    </a:stretch>
                  </pic:blipFill>
                  <pic:spPr>
                    <a:xfrm>
                      <a:off x="0" y="0"/>
                      <a:ext cx="5298790" cy="7896235"/>
                    </a:xfrm>
                    <a:prstGeom prst="rect">
                      <a:avLst/>
                    </a:prstGeom>
                  </pic:spPr>
                </pic:pic>
              </a:graphicData>
            </a:graphic>
          </wp:inline>
        </w:drawing>
      </w:r>
      <w:commentRangeStart w:id="83"/>
      <w:r w:rsidR="0085688A">
        <w:rPr>
          <w:rStyle w:val="CommentReference"/>
        </w:rPr>
        <w:commentReference w:id="84"/>
      </w:r>
      <w:commentRangeEnd w:id="83"/>
      <w:r w:rsidR="005431F7">
        <w:rPr>
          <w:rStyle w:val="CommentReference"/>
        </w:rPr>
        <w:commentReference w:id="83"/>
      </w:r>
      <w:r w:rsidR="006D6277">
        <w:rPr>
          <w:rStyle w:val="CommentReference"/>
        </w:rPr>
        <w:commentReference w:id="85"/>
      </w:r>
    </w:p>
    <w:p w14:paraId="7526CDDB" w14:textId="77777777" w:rsidR="0056358A" w:rsidRDefault="00FF7506" w:rsidP="002A1BC1">
      <w:pPr>
        <w:keepNext/>
      </w:pPr>
      <w:commentRangeStart w:id="86"/>
      <w:commentRangeStart w:id="87"/>
      <w:commentRangeStart w:id="88"/>
      <w:commentRangeStart w:id="89"/>
      <w:r>
        <w:rPr>
          <w:noProof/>
          <w:lang w:val="en-US" w:eastAsia="en-US"/>
        </w:rPr>
        <w:lastRenderedPageBreak/>
        <w:drawing>
          <wp:inline distT="0" distB="0" distL="0" distR="0" wp14:anchorId="699F2F86" wp14:editId="07487D5B">
            <wp:extent cx="5943600" cy="495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1.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commentRangeEnd w:id="86"/>
      <w:commentRangeEnd w:id="88"/>
    </w:p>
    <w:p w14:paraId="074D6848" w14:textId="112C3978" w:rsidR="0056358A" w:rsidRPr="0056358A" w:rsidRDefault="0056358A" w:rsidP="0056358A">
      <w:pPr>
        <w:widowControl/>
        <w:rPr>
          <w:rFonts w:ascii="F16" w:hAnsi="F16" w:cs="F16"/>
          <w:lang w:val="en-US"/>
        </w:rPr>
      </w:pPr>
      <w:r w:rsidRPr="0056358A">
        <w:rPr>
          <w:rFonts w:ascii="F16" w:hAnsi="F16" w:cs="F16"/>
          <w:lang w:val="en-US"/>
        </w:rPr>
        <w:t>Figure 3.1: Mean (</w:t>
      </w:r>
      <w:r>
        <w:rPr>
          <w:rFonts w:ascii="Calibri" w:hAnsi="Calibri" w:cs="Calibri"/>
          <w:lang w:val="en-US"/>
        </w:rPr>
        <w:t>±</w:t>
      </w:r>
      <w:r w:rsidRPr="0056358A">
        <w:rPr>
          <w:rFonts w:ascii="F16" w:hAnsi="F16" w:cs="F16"/>
          <w:lang w:val="en-US"/>
        </w:rPr>
        <w:t>SEM) feeding/probing counts recorded of psyllids feeding on different</w:t>
      </w:r>
    </w:p>
    <w:p w14:paraId="3FA63992" w14:textId="68946C76" w:rsidR="0056358A" w:rsidRPr="0056358A" w:rsidRDefault="0056358A" w:rsidP="0056358A">
      <w:pPr>
        <w:widowControl/>
        <w:rPr>
          <w:rFonts w:ascii="F16" w:hAnsi="F16" w:cs="F16"/>
          <w:lang w:val="en-US"/>
        </w:rPr>
      </w:pPr>
      <w:r w:rsidRPr="0056358A">
        <w:rPr>
          <w:rFonts w:ascii="F16" w:hAnsi="F16" w:cs="F16"/>
          <w:lang w:val="en-US"/>
        </w:rPr>
        <w:t xml:space="preserve">germplasms </w:t>
      </w:r>
      <w:proofErr w:type="gramStart"/>
      <w:r w:rsidRPr="0056358A">
        <w:rPr>
          <w:rFonts w:ascii="F16" w:hAnsi="F16" w:cs="F16"/>
          <w:lang w:val="en-US"/>
        </w:rPr>
        <w:t>during</w:t>
      </w:r>
      <w:proofErr w:type="gramEnd"/>
      <w:r w:rsidRPr="0056358A">
        <w:rPr>
          <w:rFonts w:ascii="F16" w:hAnsi="F16" w:cs="F16"/>
          <w:lang w:val="en-US"/>
        </w:rPr>
        <w:t xml:space="preserve"> 300 seconds. Means which share a letter are not signi</w:t>
      </w:r>
      <w:r>
        <w:rPr>
          <w:rFonts w:ascii="F16" w:hAnsi="F16" w:cs="F16"/>
          <w:lang w:val="en-US"/>
        </w:rPr>
        <w:t>fi</w:t>
      </w:r>
      <w:r w:rsidRPr="0056358A">
        <w:rPr>
          <w:rFonts w:ascii="F16" w:hAnsi="F16" w:cs="F16"/>
          <w:lang w:val="en-US"/>
        </w:rPr>
        <w:t>cantly</w:t>
      </w:r>
    </w:p>
    <w:p w14:paraId="3DA5E814" w14:textId="6CD3AA1C" w:rsidR="0056358A" w:rsidRPr="002A1BC1" w:rsidRDefault="0056358A" w:rsidP="0056358A">
      <w:pPr>
        <w:pStyle w:val="Caption"/>
        <w:rPr>
          <w:color w:val="auto"/>
          <w:sz w:val="24"/>
          <w:szCs w:val="24"/>
          <w:lang w:val="en-US"/>
        </w:rPr>
      </w:pPr>
      <w:r w:rsidRPr="002A1BC1">
        <w:rPr>
          <w:rFonts w:ascii="F16" w:hAnsi="F16" w:cs="F16"/>
          <w:color w:val="auto"/>
          <w:sz w:val="24"/>
          <w:szCs w:val="24"/>
          <w:lang w:val="en-US"/>
        </w:rPr>
        <w:t>d</w:t>
      </w:r>
      <w:r>
        <w:rPr>
          <w:rFonts w:ascii="F16" w:hAnsi="F16" w:cs="F16"/>
          <w:color w:val="auto"/>
          <w:sz w:val="24"/>
          <w:szCs w:val="24"/>
          <w:lang w:val="en-US"/>
        </w:rPr>
        <w:t>iff</w:t>
      </w:r>
      <w:r w:rsidRPr="002A1BC1">
        <w:rPr>
          <w:rFonts w:ascii="F16" w:hAnsi="F16" w:cs="F16"/>
          <w:color w:val="auto"/>
          <w:sz w:val="24"/>
          <w:szCs w:val="24"/>
          <w:lang w:val="en-US"/>
        </w:rPr>
        <w:t>erent (</w:t>
      </w:r>
      <w:r w:rsidRPr="002A1BC1">
        <w:rPr>
          <w:rFonts w:ascii="F57" w:hAnsi="F57" w:cs="F57"/>
          <w:color w:val="auto"/>
          <w:sz w:val="24"/>
          <w:szCs w:val="24"/>
          <w:lang w:val="en-US"/>
        </w:rPr>
        <w:t xml:space="preserve">P </w:t>
      </w:r>
      <w:r w:rsidRPr="002A1BC1">
        <w:rPr>
          <w:rFonts w:ascii="F16" w:hAnsi="F16" w:cs="F16"/>
          <w:color w:val="auto"/>
          <w:sz w:val="24"/>
          <w:szCs w:val="24"/>
          <w:lang w:val="en-US"/>
        </w:rPr>
        <w:t>&gt; 0.05) and indicate di</w:t>
      </w:r>
      <w:r>
        <w:rPr>
          <w:rFonts w:ascii="F16" w:hAnsi="F16" w:cs="F16"/>
          <w:color w:val="auto"/>
          <w:sz w:val="24"/>
          <w:szCs w:val="24"/>
          <w:lang w:val="en-US"/>
        </w:rPr>
        <w:t>ff</w:t>
      </w:r>
      <w:r w:rsidRPr="002A1BC1">
        <w:rPr>
          <w:rFonts w:ascii="F16" w:hAnsi="F16" w:cs="F16"/>
          <w:color w:val="auto"/>
          <w:sz w:val="24"/>
          <w:szCs w:val="24"/>
          <w:lang w:val="en-US"/>
        </w:rPr>
        <w:t>erences by germplasm.</w:t>
      </w:r>
    </w:p>
    <w:p w14:paraId="4C8066D2" w14:textId="77777777" w:rsidR="0056358A" w:rsidRDefault="007B34B4" w:rsidP="002A1BC1">
      <w:pPr>
        <w:keepNext/>
      </w:pPr>
      <w:r w:rsidRPr="002A1BC1">
        <w:rPr>
          <w:rStyle w:val="CommentReference"/>
          <w:sz w:val="24"/>
          <w:szCs w:val="24"/>
        </w:rPr>
        <w:lastRenderedPageBreak/>
        <w:commentReference w:id="86"/>
      </w:r>
      <w:commentRangeEnd w:id="87"/>
      <w:r w:rsidR="002F399D" w:rsidRPr="002A1BC1">
        <w:rPr>
          <w:rStyle w:val="CommentReference"/>
          <w:sz w:val="24"/>
          <w:szCs w:val="24"/>
        </w:rPr>
        <w:commentReference w:id="87"/>
      </w:r>
      <w:commentRangeEnd w:id="89"/>
      <w:r w:rsidR="004A5319">
        <w:rPr>
          <w:rStyle w:val="CommentReference"/>
        </w:rPr>
        <w:commentReference w:id="89"/>
      </w:r>
      <w:r w:rsidR="00FB5C91">
        <w:rPr>
          <w:rStyle w:val="CommentReference"/>
        </w:rPr>
        <w:commentReference w:id="88"/>
      </w:r>
      <w:r w:rsidR="00FF7506">
        <w:rPr>
          <w:noProof/>
          <w:lang w:val="en-US" w:eastAsia="en-US"/>
        </w:rPr>
        <w:drawing>
          <wp:inline distT="0" distB="0" distL="0" distR="0" wp14:anchorId="04F2D0ED" wp14:editId="33BCF8BE">
            <wp:extent cx="594360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EBE698E" w14:textId="175948DF" w:rsidR="0056358A" w:rsidRDefault="0056358A" w:rsidP="0056358A">
      <w:pPr>
        <w:widowControl/>
        <w:rPr>
          <w:rFonts w:ascii="F16" w:hAnsi="F16" w:cs="F16"/>
          <w:lang w:val="en-US"/>
        </w:rPr>
      </w:pPr>
      <w:r>
        <w:rPr>
          <w:rFonts w:ascii="F16" w:hAnsi="F16" w:cs="F16"/>
          <w:lang w:val="en-US"/>
        </w:rPr>
        <w:t>Figure 3.2: Mean (</w:t>
      </w:r>
      <w:r>
        <w:rPr>
          <w:rFonts w:ascii="Calibri" w:hAnsi="Calibri" w:cs="Calibri"/>
          <w:lang w:val="en-US"/>
        </w:rPr>
        <w:t>±</w:t>
      </w:r>
      <w:r>
        <w:rPr>
          <w:rFonts w:ascii="F16" w:hAnsi="F16" w:cs="F16"/>
          <w:lang w:val="en-US"/>
        </w:rPr>
        <w:t>SEM) feeding/probing duration of psyllids feeding on di</w:t>
      </w:r>
      <w:r>
        <w:rPr>
          <w:rFonts w:ascii="F16" w:hAnsi="F16" w:cs="F16"/>
          <w:lang w:val="en-US"/>
        </w:rPr>
        <w:t>ff</w:t>
      </w:r>
      <w:r>
        <w:rPr>
          <w:rFonts w:ascii="F16" w:hAnsi="F16" w:cs="F16"/>
          <w:lang w:val="en-US"/>
        </w:rPr>
        <w:t>erent</w:t>
      </w:r>
    </w:p>
    <w:p w14:paraId="49E4503E" w14:textId="4C9E43AC" w:rsidR="0056358A" w:rsidRDefault="0056358A" w:rsidP="0056358A">
      <w:pPr>
        <w:widowControl/>
        <w:rPr>
          <w:rFonts w:ascii="F16" w:hAnsi="F16" w:cs="F16"/>
          <w:lang w:val="en-US"/>
        </w:rPr>
      </w:pPr>
      <w:r>
        <w:rPr>
          <w:rFonts w:ascii="F16" w:hAnsi="F16" w:cs="F16"/>
          <w:lang w:val="en-US"/>
        </w:rPr>
        <w:t xml:space="preserve">germplasms </w:t>
      </w:r>
      <w:proofErr w:type="gramStart"/>
      <w:r>
        <w:rPr>
          <w:rFonts w:ascii="F16" w:hAnsi="F16" w:cs="F16"/>
          <w:lang w:val="en-US"/>
        </w:rPr>
        <w:t>during</w:t>
      </w:r>
      <w:proofErr w:type="gramEnd"/>
      <w:r>
        <w:rPr>
          <w:rFonts w:ascii="F16" w:hAnsi="F16" w:cs="F16"/>
          <w:lang w:val="en-US"/>
        </w:rPr>
        <w:t xml:space="preserve"> 300 seconds. Means which share a letter are not signi</w:t>
      </w:r>
      <w:r>
        <w:rPr>
          <w:rFonts w:ascii="F16" w:hAnsi="F16" w:cs="F16"/>
          <w:lang w:val="en-US"/>
        </w:rPr>
        <w:t>fi</w:t>
      </w:r>
      <w:r>
        <w:rPr>
          <w:rFonts w:ascii="F16" w:hAnsi="F16" w:cs="F16"/>
          <w:lang w:val="en-US"/>
        </w:rPr>
        <w:t>cantly different</w:t>
      </w:r>
    </w:p>
    <w:p w14:paraId="0DA0CCAC" w14:textId="77777777" w:rsidR="0056358A" w:rsidRDefault="0056358A" w:rsidP="002A1BC1">
      <w:pPr>
        <w:keepNext/>
      </w:pPr>
      <w:r>
        <w:rPr>
          <w:rFonts w:ascii="F16" w:hAnsi="F16" w:cs="F16"/>
          <w:lang w:val="en-US"/>
        </w:rPr>
        <w:t>(</w:t>
      </w:r>
      <w:r>
        <w:rPr>
          <w:rFonts w:ascii="F57" w:hAnsi="F57" w:cs="F57"/>
          <w:lang w:val="en-US"/>
        </w:rPr>
        <w:t xml:space="preserve">P </w:t>
      </w:r>
      <w:r>
        <w:rPr>
          <w:rFonts w:ascii="F16" w:hAnsi="F16" w:cs="F16"/>
          <w:lang w:val="en-US"/>
        </w:rPr>
        <w:t>&gt; 0.05).</w:t>
      </w:r>
      <w:r w:rsidR="00FB5C91">
        <w:rPr>
          <w:noProof/>
          <w:lang w:val="en-US" w:eastAsia="en-US"/>
        </w:rPr>
        <w:lastRenderedPageBreak/>
        <w:drawing>
          <wp:inline distT="0" distB="0" distL="0" distR="0" wp14:anchorId="510E7C35" wp14:editId="45F030AA">
            <wp:extent cx="5943600" cy="495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1.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C8BD8D2" w14:textId="0BFAAAE3" w:rsidR="0056358A" w:rsidRDefault="0056358A" w:rsidP="0056358A">
      <w:pPr>
        <w:widowControl/>
        <w:rPr>
          <w:rFonts w:ascii="F16" w:hAnsi="F16" w:cs="F16"/>
          <w:lang w:val="en-US"/>
        </w:rPr>
      </w:pPr>
      <w:r>
        <w:rPr>
          <w:rFonts w:ascii="F16" w:hAnsi="F16" w:cs="F16"/>
          <w:lang w:val="en-US"/>
        </w:rPr>
        <w:t>Figure 3.3: Mean (</w:t>
      </w:r>
      <w:r>
        <w:rPr>
          <w:rFonts w:ascii="Calibri" w:hAnsi="Calibri" w:cs="Calibri"/>
          <w:lang w:val="en-US"/>
        </w:rPr>
        <w:t>±</w:t>
      </w:r>
      <w:r>
        <w:rPr>
          <w:rFonts w:ascii="F16" w:hAnsi="F16" w:cs="F16"/>
          <w:lang w:val="en-US"/>
        </w:rPr>
        <w:t>SEM) walking counts recorded of psyllids feeding on di</w:t>
      </w:r>
      <w:r>
        <w:rPr>
          <w:rFonts w:ascii="F16" w:hAnsi="F16" w:cs="F16"/>
          <w:lang w:val="en-US"/>
        </w:rPr>
        <w:t>ff</w:t>
      </w:r>
      <w:r>
        <w:rPr>
          <w:rFonts w:ascii="F16" w:hAnsi="F16" w:cs="F16"/>
          <w:lang w:val="en-US"/>
        </w:rPr>
        <w:t>erent</w:t>
      </w:r>
    </w:p>
    <w:p w14:paraId="1C09F391" w14:textId="75D45591" w:rsidR="0056358A" w:rsidRDefault="0056358A" w:rsidP="0056358A">
      <w:pPr>
        <w:widowControl/>
        <w:rPr>
          <w:rFonts w:ascii="F16" w:hAnsi="F16" w:cs="F16"/>
          <w:lang w:val="en-US"/>
        </w:rPr>
      </w:pPr>
      <w:r>
        <w:rPr>
          <w:rFonts w:ascii="F16" w:hAnsi="F16" w:cs="F16"/>
          <w:lang w:val="en-US"/>
        </w:rPr>
        <w:t xml:space="preserve">germplasms </w:t>
      </w:r>
      <w:proofErr w:type="gramStart"/>
      <w:r>
        <w:rPr>
          <w:rFonts w:ascii="F16" w:hAnsi="F16" w:cs="F16"/>
          <w:lang w:val="en-US"/>
        </w:rPr>
        <w:t>during</w:t>
      </w:r>
      <w:proofErr w:type="gramEnd"/>
      <w:r>
        <w:rPr>
          <w:rFonts w:ascii="F16" w:hAnsi="F16" w:cs="F16"/>
          <w:lang w:val="en-US"/>
        </w:rPr>
        <w:t xml:space="preserve"> 300 seconds. Means which share a letter are not signi</w:t>
      </w:r>
      <w:r>
        <w:rPr>
          <w:rFonts w:ascii="F16" w:hAnsi="F16" w:cs="F16"/>
          <w:lang w:val="en-US"/>
        </w:rPr>
        <w:t>fi</w:t>
      </w:r>
      <w:r>
        <w:rPr>
          <w:rFonts w:ascii="F16" w:hAnsi="F16" w:cs="F16"/>
          <w:lang w:val="en-US"/>
        </w:rPr>
        <w:t>cantly different</w:t>
      </w:r>
    </w:p>
    <w:p w14:paraId="194F2682" w14:textId="77777777" w:rsidR="0056358A" w:rsidRDefault="0056358A" w:rsidP="002A1BC1">
      <w:pPr>
        <w:keepNext/>
      </w:pPr>
      <w:r>
        <w:rPr>
          <w:rFonts w:ascii="F16" w:hAnsi="F16" w:cs="F16"/>
          <w:lang w:val="en-US"/>
        </w:rPr>
        <w:t>(</w:t>
      </w:r>
      <w:r>
        <w:rPr>
          <w:rFonts w:ascii="F57" w:hAnsi="F57" w:cs="F57"/>
          <w:lang w:val="en-US"/>
        </w:rPr>
        <w:t xml:space="preserve">P </w:t>
      </w:r>
      <w:r>
        <w:rPr>
          <w:rFonts w:ascii="F16" w:hAnsi="F16" w:cs="F16"/>
          <w:lang w:val="en-US"/>
        </w:rPr>
        <w:t>&gt; 0.05), indicate interactions between sex and germplasm.</w:t>
      </w:r>
      <w:commentRangeStart w:id="90"/>
      <w:r w:rsidR="00FB5C91">
        <w:rPr>
          <w:noProof/>
          <w:lang w:val="en-US" w:eastAsia="en-US"/>
        </w:rPr>
        <w:lastRenderedPageBreak/>
        <w:drawing>
          <wp:inline distT="0" distB="0" distL="0" distR="0" wp14:anchorId="7C50AD54" wp14:editId="5880AC15">
            <wp:extent cx="5943600" cy="495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commentRangeEnd w:id="90"/>
    </w:p>
    <w:p w14:paraId="35D146B9" w14:textId="7C3680F0" w:rsidR="0056358A" w:rsidRDefault="0056358A" w:rsidP="0056358A">
      <w:pPr>
        <w:widowControl/>
        <w:rPr>
          <w:rFonts w:ascii="F16" w:hAnsi="F16" w:cs="F16"/>
          <w:lang w:val="en-US"/>
        </w:rPr>
      </w:pPr>
      <w:r>
        <w:rPr>
          <w:rFonts w:ascii="F16" w:hAnsi="F16" w:cs="F16"/>
          <w:lang w:val="en-US"/>
        </w:rPr>
        <w:t>Figure 3.4: Mean (</w:t>
      </w:r>
      <w:r w:rsidR="0058284F">
        <w:rPr>
          <w:rFonts w:ascii="Calibri" w:hAnsi="Calibri" w:cs="Calibri"/>
          <w:lang w:val="en-US"/>
        </w:rPr>
        <w:t>±</w:t>
      </w:r>
      <w:r>
        <w:rPr>
          <w:rFonts w:ascii="CMSY10" w:hAnsi="CMSY10" w:cs="CMSY10"/>
          <w:lang w:val="en-US"/>
        </w:rPr>
        <w:t xml:space="preserve"> </w:t>
      </w:r>
      <w:r>
        <w:rPr>
          <w:rFonts w:ascii="F16" w:hAnsi="F16" w:cs="F16"/>
          <w:lang w:val="en-US"/>
        </w:rPr>
        <w:t>SEM) walking duration of psyllids feeding on di</w:t>
      </w:r>
      <w:r>
        <w:rPr>
          <w:rFonts w:ascii="F16" w:hAnsi="F16" w:cs="F16"/>
          <w:lang w:val="en-US"/>
        </w:rPr>
        <w:t>ff</w:t>
      </w:r>
      <w:r>
        <w:rPr>
          <w:rFonts w:ascii="F16" w:hAnsi="F16" w:cs="F16"/>
          <w:lang w:val="en-US"/>
        </w:rPr>
        <w:t>erent germplasms</w:t>
      </w:r>
    </w:p>
    <w:p w14:paraId="3892EDCA" w14:textId="72955E26" w:rsidR="0056358A" w:rsidRDefault="0056358A" w:rsidP="0056358A">
      <w:pPr>
        <w:widowControl/>
        <w:rPr>
          <w:rFonts w:ascii="F16" w:hAnsi="F16" w:cs="F16"/>
          <w:lang w:val="en-US"/>
        </w:rPr>
      </w:pPr>
      <w:proofErr w:type="gramStart"/>
      <w:r>
        <w:rPr>
          <w:rFonts w:ascii="F16" w:hAnsi="F16" w:cs="F16"/>
          <w:lang w:val="en-US"/>
        </w:rPr>
        <w:t>during</w:t>
      </w:r>
      <w:proofErr w:type="gramEnd"/>
      <w:r>
        <w:rPr>
          <w:rFonts w:ascii="F16" w:hAnsi="F16" w:cs="F16"/>
          <w:lang w:val="en-US"/>
        </w:rPr>
        <w:t xml:space="preserve"> 300 seconds. Means which share a letter are not signi</w:t>
      </w:r>
      <w:r>
        <w:rPr>
          <w:rFonts w:ascii="F16" w:hAnsi="F16" w:cs="F16"/>
          <w:lang w:val="en-US"/>
        </w:rPr>
        <w:t>fi</w:t>
      </w:r>
      <w:r>
        <w:rPr>
          <w:rFonts w:ascii="F16" w:hAnsi="F16" w:cs="F16"/>
          <w:lang w:val="en-US"/>
        </w:rPr>
        <w:t>cantly di</w:t>
      </w:r>
      <w:r>
        <w:rPr>
          <w:rFonts w:ascii="F16" w:hAnsi="F16" w:cs="F16"/>
          <w:lang w:val="en-US"/>
        </w:rPr>
        <w:t>ff</w:t>
      </w:r>
      <w:r>
        <w:rPr>
          <w:rFonts w:ascii="F16" w:hAnsi="F16" w:cs="F16"/>
          <w:lang w:val="en-US"/>
        </w:rPr>
        <w:t>erent (</w:t>
      </w:r>
      <w:r>
        <w:rPr>
          <w:rFonts w:ascii="F57" w:hAnsi="F57" w:cs="F57"/>
          <w:lang w:val="en-US"/>
        </w:rPr>
        <w:t xml:space="preserve">P </w:t>
      </w:r>
      <w:r>
        <w:rPr>
          <w:rFonts w:ascii="F16" w:hAnsi="F16" w:cs="F16"/>
          <w:lang w:val="en-US"/>
        </w:rPr>
        <w:t>&gt;</w:t>
      </w:r>
    </w:p>
    <w:p w14:paraId="2C04C434" w14:textId="1F8F26D1" w:rsidR="00FF7506" w:rsidRPr="002A1BC1" w:rsidRDefault="0056358A" w:rsidP="0056358A">
      <w:r>
        <w:rPr>
          <w:rFonts w:ascii="F16" w:hAnsi="F16" w:cs="F16"/>
          <w:lang w:val="en-US"/>
        </w:rPr>
        <w:t>0.05) and indicate di</w:t>
      </w:r>
      <w:r>
        <w:rPr>
          <w:rFonts w:ascii="F16" w:hAnsi="F16" w:cs="F16"/>
          <w:lang w:val="en-US"/>
        </w:rPr>
        <w:t>ff</w:t>
      </w:r>
      <w:r>
        <w:rPr>
          <w:rFonts w:ascii="F16" w:hAnsi="F16" w:cs="F16"/>
          <w:lang w:val="en-US"/>
        </w:rPr>
        <w:t>erences by germplasm.</w:t>
      </w:r>
      <w:r w:rsidR="007B34B4">
        <w:rPr>
          <w:rStyle w:val="CommentReference"/>
        </w:rPr>
        <w:commentReference w:id="90"/>
      </w:r>
    </w:p>
    <w:sectPr w:rsidR="00FF7506" w:rsidRPr="002A1BC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enninger, Erik (erikw@uidaho.edu)" w:date="2018-04-19T09:05:00Z" w:initials="WE(">
    <w:p w14:paraId="505D363C" w14:textId="09B24487" w:rsidR="00397857" w:rsidRDefault="00397857">
      <w:pPr>
        <w:pStyle w:val="CommentText"/>
      </w:pPr>
      <w:r>
        <w:rPr>
          <w:rStyle w:val="CommentReference"/>
        </w:rPr>
        <w:annotationRef/>
      </w:r>
      <w:r>
        <w:rPr>
          <w:lang w:val="en-US"/>
        </w:rPr>
        <w:t>The way you wrote the first sentence is not incorrect, but I think it makes for easier reading if you state results in terms of what was different from what (if that makes sense).</w:t>
      </w:r>
    </w:p>
  </w:comment>
  <w:comment w:id="3" w:author="Fife, Austin (afife@uidaho.edu)" w:date="2018-04-19T19:50:00Z" w:initials="FA(">
    <w:p w14:paraId="134A528E" w14:textId="3602FEAA" w:rsidR="007B4186" w:rsidRPr="007B4186" w:rsidRDefault="007B4186">
      <w:pPr>
        <w:pStyle w:val="CommentText"/>
        <w:rPr>
          <w:lang w:val="en-US"/>
        </w:rPr>
      </w:pPr>
      <w:r>
        <w:rPr>
          <w:rStyle w:val="CommentReference"/>
        </w:rPr>
        <w:annotationRef/>
      </w:r>
      <w:r>
        <w:rPr>
          <w:lang w:val="en-US"/>
        </w:rPr>
        <w:t xml:space="preserve">You mean, focus on what </w:t>
      </w:r>
      <w:r>
        <w:rPr>
          <w:i/>
          <w:lang w:val="en-US"/>
        </w:rPr>
        <w:t xml:space="preserve">was </w:t>
      </w:r>
      <w:r>
        <w:rPr>
          <w:lang w:val="en-US"/>
        </w:rPr>
        <w:t xml:space="preserve">different instead of what </w:t>
      </w:r>
      <w:proofErr w:type="gramStart"/>
      <w:r>
        <w:rPr>
          <w:i/>
          <w:lang w:val="en-US"/>
        </w:rPr>
        <w:t>wasn’t</w:t>
      </w:r>
      <w:r>
        <w:rPr>
          <w:lang w:val="en-US"/>
        </w:rPr>
        <w:t xml:space="preserve">  different</w:t>
      </w:r>
      <w:proofErr w:type="gramEnd"/>
      <w:r>
        <w:rPr>
          <w:lang w:val="en-US"/>
        </w:rPr>
        <w:t>?</w:t>
      </w:r>
    </w:p>
  </w:comment>
  <w:comment w:id="4" w:author="Wenninger, Erik (erikw@uidaho.edu)" w:date="2018-04-20T08:20:00Z" w:initials="WE(">
    <w:p w14:paraId="19973956" w14:textId="26B6C5C6" w:rsidR="00AF1D11" w:rsidRPr="00AF1D11" w:rsidRDefault="00AF1D11">
      <w:pPr>
        <w:pStyle w:val="CommentText"/>
        <w:rPr>
          <w:lang w:val="en-US"/>
        </w:rPr>
      </w:pPr>
      <w:r>
        <w:rPr>
          <w:rStyle w:val="CommentReference"/>
        </w:rPr>
        <w:annotationRef/>
      </w:r>
      <w:r>
        <w:rPr>
          <w:lang w:val="en-US"/>
        </w:rPr>
        <w:t xml:space="preserve">No, I mean that—where you are able—you should say “females laid more eggs on X than Y” rather than saying something like “the model was significant for egg laying.” </w:t>
      </w:r>
    </w:p>
  </w:comment>
  <w:comment w:id="5" w:author="Wenninger, Erik (erikw@uidaho.edu)" w:date="2018-04-19T09:05:00Z" w:initials="WE(">
    <w:p w14:paraId="3BB7FFDD" w14:textId="35DDF7DA" w:rsidR="00397857" w:rsidRPr="00397857" w:rsidRDefault="00397857">
      <w:pPr>
        <w:pStyle w:val="CommentText"/>
        <w:rPr>
          <w:lang w:val="en-US"/>
        </w:rPr>
      </w:pPr>
      <w:r>
        <w:rPr>
          <w:rStyle w:val="CommentReference"/>
        </w:rPr>
        <w:annotationRef/>
      </w:r>
      <w:r>
        <w:rPr>
          <w:lang w:val="en-US"/>
        </w:rPr>
        <w:t>You don’t need to write the stats in the text if they’re already presented in a table</w:t>
      </w:r>
    </w:p>
  </w:comment>
  <w:comment w:id="8" w:author="Wenninger, Erik (erikw@uidaho.edu)" w:date="2018-04-20T08:40:00Z" w:initials="WE(">
    <w:p w14:paraId="6F1FA097" w14:textId="70C4AB87" w:rsidR="0056272C" w:rsidRPr="0056272C" w:rsidRDefault="0056272C">
      <w:pPr>
        <w:pStyle w:val="CommentText"/>
        <w:rPr>
          <w:lang w:val="en-US"/>
        </w:rPr>
      </w:pPr>
      <w:r>
        <w:rPr>
          <w:rStyle w:val="CommentReference"/>
        </w:rPr>
        <w:annotationRef/>
      </w:r>
      <w:r>
        <w:rPr>
          <w:lang w:val="en-US"/>
        </w:rPr>
        <w:t>Are you supposed to abbreviate Figure in this way. You flip back and forth between abbreviating and not abbreviating.</w:t>
      </w:r>
    </w:p>
  </w:comment>
  <w:comment w:id="9" w:author="Fife, Austin (afife@uidaho.edu)" w:date="2018-04-20T10:46:00Z" w:initials="FA(">
    <w:p w14:paraId="35039D54" w14:textId="4AAC60C5" w:rsidR="002F399D" w:rsidRPr="002F399D" w:rsidRDefault="002F399D">
      <w:pPr>
        <w:pStyle w:val="CommentText"/>
        <w:rPr>
          <w:lang w:val="en-US"/>
        </w:rPr>
      </w:pPr>
      <w:r>
        <w:rPr>
          <w:rStyle w:val="CommentReference"/>
        </w:rPr>
        <w:annotationRef/>
      </w:r>
      <w:r>
        <w:rPr>
          <w:lang w:val="en-US"/>
        </w:rPr>
        <w:t>A copy-paste mistake</w:t>
      </w:r>
    </w:p>
  </w:comment>
  <w:comment w:id="10" w:author="Wenninger, Erik (erikw@uidaho.edu)" w:date="2018-04-19T09:18:00Z" w:initials="WE(">
    <w:p w14:paraId="53A87B50" w14:textId="098AD56C" w:rsidR="0043010E" w:rsidRPr="0043010E" w:rsidRDefault="0043010E">
      <w:pPr>
        <w:pStyle w:val="CommentText"/>
        <w:rPr>
          <w:lang w:val="en-US"/>
        </w:rPr>
      </w:pPr>
      <w:r>
        <w:rPr>
          <w:rStyle w:val="CommentReference"/>
        </w:rPr>
        <w:annotationRef/>
      </w:r>
      <w:r>
        <w:rPr>
          <w:lang w:val="en-US"/>
        </w:rPr>
        <w:t>I wrote out the results for probing incidence and duration. Please follow this basic format to write out results for walking incidence and duration (one paragraph) and cleaning (this obviously will be a really short statement that no significant differences were observed).</w:t>
      </w:r>
      <w:r w:rsidR="008450E9">
        <w:rPr>
          <w:lang w:val="en-US"/>
        </w:rPr>
        <w:t xml:space="preserve"> You want to walk the reader step by step through your tables and figs here. </w:t>
      </w:r>
    </w:p>
  </w:comment>
  <w:comment w:id="38" w:author="Wenninger, Erik (erikw@uidaho.edu)" w:date="2018-04-20T08:27:00Z" w:initials="WE(">
    <w:p w14:paraId="08D6DB82" w14:textId="4A5F07A4" w:rsidR="0057274F" w:rsidRPr="0057274F" w:rsidRDefault="0057274F">
      <w:pPr>
        <w:pStyle w:val="CommentText"/>
        <w:rPr>
          <w:lang w:val="en-US"/>
        </w:rPr>
      </w:pPr>
      <w:r>
        <w:rPr>
          <w:rStyle w:val="CommentReference"/>
        </w:rPr>
        <w:annotationRef/>
      </w:r>
      <w:r>
        <w:rPr>
          <w:lang w:val="en-US"/>
        </w:rPr>
        <w:t>and 4LB, right?</w:t>
      </w:r>
    </w:p>
  </w:comment>
  <w:comment w:id="39" w:author="Fife, Austin (afife@uidaho.edu)" w:date="2018-04-20T17:45:00Z" w:initials="FA(">
    <w:p w14:paraId="7FC61A01" w14:textId="6DE09CE9" w:rsidR="0048221F" w:rsidRDefault="0048221F">
      <w:pPr>
        <w:pStyle w:val="CommentText"/>
      </w:pPr>
      <w:r>
        <w:rPr>
          <w:rStyle w:val="CommentReference"/>
        </w:rPr>
        <w:annotationRef/>
      </w:r>
    </w:p>
  </w:comment>
  <w:comment w:id="60" w:author="Wenninger, Erik (erikw@uidaho.edu)" w:date="2018-04-20T08:40:00Z" w:initials="WE(">
    <w:p w14:paraId="670A4B51" w14:textId="3A6744CA" w:rsidR="00536C06" w:rsidRPr="00536C06" w:rsidRDefault="00536C06">
      <w:pPr>
        <w:pStyle w:val="CommentText"/>
        <w:rPr>
          <w:lang w:val="en-US"/>
        </w:rPr>
      </w:pPr>
      <w:r>
        <w:rPr>
          <w:rStyle w:val="CommentReference"/>
        </w:rPr>
        <w:annotationRef/>
      </w:r>
      <w:r>
        <w:rPr>
          <w:lang w:val="en-US"/>
        </w:rPr>
        <w:t>There are lots of significant differences, so it gets a little confusing describing all of them. For walking incidence, I edited it to focus on differences within each sex. I suggest a similar approach to walking duration.</w:t>
      </w:r>
    </w:p>
  </w:comment>
  <w:comment w:id="62" w:author="Wenninger, Erik (erikw@uidaho.edu)" w:date="2018-04-20T08:45:00Z" w:initials="WE(">
    <w:p w14:paraId="26C6D938" w14:textId="077B0AF3" w:rsidR="00536C06" w:rsidRPr="003D1FF4" w:rsidRDefault="00536C06">
      <w:pPr>
        <w:pStyle w:val="CommentText"/>
        <w:rPr>
          <w:lang w:val="en-US"/>
        </w:rPr>
      </w:pPr>
      <w:r>
        <w:rPr>
          <w:rStyle w:val="CommentReference"/>
        </w:rPr>
        <w:annotationRef/>
      </w:r>
      <w:r w:rsidR="003D1FF4">
        <w:rPr>
          <w:lang w:val="en-US"/>
        </w:rPr>
        <w:t>Are you sure all the letters indicating significant differences are correct on this figure? 10LB female looks like it should not be different from RB female, but they have ab and c, respectively, above the means. Please double check all letters.</w:t>
      </w:r>
    </w:p>
  </w:comment>
  <w:comment w:id="65" w:author="Wenninger, Erik (erikw@uidaho.edu)" w:date="2018-04-20T08:47:00Z" w:initials="WE(">
    <w:p w14:paraId="3A132662" w14:textId="4E00D526" w:rsidR="0085688A" w:rsidRPr="0085688A" w:rsidRDefault="0085688A">
      <w:pPr>
        <w:pStyle w:val="CommentText"/>
        <w:rPr>
          <w:lang w:val="en-US"/>
        </w:rPr>
      </w:pPr>
      <w:r>
        <w:rPr>
          <w:rStyle w:val="CommentReference"/>
        </w:rPr>
        <w:annotationRef/>
      </w:r>
      <w:r>
        <w:rPr>
          <w:lang w:val="en-US"/>
        </w:rPr>
        <w:t xml:space="preserve">Elaborate on this. How does host plant affect these behaviors, and does what others saw make sense with your results or not? </w:t>
      </w:r>
    </w:p>
  </w:comment>
  <w:comment w:id="66" w:author="Wenninger, Erik (erikw@uidaho.edu)" w:date="2018-04-20T08:49:00Z" w:initials="WE(">
    <w:p w14:paraId="10FDE2FB" w14:textId="68582E0E" w:rsidR="0085688A" w:rsidRPr="0085688A" w:rsidRDefault="0085688A">
      <w:pPr>
        <w:pStyle w:val="CommentText"/>
        <w:rPr>
          <w:lang w:val="en-US"/>
        </w:rPr>
      </w:pPr>
      <w:r>
        <w:rPr>
          <w:rStyle w:val="CommentReference"/>
        </w:rPr>
        <w:annotationRef/>
      </w:r>
      <w:r>
        <w:rPr>
          <w:lang w:val="en-US"/>
        </w:rPr>
        <w:t>in what way?</w:t>
      </w:r>
    </w:p>
  </w:comment>
  <w:comment w:id="67" w:author="Wenninger, Erik (erikw@uidaho.edu)" w:date="2018-04-20T08:55:00Z" w:initials="WE(">
    <w:p w14:paraId="444BA60C" w14:textId="62DBD325" w:rsidR="002F2137" w:rsidRPr="002F2137" w:rsidRDefault="002F2137">
      <w:pPr>
        <w:pStyle w:val="CommentText"/>
        <w:rPr>
          <w:lang w:val="en-US"/>
        </w:rPr>
      </w:pPr>
      <w:r>
        <w:rPr>
          <w:rStyle w:val="CommentReference"/>
        </w:rPr>
        <w:annotationRef/>
      </w:r>
      <w:r>
        <w:rPr>
          <w:lang w:val="en-US"/>
        </w:rPr>
        <w:t xml:space="preserve">Again, provide more detail here. What were the differences? More probing on susceptible germplasm? Less? Were these results similar to yours? Did they use any of the same germplasms you used? Did they identify their haplotype? </w:t>
      </w:r>
      <w:r w:rsidR="008F51B8">
        <w:rPr>
          <w:lang w:val="en-US"/>
        </w:rPr>
        <w:t>Haplotypes were only recently discovered, and many earlier references didn’t mention it. Since you know your haplotype, you need to state this (in Methods, but also in discussion), and comment on whether you might expect different results with different haplotypes.</w:t>
      </w:r>
    </w:p>
  </w:comment>
  <w:comment w:id="68" w:author="Fife, Austin (afife@uidaho.edu)" w:date="2018-04-19T22:02:00Z" w:initials="FA(">
    <w:p w14:paraId="27F3B40F" w14:textId="50DF97CF" w:rsidR="00F53EC1" w:rsidRPr="00F53EC1" w:rsidRDefault="00F53EC1">
      <w:pPr>
        <w:pStyle w:val="CommentText"/>
        <w:rPr>
          <w:lang w:val="en-US"/>
        </w:rPr>
      </w:pPr>
      <w:r>
        <w:rPr>
          <w:rStyle w:val="CommentReference"/>
        </w:rPr>
        <w:annotationRef/>
      </w:r>
      <w:r>
        <w:rPr>
          <w:lang w:val="en-US"/>
        </w:rPr>
        <w:t>Should we talk about why we made the effort to keep leaves attached to the plants during our assays?</w:t>
      </w:r>
    </w:p>
  </w:comment>
  <w:comment w:id="69" w:author="Wenninger, Erik (erikw@uidaho.edu)" w:date="2018-04-20T08:55:00Z" w:initials="WE(">
    <w:p w14:paraId="7DD18963" w14:textId="4AF56C61" w:rsidR="002F2137" w:rsidRPr="002F2137" w:rsidRDefault="002F2137">
      <w:pPr>
        <w:pStyle w:val="CommentText"/>
        <w:rPr>
          <w:lang w:val="en-US"/>
        </w:rPr>
      </w:pPr>
      <w:r>
        <w:rPr>
          <w:rStyle w:val="CommentReference"/>
        </w:rPr>
        <w:annotationRef/>
      </w:r>
      <w:r>
        <w:rPr>
          <w:lang w:val="en-US"/>
        </w:rPr>
        <w:t>Yes</w:t>
      </w:r>
    </w:p>
  </w:comment>
  <w:comment w:id="70" w:author="Wenninger, Erik (erikw@uidaho.edu)" w:date="2018-04-19T10:00:00Z" w:initials="WE(">
    <w:p w14:paraId="180F2480" w14:textId="00B8FACC" w:rsidR="005E5FB8" w:rsidRPr="005E5FB8" w:rsidRDefault="005E5FB8">
      <w:pPr>
        <w:pStyle w:val="CommentText"/>
        <w:rPr>
          <w:lang w:val="en-US"/>
        </w:rPr>
      </w:pPr>
      <w:r>
        <w:rPr>
          <w:rStyle w:val="CommentReference"/>
        </w:rPr>
        <w:annotationRef/>
      </w:r>
      <w:r>
        <w:rPr>
          <w:lang w:val="en-US"/>
        </w:rPr>
        <w:t>What was the first possible explanation?</w:t>
      </w:r>
    </w:p>
  </w:comment>
  <w:comment w:id="71" w:author="Fife, Austin (afife@uidaho.edu)" w:date="2018-04-19T21:50:00Z" w:initials="FA(">
    <w:p w14:paraId="498326E0" w14:textId="57488415" w:rsidR="009F6AA3" w:rsidRPr="009F6AA3" w:rsidRDefault="009F6AA3">
      <w:pPr>
        <w:pStyle w:val="CommentText"/>
        <w:rPr>
          <w:lang w:val="en-US"/>
        </w:rPr>
      </w:pPr>
      <w:r>
        <w:rPr>
          <w:rStyle w:val="CommentReference"/>
        </w:rPr>
        <w:annotationRef/>
      </w:r>
      <w:r>
        <w:rPr>
          <w:lang w:val="en-US"/>
        </w:rPr>
        <w:t>I have read many other papers with similar themes, how many should I include here?</w:t>
      </w:r>
    </w:p>
  </w:comment>
  <w:comment w:id="72" w:author="Fife, Austin (afife@uidaho.edu)" w:date="2018-04-19T22:08:00Z" w:initials="FA(">
    <w:p w14:paraId="4985F635" w14:textId="23097FC0" w:rsidR="00830E8B" w:rsidRPr="00830E8B" w:rsidRDefault="00830E8B">
      <w:pPr>
        <w:pStyle w:val="CommentText"/>
        <w:rPr>
          <w:lang w:val="en-US"/>
        </w:rPr>
      </w:pPr>
      <w:r>
        <w:rPr>
          <w:rStyle w:val="CommentReference"/>
        </w:rPr>
        <w:annotationRef/>
      </w:r>
      <w:r>
        <w:rPr>
          <w:lang w:val="en-US"/>
        </w:rPr>
        <w:t>Should we flesh this thought out more, or eliminate it?</w:t>
      </w:r>
    </w:p>
  </w:comment>
  <w:comment w:id="73" w:author="Wenninger, Erik (erikw@uidaho.edu)" w:date="2018-04-20T09:00:00Z" w:initials="WE(">
    <w:p w14:paraId="6DFCE1FF" w14:textId="0DD5AFB5" w:rsidR="008F51B8" w:rsidRPr="008F51B8" w:rsidRDefault="008F51B8">
      <w:pPr>
        <w:pStyle w:val="CommentText"/>
        <w:rPr>
          <w:lang w:val="en-US"/>
        </w:rPr>
      </w:pPr>
      <w:r>
        <w:rPr>
          <w:rStyle w:val="CommentReference"/>
        </w:rPr>
        <w:annotationRef/>
      </w:r>
      <w:r>
        <w:rPr>
          <w:lang w:val="en-US"/>
        </w:rPr>
        <w:t xml:space="preserve">I think it’s worth mentioning here briefly. I think it is that same Wenninger et al. 2009 reference in which we found female D. </w:t>
      </w:r>
      <w:proofErr w:type="spellStart"/>
      <w:r>
        <w:rPr>
          <w:lang w:val="en-US"/>
        </w:rPr>
        <w:t>citri</w:t>
      </w:r>
      <w:proofErr w:type="spellEnd"/>
      <w:r>
        <w:rPr>
          <w:lang w:val="en-US"/>
        </w:rPr>
        <w:t xml:space="preserve"> to show stronger responses to plant cues, so it wouldn’t be surprising to me if female potato psyllids are also more responsive to plants. They need to eat more and to find oviposition sites. Males mostly just need to find females. </w:t>
      </w:r>
    </w:p>
  </w:comment>
  <w:comment w:id="74" w:author="Wenninger, Erik (erikw@uidaho.edu)" w:date="2018-04-20T09:02:00Z" w:initials="WE(">
    <w:p w14:paraId="59C2767D" w14:textId="4ECF344E" w:rsidR="008F51B8" w:rsidRPr="008F51B8" w:rsidRDefault="008F51B8">
      <w:pPr>
        <w:pStyle w:val="CommentText"/>
        <w:rPr>
          <w:lang w:val="en-US"/>
        </w:rPr>
      </w:pPr>
      <w:r>
        <w:rPr>
          <w:rStyle w:val="CommentReference"/>
        </w:rPr>
        <w:annotationRef/>
      </w:r>
      <w:r>
        <w:rPr>
          <w:lang w:val="en-US"/>
        </w:rPr>
        <w:t>Do you mean non-Lso-infected males??</w:t>
      </w:r>
    </w:p>
  </w:comment>
  <w:comment w:id="75" w:author="Wenninger, Erik (erikw@uidaho.edu)" w:date="2018-04-20T09:04:00Z" w:initials="WE(">
    <w:p w14:paraId="62879B8F" w14:textId="62A31AC6" w:rsidR="008F51B8" w:rsidRPr="008F51B8" w:rsidRDefault="008F51B8">
      <w:pPr>
        <w:pStyle w:val="CommentText"/>
        <w:rPr>
          <w:lang w:val="en-US"/>
        </w:rPr>
      </w:pPr>
      <w:r>
        <w:rPr>
          <w:rStyle w:val="CommentReference"/>
        </w:rPr>
        <w:annotationRef/>
      </w:r>
      <w:r>
        <w:rPr>
          <w:lang w:val="en-US"/>
        </w:rPr>
        <w:t>Please clarify</w:t>
      </w:r>
    </w:p>
  </w:comment>
  <w:comment w:id="76" w:author="Wenninger, Erik (erikw@uidaho.edu)" w:date="2018-04-19T10:16:00Z" w:initials="WE(">
    <w:p w14:paraId="140D388C" w14:textId="4C8EEBC0" w:rsidR="001108DD" w:rsidRPr="001108DD" w:rsidRDefault="001108DD">
      <w:pPr>
        <w:pStyle w:val="CommentText"/>
        <w:rPr>
          <w:lang w:val="en-US"/>
        </w:rPr>
      </w:pPr>
      <w:r>
        <w:rPr>
          <w:rStyle w:val="CommentReference"/>
        </w:rPr>
        <w:annotationRef/>
      </w:r>
      <w:r>
        <w:rPr>
          <w:lang w:val="en-US"/>
        </w:rPr>
        <w:t xml:space="preserve">This could very well be what is going on. Is this similar to what Butler found? </w:t>
      </w:r>
    </w:p>
  </w:comment>
  <w:comment w:id="77" w:author="Fife, Austin (afife@uidaho.edu)" w:date="2018-04-19T21:52:00Z" w:initials="FA(">
    <w:p w14:paraId="5546E34C" w14:textId="5227DDE0" w:rsidR="00F04BCE" w:rsidRPr="00F04BCE" w:rsidRDefault="00F04BCE">
      <w:pPr>
        <w:pStyle w:val="CommentText"/>
        <w:rPr>
          <w:lang w:val="en-US"/>
        </w:rPr>
      </w:pPr>
      <w:r>
        <w:rPr>
          <w:rStyle w:val="CommentReference"/>
        </w:rPr>
        <w:annotationRef/>
      </w:r>
      <w:r>
        <w:rPr>
          <w:lang w:val="en-US"/>
        </w:rPr>
        <w:t>Temporary header</w:t>
      </w:r>
    </w:p>
  </w:comment>
  <w:comment w:id="78" w:author="Wenninger, Erik (erikw@uidaho.edu)" w:date="2018-04-20T08:53:00Z" w:initials="WE(">
    <w:p w14:paraId="162495CC" w14:textId="4827B28F" w:rsidR="0085688A" w:rsidRPr="0085688A" w:rsidRDefault="0085688A">
      <w:pPr>
        <w:pStyle w:val="CommentText"/>
        <w:rPr>
          <w:lang w:val="en-US"/>
        </w:rPr>
      </w:pPr>
      <w:r>
        <w:rPr>
          <w:rStyle w:val="CommentReference"/>
        </w:rPr>
        <w:annotationRef/>
      </w:r>
      <w:r>
        <w:rPr>
          <w:lang w:val="en-US"/>
        </w:rPr>
        <w:t>Table titles need to be above the table. Only footnotes go below table.</w:t>
      </w:r>
    </w:p>
  </w:comment>
  <w:comment w:id="82" w:author="Fife, Austin (afife@uidaho.edu)" w:date="2018-04-20T17:22:00Z" w:initials="FA(">
    <w:p w14:paraId="4BAA1E1B" w14:textId="5C6C59F5" w:rsidR="0056358A" w:rsidRPr="0056358A" w:rsidRDefault="0056358A">
      <w:pPr>
        <w:pStyle w:val="CommentText"/>
        <w:rPr>
          <w:lang w:val="en-US"/>
        </w:rPr>
      </w:pPr>
      <w:r>
        <w:rPr>
          <w:rStyle w:val="CommentReference"/>
        </w:rPr>
        <w:annotationRef/>
      </w:r>
      <w:r>
        <w:rPr>
          <w:lang w:val="en-US"/>
        </w:rPr>
        <w:t>Done</w:t>
      </w:r>
    </w:p>
  </w:comment>
  <w:comment w:id="79" w:author="Wenninger, Erik (erikw@uidaho.edu)" w:date="2018-04-19T10:06:00Z" w:initials="WE(">
    <w:p w14:paraId="35C3ACD8" w14:textId="224AA133" w:rsidR="005E5FB8" w:rsidRPr="005E5FB8" w:rsidRDefault="005E5FB8">
      <w:pPr>
        <w:pStyle w:val="CommentText"/>
        <w:rPr>
          <w:lang w:val="en-US"/>
        </w:rPr>
      </w:pPr>
      <w:r>
        <w:rPr>
          <w:rStyle w:val="CommentReference"/>
        </w:rPr>
        <w:annotationRef/>
      </w:r>
      <w:r>
        <w:rPr>
          <w:lang w:val="en-US"/>
        </w:rPr>
        <w:t>I would be more specific with the title. Something like... Table 3.1. Wald’s X2 tests comparing psyllid probing, walking, and cleaning behaviors between sexes and among four germplasms (list the germplasms). Your tables and figs should more or less be able to stand on their own without the reader needing to dig through the text to understand them.</w:t>
      </w:r>
    </w:p>
  </w:comment>
  <w:comment w:id="80" w:author="Fife, Austin (afife@uidaho.edu)" w:date="2018-04-19T20:10:00Z" w:initials="FA(">
    <w:p w14:paraId="3C922709" w14:textId="0992B1B3" w:rsidR="00080F08" w:rsidRPr="00080F08" w:rsidRDefault="00080F08">
      <w:pPr>
        <w:pStyle w:val="CommentText"/>
        <w:rPr>
          <w:lang w:val="en-US"/>
        </w:rPr>
      </w:pPr>
      <w:r>
        <w:rPr>
          <w:rStyle w:val="CommentReference"/>
        </w:rPr>
        <w:annotationRef/>
      </w:r>
      <w:r>
        <w:rPr>
          <w:lang w:val="en-US"/>
        </w:rPr>
        <w:t>Updated</w:t>
      </w:r>
    </w:p>
  </w:comment>
  <w:comment w:id="81" w:author="Wenninger, Erik (erikw@uidaho.edu)" w:date="2018-04-19T08:41:00Z" w:initials="WE(">
    <w:p w14:paraId="18EEA677" w14:textId="4BBADA80" w:rsidR="00E13198" w:rsidRPr="00E13198" w:rsidRDefault="00E13198">
      <w:pPr>
        <w:pStyle w:val="CommentText"/>
        <w:rPr>
          <w:lang w:val="en-US"/>
        </w:rPr>
      </w:pPr>
      <w:r>
        <w:rPr>
          <w:rStyle w:val="CommentReference"/>
        </w:rPr>
        <w:annotationRef/>
      </w:r>
      <w:r>
        <w:rPr>
          <w:lang w:val="en-US"/>
        </w:rPr>
        <w:t>Change “Variety” to “Germplasm”</w:t>
      </w:r>
    </w:p>
  </w:comment>
  <w:comment w:id="84" w:author="Wenninger, Erik (erikw@uidaho.edu)" w:date="2018-04-20T08:50:00Z" w:initials="WE(">
    <w:p w14:paraId="16EB64B4" w14:textId="498EE870" w:rsidR="0085688A" w:rsidRPr="0085688A" w:rsidRDefault="0085688A">
      <w:pPr>
        <w:pStyle w:val="CommentText"/>
        <w:rPr>
          <w:lang w:val="en-US"/>
        </w:rPr>
      </w:pPr>
      <w:r>
        <w:rPr>
          <w:rStyle w:val="CommentReference"/>
        </w:rPr>
        <w:annotationRef/>
      </w:r>
      <w:r>
        <w:rPr>
          <w:lang w:val="en-US"/>
        </w:rPr>
        <w:t xml:space="preserve">This should be Table 3.1. The header row should say N (females) .... N (total). Otherwise it’s not immediately clear how the “Females” and “Males” columns relate to the last column. Move the table title above the table. </w:t>
      </w:r>
    </w:p>
  </w:comment>
  <w:comment w:id="83" w:author="Fife, Austin (afife@uidaho.edu)" w:date="2018-04-20T16:57:00Z" w:initials="FA(">
    <w:p w14:paraId="00C3CFFE" w14:textId="5CF7DDE0" w:rsidR="005431F7" w:rsidRPr="005431F7" w:rsidRDefault="005431F7">
      <w:pPr>
        <w:pStyle w:val="CommentText"/>
        <w:rPr>
          <w:lang w:val="en-US"/>
        </w:rPr>
      </w:pPr>
      <w:r>
        <w:rPr>
          <w:rStyle w:val="CommentReference"/>
        </w:rPr>
        <w:annotationRef/>
      </w:r>
      <w:r>
        <w:rPr>
          <w:lang w:val="en-US"/>
        </w:rPr>
        <w:t>Fixed</w:t>
      </w:r>
    </w:p>
  </w:comment>
  <w:comment w:id="85" w:author="Fife, Austin (afife@uidaho.edu)" w:date="2018-04-19T20:29:00Z" w:initials="FA(">
    <w:p w14:paraId="52DBF226" w14:textId="66100639" w:rsidR="006D6277" w:rsidRPr="006D6277" w:rsidRDefault="006D6277">
      <w:pPr>
        <w:pStyle w:val="CommentText"/>
        <w:rPr>
          <w:lang w:val="en-US"/>
        </w:rPr>
      </w:pPr>
      <w:r>
        <w:rPr>
          <w:rStyle w:val="CommentReference"/>
        </w:rPr>
        <w:annotationRef/>
      </w:r>
      <w:r>
        <w:rPr>
          <w:lang w:val="en-US"/>
        </w:rPr>
        <w:t>New table of N values</w:t>
      </w:r>
    </w:p>
  </w:comment>
  <w:comment w:id="86" w:author="Wenninger, Erik (erikw@uidaho.edu)" w:date="2018-04-20T09:10:00Z" w:initials="WE(">
    <w:p w14:paraId="1573CDCC" w14:textId="61D645A9" w:rsidR="007B34B4" w:rsidRPr="007B34B4" w:rsidRDefault="007B34B4">
      <w:pPr>
        <w:pStyle w:val="CommentText"/>
        <w:rPr>
          <w:lang w:val="en-US"/>
        </w:rPr>
      </w:pPr>
      <w:r>
        <w:rPr>
          <w:rStyle w:val="CommentReference"/>
        </w:rPr>
        <w:annotationRef/>
      </w:r>
      <w:r>
        <w:rPr>
          <w:lang w:val="en-US"/>
        </w:rPr>
        <w:t>Can you include figure legends in this Word doc so I can more easily edit the text?</w:t>
      </w:r>
    </w:p>
  </w:comment>
  <w:comment w:id="87" w:author="Fife, Austin (afife@uidaho.edu)" w:date="2018-04-20T10:49:00Z" w:initials="FA(">
    <w:p w14:paraId="4D1817BB" w14:textId="20390728" w:rsidR="002F399D" w:rsidRPr="002F399D" w:rsidRDefault="002F399D">
      <w:pPr>
        <w:pStyle w:val="CommentText"/>
        <w:rPr>
          <w:lang w:val="en-US"/>
        </w:rPr>
      </w:pPr>
      <w:r>
        <w:rPr>
          <w:rStyle w:val="CommentReference"/>
        </w:rPr>
        <w:annotationRef/>
      </w:r>
      <w:r>
        <w:rPr>
          <w:lang w:val="en-US"/>
        </w:rPr>
        <w:t xml:space="preserve">I will </w:t>
      </w:r>
      <w:proofErr w:type="gramStart"/>
      <w:r>
        <w:rPr>
          <w:lang w:val="en-US"/>
        </w:rPr>
        <w:t>look into</w:t>
      </w:r>
      <w:proofErr w:type="gramEnd"/>
      <w:r>
        <w:rPr>
          <w:lang w:val="en-US"/>
        </w:rPr>
        <w:t xml:space="preserve"> it, these are actually screen shots from the latex program, which compiles as a PDF</w:t>
      </w:r>
    </w:p>
  </w:comment>
  <w:comment w:id="89" w:author="Fife, Austin (afife@uidaho.edu)" w:date="2018-04-20T17:29:00Z" w:initials="FA(">
    <w:p w14:paraId="4037BA2D" w14:textId="56669182" w:rsidR="004A5319" w:rsidRPr="004A5319" w:rsidRDefault="004A5319">
      <w:pPr>
        <w:pStyle w:val="CommentText"/>
        <w:rPr>
          <w:lang w:val="en-US"/>
        </w:rPr>
      </w:pPr>
      <w:r>
        <w:rPr>
          <w:rStyle w:val="CommentReference"/>
        </w:rPr>
        <w:annotationRef/>
      </w:r>
      <w:r>
        <w:rPr>
          <w:lang w:val="en-US"/>
        </w:rPr>
        <w:t>Done</w:t>
      </w:r>
    </w:p>
  </w:comment>
  <w:comment w:id="88" w:author="Fife, Austin (afife@uidaho.edu)" w:date="2018-04-19T20:42:00Z" w:initials="FA(">
    <w:p w14:paraId="06BC758B" w14:textId="2A3F663C" w:rsidR="00FB5C91" w:rsidRPr="00FB5C91" w:rsidRDefault="00FB5C91">
      <w:pPr>
        <w:pStyle w:val="CommentText"/>
        <w:rPr>
          <w:lang w:val="en-US"/>
        </w:rPr>
      </w:pPr>
      <w:r>
        <w:rPr>
          <w:rStyle w:val="CommentReference"/>
        </w:rPr>
        <w:annotationRef/>
      </w:r>
      <w:r>
        <w:rPr>
          <w:lang w:val="en-US"/>
        </w:rPr>
        <w:t xml:space="preserve">Updated </w:t>
      </w:r>
      <w:proofErr w:type="gramStart"/>
      <w:r>
        <w:rPr>
          <w:lang w:val="en-US"/>
        </w:rPr>
        <w:t>all of</w:t>
      </w:r>
      <w:proofErr w:type="gramEnd"/>
      <w:r>
        <w:rPr>
          <w:lang w:val="en-US"/>
        </w:rPr>
        <w:t xml:space="preserve"> the Figures as well</w:t>
      </w:r>
    </w:p>
  </w:comment>
  <w:comment w:id="90" w:author="Wenninger, Erik (erikw@uidaho.edu)" w:date="2018-04-20T09:10:00Z" w:initials="WE(">
    <w:p w14:paraId="743B5E86" w14:textId="27B74283" w:rsidR="007B34B4" w:rsidRPr="007B34B4" w:rsidRDefault="007B34B4">
      <w:pPr>
        <w:pStyle w:val="CommentText"/>
        <w:rPr>
          <w:lang w:val="en-US"/>
        </w:rPr>
      </w:pPr>
      <w:r>
        <w:rPr>
          <w:rStyle w:val="CommentReference"/>
        </w:rPr>
        <w:annotationRef/>
      </w:r>
      <w:r>
        <w:rPr>
          <w:lang w:val="en-US"/>
        </w:rPr>
        <w:t>These letters indicating significant differences do not seem correct. See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5D363C" w15:done="1"/>
  <w15:commentEx w15:paraId="134A528E" w15:paraIdParent="505D363C" w15:done="1"/>
  <w15:commentEx w15:paraId="19973956" w15:paraIdParent="505D363C" w15:done="1"/>
  <w15:commentEx w15:paraId="3BB7FFDD" w15:done="1"/>
  <w15:commentEx w15:paraId="6F1FA097" w15:done="1"/>
  <w15:commentEx w15:paraId="35039D54" w15:paraIdParent="6F1FA097" w15:done="1"/>
  <w15:commentEx w15:paraId="53A87B50" w15:done="1"/>
  <w15:commentEx w15:paraId="08D6DB82" w15:done="0"/>
  <w15:commentEx w15:paraId="7FC61A01" w15:paraIdParent="08D6DB82" w15:done="0"/>
  <w15:commentEx w15:paraId="670A4B51" w15:done="0"/>
  <w15:commentEx w15:paraId="26C6D938" w15:done="0"/>
  <w15:commentEx w15:paraId="3A132662" w15:done="0"/>
  <w15:commentEx w15:paraId="10FDE2FB" w15:done="0"/>
  <w15:commentEx w15:paraId="444BA60C" w15:done="0"/>
  <w15:commentEx w15:paraId="27F3B40F" w15:done="0"/>
  <w15:commentEx w15:paraId="7DD18963" w15:paraIdParent="27F3B40F" w15:done="0"/>
  <w15:commentEx w15:paraId="180F2480" w15:done="1"/>
  <w15:commentEx w15:paraId="498326E0" w15:done="0"/>
  <w15:commentEx w15:paraId="4985F635" w15:done="0"/>
  <w15:commentEx w15:paraId="6DFCE1FF" w15:paraIdParent="4985F635" w15:done="0"/>
  <w15:commentEx w15:paraId="59C2767D" w15:done="0"/>
  <w15:commentEx w15:paraId="62879B8F" w15:done="0"/>
  <w15:commentEx w15:paraId="140D388C" w15:done="0"/>
  <w15:commentEx w15:paraId="5546E34C" w15:done="0"/>
  <w15:commentEx w15:paraId="162495CC" w15:done="1"/>
  <w15:commentEx w15:paraId="4BAA1E1B" w15:paraIdParent="162495CC" w15:done="1"/>
  <w15:commentEx w15:paraId="35C3ACD8" w15:done="1"/>
  <w15:commentEx w15:paraId="3C922709" w15:paraIdParent="35C3ACD8" w15:done="1"/>
  <w15:commentEx w15:paraId="18EEA677" w15:done="1"/>
  <w15:commentEx w15:paraId="16EB64B4" w15:done="1"/>
  <w15:commentEx w15:paraId="00C3CFFE" w15:paraIdParent="16EB64B4" w15:done="1"/>
  <w15:commentEx w15:paraId="52DBF226" w15:done="1"/>
  <w15:commentEx w15:paraId="1573CDCC" w15:done="1"/>
  <w15:commentEx w15:paraId="4D1817BB" w15:paraIdParent="1573CDCC" w15:done="1"/>
  <w15:commentEx w15:paraId="4037BA2D" w15:paraIdParent="1573CDCC" w15:done="1"/>
  <w15:commentEx w15:paraId="06BC758B" w15:done="1"/>
  <w15:commentEx w15:paraId="743B5E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5D363C" w16cid:durableId="1E834DBD"/>
  <w16cid:commentId w16cid:paraId="134A528E" w16cid:durableId="1E837191"/>
  <w16cid:commentId w16cid:paraId="19973956" w16cid:durableId="1E84435B"/>
  <w16cid:commentId w16cid:paraId="3BB7FFDD" w16cid:durableId="1E834DBE"/>
  <w16cid:commentId w16cid:paraId="6F1FA097" w16cid:durableId="1E84435D"/>
  <w16cid:commentId w16cid:paraId="35039D54" w16cid:durableId="1E84438C"/>
  <w16cid:commentId w16cid:paraId="53A87B50" w16cid:durableId="1E834DBF"/>
  <w16cid:commentId w16cid:paraId="08D6DB82" w16cid:durableId="1E84435F"/>
  <w16cid:commentId w16cid:paraId="7FC61A01" w16cid:durableId="1E84A5B3"/>
  <w16cid:commentId w16cid:paraId="670A4B51" w16cid:durableId="1E844360"/>
  <w16cid:commentId w16cid:paraId="26C6D938" w16cid:durableId="1E844361"/>
  <w16cid:commentId w16cid:paraId="3A132662" w16cid:durableId="1E844362"/>
  <w16cid:commentId w16cid:paraId="10FDE2FB" w16cid:durableId="1E844363"/>
  <w16cid:commentId w16cid:paraId="444BA60C" w16cid:durableId="1E844364"/>
  <w16cid:commentId w16cid:paraId="27F3B40F" w16cid:durableId="1E839085"/>
  <w16cid:commentId w16cid:paraId="7DD18963" w16cid:durableId="1E844366"/>
  <w16cid:commentId w16cid:paraId="180F2480" w16cid:durableId="1E834DC5"/>
  <w16cid:commentId w16cid:paraId="498326E0" w16cid:durableId="1E838DB9"/>
  <w16cid:commentId w16cid:paraId="4985F635" w16cid:durableId="1E8391E9"/>
  <w16cid:commentId w16cid:paraId="6DFCE1FF" w16cid:durableId="1E84436A"/>
  <w16cid:commentId w16cid:paraId="59C2767D" w16cid:durableId="1E84436B"/>
  <w16cid:commentId w16cid:paraId="62879B8F" w16cid:durableId="1E84436C"/>
  <w16cid:commentId w16cid:paraId="140D388C" w16cid:durableId="1E834DC7"/>
  <w16cid:commentId w16cid:paraId="5546E34C" w16cid:durableId="1E838E29"/>
  <w16cid:commentId w16cid:paraId="162495CC" w16cid:durableId="1E84436F"/>
  <w16cid:commentId w16cid:paraId="4BAA1E1B" w16cid:durableId="1E84A066"/>
  <w16cid:commentId w16cid:paraId="35C3ACD8" w16cid:durableId="1E834DC8"/>
  <w16cid:commentId w16cid:paraId="3C922709" w16cid:durableId="1E837624"/>
  <w16cid:commentId w16cid:paraId="18EEA677" w16cid:durableId="1E834DC9"/>
  <w16cid:commentId w16cid:paraId="00C3CFFE" w16cid:durableId="1E849A8B"/>
  <w16cid:commentId w16cid:paraId="1573CDCC" w16cid:durableId="1E844375"/>
  <w16cid:commentId w16cid:paraId="4D1817BB" w16cid:durableId="1E84443C"/>
  <w16cid:commentId w16cid:paraId="4037BA2D" w16cid:durableId="1E84A1F2"/>
  <w16cid:commentId w16cid:paraId="06BC758B" w16cid:durableId="1E837DB5"/>
  <w16cid:commentId w16cid:paraId="743B5E86" w16cid:durableId="1E8443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57">
    <w:altName w:val="Calibri"/>
    <w:panose1 w:val="00000000000000000000"/>
    <w:charset w:val="00"/>
    <w:family w:val="swiss"/>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nninger, Erik (erikw@uidaho.edu)">
    <w15:presenceInfo w15:providerId="AD" w15:userId="S-1-5-21-1250867033-1957335978-1359177354-169127"/>
  </w15:person>
  <w15:person w15:author="Fife, Austin (afife@uidaho.edu)">
    <w15:presenceInfo w15:providerId="AD" w15:userId="S-1-5-21-81499346-1765081996-3051211407-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FE6"/>
    <w:rsid w:val="00000ACB"/>
    <w:rsid w:val="00012664"/>
    <w:rsid w:val="00015E3B"/>
    <w:rsid w:val="00023B51"/>
    <w:rsid w:val="00023CC2"/>
    <w:rsid w:val="000256D0"/>
    <w:rsid w:val="00042008"/>
    <w:rsid w:val="000447F6"/>
    <w:rsid w:val="00061225"/>
    <w:rsid w:val="00080768"/>
    <w:rsid w:val="00080F08"/>
    <w:rsid w:val="000A44A3"/>
    <w:rsid w:val="000C293E"/>
    <w:rsid w:val="000D5989"/>
    <w:rsid w:val="001108DD"/>
    <w:rsid w:val="00130F07"/>
    <w:rsid w:val="00135987"/>
    <w:rsid w:val="00137F34"/>
    <w:rsid w:val="00140088"/>
    <w:rsid w:val="00152FE6"/>
    <w:rsid w:val="0015713D"/>
    <w:rsid w:val="0016662D"/>
    <w:rsid w:val="001A1AA9"/>
    <w:rsid w:val="001C47ED"/>
    <w:rsid w:val="001C793C"/>
    <w:rsid w:val="001D2B33"/>
    <w:rsid w:val="001E0776"/>
    <w:rsid w:val="001E23F1"/>
    <w:rsid w:val="001E71FD"/>
    <w:rsid w:val="001F6091"/>
    <w:rsid w:val="0021035F"/>
    <w:rsid w:val="002211E7"/>
    <w:rsid w:val="00227C31"/>
    <w:rsid w:val="00236BAF"/>
    <w:rsid w:val="00241F63"/>
    <w:rsid w:val="00250405"/>
    <w:rsid w:val="00253082"/>
    <w:rsid w:val="002540E8"/>
    <w:rsid w:val="00270C49"/>
    <w:rsid w:val="00273A93"/>
    <w:rsid w:val="0027490E"/>
    <w:rsid w:val="002840A7"/>
    <w:rsid w:val="002A1BC1"/>
    <w:rsid w:val="002A6489"/>
    <w:rsid w:val="002E70DE"/>
    <w:rsid w:val="002F0325"/>
    <w:rsid w:val="002F2137"/>
    <w:rsid w:val="002F399D"/>
    <w:rsid w:val="003474F2"/>
    <w:rsid w:val="00361465"/>
    <w:rsid w:val="00373A58"/>
    <w:rsid w:val="003743B8"/>
    <w:rsid w:val="00382F48"/>
    <w:rsid w:val="003857AC"/>
    <w:rsid w:val="003959AF"/>
    <w:rsid w:val="00397857"/>
    <w:rsid w:val="003B4615"/>
    <w:rsid w:val="003B4B42"/>
    <w:rsid w:val="003D085F"/>
    <w:rsid w:val="003D1FF4"/>
    <w:rsid w:val="003F5EFB"/>
    <w:rsid w:val="003F62B4"/>
    <w:rsid w:val="004064F0"/>
    <w:rsid w:val="00411B79"/>
    <w:rsid w:val="0043010E"/>
    <w:rsid w:val="00432ED8"/>
    <w:rsid w:val="00450A59"/>
    <w:rsid w:val="00457EA3"/>
    <w:rsid w:val="00462E79"/>
    <w:rsid w:val="0046443F"/>
    <w:rsid w:val="00472030"/>
    <w:rsid w:val="0047468A"/>
    <w:rsid w:val="00476CAF"/>
    <w:rsid w:val="0048221F"/>
    <w:rsid w:val="00492AB8"/>
    <w:rsid w:val="00495C2D"/>
    <w:rsid w:val="004A0EF3"/>
    <w:rsid w:val="004A5319"/>
    <w:rsid w:val="004E23D1"/>
    <w:rsid w:val="00536C06"/>
    <w:rsid w:val="005431F7"/>
    <w:rsid w:val="0056272C"/>
    <w:rsid w:val="0056358A"/>
    <w:rsid w:val="00566F75"/>
    <w:rsid w:val="0057274F"/>
    <w:rsid w:val="00575FCB"/>
    <w:rsid w:val="005823E4"/>
    <w:rsid w:val="0058284F"/>
    <w:rsid w:val="005861F0"/>
    <w:rsid w:val="005C6608"/>
    <w:rsid w:val="005E5FB8"/>
    <w:rsid w:val="006361A4"/>
    <w:rsid w:val="006362A2"/>
    <w:rsid w:val="00636926"/>
    <w:rsid w:val="00665A01"/>
    <w:rsid w:val="00680CCC"/>
    <w:rsid w:val="00690605"/>
    <w:rsid w:val="00693A30"/>
    <w:rsid w:val="006A2122"/>
    <w:rsid w:val="006B364F"/>
    <w:rsid w:val="006B61C0"/>
    <w:rsid w:val="006B6CF8"/>
    <w:rsid w:val="006C3C50"/>
    <w:rsid w:val="006D0593"/>
    <w:rsid w:val="006D6277"/>
    <w:rsid w:val="006E1288"/>
    <w:rsid w:val="006F54F9"/>
    <w:rsid w:val="007050F6"/>
    <w:rsid w:val="00725EEF"/>
    <w:rsid w:val="00744E70"/>
    <w:rsid w:val="00760D1A"/>
    <w:rsid w:val="00764B15"/>
    <w:rsid w:val="00765CF1"/>
    <w:rsid w:val="00786EB9"/>
    <w:rsid w:val="007A0684"/>
    <w:rsid w:val="007B34B4"/>
    <w:rsid w:val="007B4186"/>
    <w:rsid w:val="007C2BAB"/>
    <w:rsid w:val="007D42E4"/>
    <w:rsid w:val="007D4E92"/>
    <w:rsid w:val="007E2A3F"/>
    <w:rsid w:val="007E7699"/>
    <w:rsid w:val="007F5AB2"/>
    <w:rsid w:val="00802949"/>
    <w:rsid w:val="008255DE"/>
    <w:rsid w:val="00830E8B"/>
    <w:rsid w:val="00834452"/>
    <w:rsid w:val="008414A7"/>
    <w:rsid w:val="008450E9"/>
    <w:rsid w:val="00847B19"/>
    <w:rsid w:val="0085688A"/>
    <w:rsid w:val="00872A83"/>
    <w:rsid w:val="00880B35"/>
    <w:rsid w:val="008949A9"/>
    <w:rsid w:val="008960B8"/>
    <w:rsid w:val="008A24A5"/>
    <w:rsid w:val="008D058A"/>
    <w:rsid w:val="008E4382"/>
    <w:rsid w:val="008E4B2D"/>
    <w:rsid w:val="008F51B8"/>
    <w:rsid w:val="00912832"/>
    <w:rsid w:val="00943F4C"/>
    <w:rsid w:val="00967118"/>
    <w:rsid w:val="00967838"/>
    <w:rsid w:val="00975955"/>
    <w:rsid w:val="00975A5F"/>
    <w:rsid w:val="00994C74"/>
    <w:rsid w:val="009973F4"/>
    <w:rsid w:val="0099787A"/>
    <w:rsid w:val="009A6E9F"/>
    <w:rsid w:val="009B0313"/>
    <w:rsid w:val="009D32D0"/>
    <w:rsid w:val="009E2579"/>
    <w:rsid w:val="009F2E04"/>
    <w:rsid w:val="009F6AA3"/>
    <w:rsid w:val="00A00A91"/>
    <w:rsid w:val="00A012E2"/>
    <w:rsid w:val="00A110FA"/>
    <w:rsid w:val="00A142EA"/>
    <w:rsid w:val="00A16A2F"/>
    <w:rsid w:val="00A22D12"/>
    <w:rsid w:val="00A26132"/>
    <w:rsid w:val="00A54D1A"/>
    <w:rsid w:val="00A624FF"/>
    <w:rsid w:val="00A716A6"/>
    <w:rsid w:val="00AA7830"/>
    <w:rsid w:val="00AB5458"/>
    <w:rsid w:val="00AC5233"/>
    <w:rsid w:val="00AC670D"/>
    <w:rsid w:val="00AE52BE"/>
    <w:rsid w:val="00AF1D11"/>
    <w:rsid w:val="00B27A34"/>
    <w:rsid w:val="00B350C6"/>
    <w:rsid w:val="00B358A3"/>
    <w:rsid w:val="00B51F0F"/>
    <w:rsid w:val="00B549CE"/>
    <w:rsid w:val="00B574B7"/>
    <w:rsid w:val="00B608DD"/>
    <w:rsid w:val="00B61B6D"/>
    <w:rsid w:val="00B8649D"/>
    <w:rsid w:val="00BB05EF"/>
    <w:rsid w:val="00BB0812"/>
    <w:rsid w:val="00BB288A"/>
    <w:rsid w:val="00BC32BA"/>
    <w:rsid w:val="00BC4F61"/>
    <w:rsid w:val="00BD59D3"/>
    <w:rsid w:val="00BE199E"/>
    <w:rsid w:val="00BE50A3"/>
    <w:rsid w:val="00BF71EF"/>
    <w:rsid w:val="00C00B4D"/>
    <w:rsid w:val="00C0275A"/>
    <w:rsid w:val="00C13612"/>
    <w:rsid w:val="00C3354E"/>
    <w:rsid w:val="00C74A59"/>
    <w:rsid w:val="00C80016"/>
    <w:rsid w:val="00C8500A"/>
    <w:rsid w:val="00CB0949"/>
    <w:rsid w:val="00CB305A"/>
    <w:rsid w:val="00CC24E0"/>
    <w:rsid w:val="00CC728E"/>
    <w:rsid w:val="00CD6E9C"/>
    <w:rsid w:val="00D146E9"/>
    <w:rsid w:val="00D2380F"/>
    <w:rsid w:val="00D27683"/>
    <w:rsid w:val="00D34ECC"/>
    <w:rsid w:val="00D50EC9"/>
    <w:rsid w:val="00D53C3B"/>
    <w:rsid w:val="00D761D6"/>
    <w:rsid w:val="00D83F74"/>
    <w:rsid w:val="00DB7464"/>
    <w:rsid w:val="00DB7BCD"/>
    <w:rsid w:val="00DC3D31"/>
    <w:rsid w:val="00DE6AD6"/>
    <w:rsid w:val="00E13198"/>
    <w:rsid w:val="00E23C43"/>
    <w:rsid w:val="00E4346E"/>
    <w:rsid w:val="00E43A87"/>
    <w:rsid w:val="00E50B9B"/>
    <w:rsid w:val="00E63A63"/>
    <w:rsid w:val="00E7014B"/>
    <w:rsid w:val="00E72796"/>
    <w:rsid w:val="00E848A9"/>
    <w:rsid w:val="00E85B81"/>
    <w:rsid w:val="00E959B2"/>
    <w:rsid w:val="00EA4D97"/>
    <w:rsid w:val="00EA5221"/>
    <w:rsid w:val="00EC0DF7"/>
    <w:rsid w:val="00EF2124"/>
    <w:rsid w:val="00F00415"/>
    <w:rsid w:val="00F04BCE"/>
    <w:rsid w:val="00F53EC1"/>
    <w:rsid w:val="00F56E24"/>
    <w:rsid w:val="00F87521"/>
    <w:rsid w:val="00FB592F"/>
    <w:rsid w:val="00FB5C91"/>
    <w:rsid w:val="00FD0C7E"/>
    <w:rsid w:val="00FD398A"/>
    <w:rsid w:val="00FE69A9"/>
    <w:rsid w:val="00FF0D15"/>
    <w:rsid w:val="00FF17B0"/>
    <w:rsid w:val="00FF7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24BE5"/>
  <w15:chartTrackingRefBased/>
  <w15:docId w15:val="{5EEC1654-516B-4DA5-8A62-D70F05971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364F"/>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2">
    <w:name w:val="heading 2"/>
    <w:aliases w:val="Subsection"/>
    <w:basedOn w:val="Normal"/>
    <w:next w:val="Normal"/>
    <w:link w:val="Heading2Char"/>
    <w:uiPriority w:val="99"/>
    <w:qFormat/>
    <w:rsid w:val="006B364F"/>
    <w:pPr>
      <w:keepNext/>
      <w:spacing w:before="240" w:after="160"/>
      <w:outlineLvl w:val="1"/>
    </w:pPr>
    <w:rPr>
      <w:i/>
      <w:i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ubsection Char"/>
    <w:basedOn w:val="DefaultParagraphFont"/>
    <w:link w:val="Heading2"/>
    <w:uiPriority w:val="99"/>
    <w:rsid w:val="006B364F"/>
    <w:rPr>
      <w:rFonts w:ascii="Times New Roman" w:hAnsi="Times New Roman" w:cs="Times New Roman"/>
      <w:i/>
      <w:iCs/>
      <w:sz w:val="32"/>
      <w:szCs w:val="32"/>
      <w:lang w:val="x-none"/>
    </w:rPr>
  </w:style>
  <w:style w:type="character" w:styleId="CommentReference">
    <w:name w:val="annotation reference"/>
    <w:basedOn w:val="DefaultParagraphFont"/>
    <w:uiPriority w:val="99"/>
    <w:semiHidden/>
    <w:unhideWhenUsed/>
    <w:rsid w:val="001C47ED"/>
    <w:rPr>
      <w:sz w:val="16"/>
      <w:szCs w:val="16"/>
    </w:rPr>
  </w:style>
  <w:style w:type="paragraph" w:styleId="CommentText">
    <w:name w:val="annotation text"/>
    <w:basedOn w:val="Normal"/>
    <w:link w:val="CommentTextChar"/>
    <w:uiPriority w:val="99"/>
    <w:semiHidden/>
    <w:unhideWhenUsed/>
    <w:rsid w:val="001C47ED"/>
    <w:rPr>
      <w:sz w:val="20"/>
      <w:szCs w:val="20"/>
    </w:rPr>
  </w:style>
  <w:style w:type="character" w:customStyle="1" w:styleId="CommentTextChar">
    <w:name w:val="Comment Text Char"/>
    <w:basedOn w:val="DefaultParagraphFont"/>
    <w:link w:val="CommentText"/>
    <w:uiPriority w:val="99"/>
    <w:semiHidden/>
    <w:rsid w:val="001C47ED"/>
    <w:rPr>
      <w:rFonts w:ascii="Times New Roman" w:hAnsi="Times New Roman" w:cs="Times New Roman"/>
      <w:sz w:val="20"/>
      <w:szCs w:val="20"/>
      <w:lang w:val="x-none"/>
    </w:rPr>
  </w:style>
  <w:style w:type="paragraph" w:styleId="CommentSubject">
    <w:name w:val="annotation subject"/>
    <w:basedOn w:val="CommentText"/>
    <w:next w:val="CommentText"/>
    <w:link w:val="CommentSubjectChar"/>
    <w:uiPriority w:val="99"/>
    <w:semiHidden/>
    <w:unhideWhenUsed/>
    <w:rsid w:val="001C47ED"/>
    <w:rPr>
      <w:b/>
      <w:bCs/>
    </w:rPr>
  </w:style>
  <w:style w:type="character" w:customStyle="1" w:styleId="CommentSubjectChar">
    <w:name w:val="Comment Subject Char"/>
    <w:basedOn w:val="CommentTextChar"/>
    <w:link w:val="CommentSubject"/>
    <w:uiPriority w:val="99"/>
    <w:semiHidden/>
    <w:rsid w:val="001C47ED"/>
    <w:rPr>
      <w:rFonts w:ascii="Times New Roman" w:hAnsi="Times New Roman" w:cs="Times New Roman"/>
      <w:b/>
      <w:bCs/>
      <w:sz w:val="20"/>
      <w:szCs w:val="20"/>
      <w:lang w:val="x-none"/>
    </w:rPr>
  </w:style>
  <w:style w:type="paragraph" w:styleId="BalloonText">
    <w:name w:val="Balloon Text"/>
    <w:basedOn w:val="Normal"/>
    <w:link w:val="BalloonTextChar"/>
    <w:uiPriority w:val="99"/>
    <w:semiHidden/>
    <w:unhideWhenUsed/>
    <w:rsid w:val="001C47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7ED"/>
    <w:rPr>
      <w:rFonts w:ascii="Segoe UI" w:hAnsi="Segoe UI" w:cs="Segoe UI"/>
      <w:sz w:val="18"/>
      <w:szCs w:val="18"/>
      <w:lang w:val="x-none"/>
    </w:rPr>
  </w:style>
  <w:style w:type="paragraph" w:styleId="Caption">
    <w:name w:val="caption"/>
    <w:basedOn w:val="Normal"/>
    <w:next w:val="Normal"/>
    <w:uiPriority w:val="35"/>
    <w:semiHidden/>
    <w:unhideWhenUsed/>
    <w:qFormat/>
    <w:rsid w:val="0056358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380777">
      <w:bodyDiv w:val="1"/>
      <w:marLeft w:val="0"/>
      <w:marRight w:val="0"/>
      <w:marTop w:val="0"/>
      <w:marBottom w:val="0"/>
      <w:divBdr>
        <w:top w:val="none" w:sz="0" w:space="0" w:color="auto"/>
        <w:left w:val="none" w:sz="0" w:space="0" w:color="auto"/>
        <w:bottom w:val="none" w:sz="0" w:space="0" w:color="auto"/>
        <w:right w:val="none" w:sz="0" w:space="0" w:color="auto"/>
      </w:divBdr>
    </w:div>
    <w:div w:id="776557268">
      <w:bodyDiv w:val="1"/>
      <w:marLeft w:val="0"/>
      <w:marRight w:val="0"/>
      <w:marTop w:val="0"/>
      <w:marBottom w:val="0"/>
      <w:divBdr>
        <w:top w:val="none" w:sz="0" w:space="0" w:color="auto"/>
        <w:left w:val="none" w:sz="0" w:space="0" w:color="auto"/>
        <w:bottom w:val="none" w:sz="0" w:space="0" w:color="auto"/>
        <w:right w:val="none" w:sz="0" w:space="0" w:color="auto"/>
      </w:divBdr>
    </w:div>
    <w:div w:id="142607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jpg"/><Relationship Id="rId3" Type="http://schemas.openxmlformats.org/officeDocument/2006/relationships/webSettings" Target="webSettings.xml"/><Relationship Id="rId7" Type="http://schemas.openxmlformats.org/officeDocument/2006/relationships/image" Target="media/image1.tif"/><Relationship Id="rId12" Type="http://schemas.openxmlformats.org/officeDocument/2006/relationships/image" Target="media/image6.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jpg"/><Relationship Id="rId5" Type="http://schemas.microsoft.com/office/2011/relationships/commentsExtended" Target="commentsExtended.xml"/><Relationship Id="rId15" Type="http://schemas.microsoft.com/office/2011/relationships/people" Target="people.xml"/><Relationship Id="rId10" Type="http://schemas.openxmlformats.org/officeDocument/2006/relationships/image" Target="media/image4.jpg"/><Relationship Id="rId4" Type="http://schemas.openxmlformats.org/officeDocument/2006/relationships/comments" Target="comments.xml"/><Relationship Id="rId9" Type="http://schemas.openxmlformats.org/officeDocument/2006/relationships/image" Target="media/image3.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9</Pages>
  <Words>978</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Fife, Austin (afife@uidaho.edu)</dc:creator>
  <cp:keywords/>
  <dc:description/>
  <cp:lastModifiedBy>Fife, Austin (afife@uidaho.edu)</cp:lastModifiedBy>
  <cp:revision>16</cp:revision>
  <dcterms:created xsi:type="dcterms:W3CDTF">2018-04-20T14:24:00Z</dcterms:created>
  <dcterms:modified xsi:type="dcterms:W3CDTF">2018-04-21T01:42:00Z</dcterms:modified>
</cp:coreProperties>
</file>