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C5203" w14:textId="0C39491A" w:rsidR="00FF7415" w:rsidRPr="001E56C6" w:rsidRDefault="002E0189"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 xml:space="preserve">Investigating </w:t>
      </w:r>
      <w:r w:rsidR="0055198E" w:rsidRPr="001E56C6">
        <w:rPr>
          <w:rFonts w:ascii="CMU Serif" w:hAnsi="CMU Serif" w:cs="CMU Serif"/>
        </w:rPr>
        <w:t xml:space="preserve">behavior </w:t>
      </w:r>
      <w:r w:rsidRPr="001E56C6">
        <w:rPr>
          <w:rFonts w:ascii="CMU Serif" w:hAnsi="CMU Serif" w:cs="CMU Serif"/>
        </w:rPr>
        <w:t>of the potato psyllid</w:t>
      </w:r>
      <w:r w:rsidR="00691831">
        <w:rPr>
          <w:rFonts w:ascii="CMU Serif" w:hAnsi="CMU Serif" w:cs="CMU Serif"/>
        </w:rPr>
        <w:t>,</w:t>
      </w:r>
      <w:r w:rsidRPr="001E56C6">
        <w:rPr>
          <w:rFonts w:ascii="CMU Serif" w:hAnsi="CMU Serif" w:cs="CMU Serif"/>
        </w:rPr>
        <w:t xml:space="preserve"> </w:t>
      </w:r>
      <w:proofErr w:type="spellStart"/>
      <w:r w:rsidRPr="001E56C6">
        <w:rPr>
          <w:rFonts w:ascii="CMU Serif" w:hAnsi="CMU Serif" w:cs="CMU Serif"/>
          <w:i/>
        </w:rPr>
        <w:t>Bactericera</w:t>
      </w:r>
      <w:proofErr w:type="spellEnd"/>
      <w:r w:rsidRPr="001E56C6">
        <w:rPr>
          <w:rFonts w:ascii="CMU Serif" w:hAnsi="CMU Serif" w:cs="CMU Serif"/>
          <w:i/>
        </w:rPr>
        <w:t xml:space="preserve"> </w:t>
      </w:r>
      <w:proofErr w:type="spellStart"/>
      <w:r w:rsidRPr="001E56C6">
        <w:rPr>
          <w:rFonts w:ascii="CMU Serif" w:hAnsi="CMU Serif" w:cs="CMU Serif"/>
          <w:i/>
        </w:rPr>
        <w:t>cockerelli</w:t>
      </w:r>
      <w:proofErr w:type="spellEnd"/>
      <w:r w:rsidRPr="001E56C6">
        <w:rPr>
          <w:rFonts w:ascii="CMU Serif" w:hAnsi="CMU Serif" w:cs="CMU Serif"/>
          <w:i/>
        </w:rPr>
        <w:t xml:space="preserve"> </w:t>
      </w:r>
      <w:r w:rsidRPr="001E56C6">
        <w:rPr>
          <w:rFonts w:ascii="CMU Serif" w:hAnsi="CMU Serif" w:cs="CMU Serif"/>
          <w:sz w:val="24"/>
        </w:rPr>
        <w:t>(</w:t>
      </w:r>
      <w:proofErr w:type="spellStart"/>
      <w:r w:rsidRPr="001E56C6">
        <w:rPr>
          <w:rFonts w:ascii="CMU Serif" w:hAnsi="CMU Serif" w:cs="CMU Serif"/>
          <w:sz w:val="24"/>
        </w:rPr>
        <w:t>Šulc</w:t>
      </w:r>
      <w:proofErr w:type="spellEnd"/>
      <w:r w:rsidRPr="001E56C6">
        <w:rPr>
          <w:rFonts w:ascii="CMU Serif" w:hAnsi="CMU Serif" w:cs="CMU Serif"/>
          <w:sz w:val="24"/>
        </w:rPr>
        <w:t>)</w:t>
      </w:r>
      <w:r w:rsidRPr="001E56C6">
        <w:rPr>
          <w:rFonts w:ascii="CMU Serif" w:hAnsi="CMU Serif" w:cs="CMU Serif"/>
        </w:rPr>
        <w:t xml:space="preserve"> (Hemiptera: </w:t>
      </w:r>
      <w:proofErr w:type="spellStart"/>
      <w:r w:rsidRPr="001E56C6">
        <w:rPr>
          <w:rFonts w:ascii="CMU Serif" w:hAnsi="CMU Serif" w:cs="CMU Serif"/>
        </w:rPr>
        <w:t>Triozidae</w:t>
      </w:r>
      <w:proofErr w:type="spellEnd"/>
      <w:r w:rsidRPr="001E56C6">
        <w:rPr>
          <w:rFonts w:ascii="CMU Serif" w:hAnsi="CMU Serif" w:cs="CMU Serif"/>
        </w:rPr>
        <w:t>)</w:t>
      </w:r>
      <w:r w:rsidR="00691831">
        <w:rPr>
          <w:rFonts w:ascii="CMU Serif" w:hAnsi="CMU Serif" w:cs="CMU Serif"/>
        </w:rPr>
        <w:t>,</w:t>
      </w:r>
      <w:r w:rsidRPr="001E56C6">
        <w:rPr>
          <w:rFonts w:ascii="CMU Serif" w:hAnsi="CMU Serif" w:cs="CMU Serif"/>
        </w:rPr>
        <w:t xml:space="preserve"> on </w:t>
      </w:r>
      <w:r w:rsidR="0055198E" w:rsidRPr="001E56C6">
        <w:rPr>
          <w:rFonts w:ascii="CMU Serif" w:hAnsi="CMU Serif" w:cs="CMU Serif"/>
        </w:rPr>
        <w:t xml:space="preserve">three potato germplasms with putative resistance to </w:t>
      </w:r>
      <w:r w:rsidR="00691831">
        <w:rPr>
          <w:rFonts w:ascii="CMU Serif" w:hAnsi="CMU Serif" w:cs="CMU Serif"/>
        </w:rPr>
        <w:t>“</w:t>
      </w:r>
      <w:proofErr w:type="spellStart"/>
      <w:r w:rsidR="0055198E" w:rsidRPr="001E56C6">
        <w:rPr>
          <w:rFonts w:ascii="CMU Serif" w:hAnsi="CMU Serif" w:cs="CMU Serif"/>
          <w:i/>
        </w:rPr>
        <w:t>Candidatus</w:t>
      </w:r>
      <w:proofErr w:type="spellEnd"/>
      <w:r w:rsidR="0055198E" w:rsidRPr="001E56C6">
        <w:rPr>
          <w:rFonts w:ascii="CMU Serif" w:hAnsi="CMU Serif" w:cs="CMU Serif"/>
        </w:rPr>
        <w:t xml:space="preserve"> </w:t>
      </w:r>
      <w:proofErr w:type="spellStart"/>
      <w:r w:rsidR="0055198E" w:rsidRPr="001E56C6">
        <w:rPr>
          <w:rFonts w:ascii="CMU Serif" w:hAnsi="CMU Serif" w:cs="CMU Serif"/>
        </w:rPr>
        <w:t>Liberibacter</w:t>
      </w:r>
      <w:proofErr w:type="spellEnd"/>
      <w:r w:rsidR="0055198E" w:rsidRPr="001E56C6">
        <w:rPr>
          <w:rFonts w:ascii="CMU Serif" w:hAnsi="CMU Serif" w:cs="CMU Serif"/>
        </w:rPr>
        <w:t xml:space="preserve"> solanacearum</w:t>
      </w:r>
      <w:r w:rsidR="00691831">
        <w:rPr>
          <w:rFonts w:ascii="CMU Serif" w:hAnsi="CMU Serif" w:cs="CMU Serif"/>
        </w:rPr>
        <w:t>”</w:t>
      </w:r>
    </w:p>
    <w:p w14:paraId="108310F0"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0F2D847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A Thesis</w:t>
      </w:r>
    </w:p>
    <w:p w14:paraId="60402C7C"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Presented in Partial Fulfillment of the Requirements for the</w:t>
      </w:r>
    </w:p>
    <w:p w14:paraId="18F78E08" w14:textId="20C2967D"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Degree of Master of Science</w:t>
      </w:r>
    </w:p>
    <w:p w14:paraId="6C107B7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With a</w:t>
      </w:r>
    </w:p>
    <w:p w14:paraId="4F5E0ED3"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Major in Entomology</w:t>
      </w:r>
    </w:p>
    <w:p w14:paraId="666B9947"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In the</w:t>
      </w:r>
    </w:p>
    <w:p w14:paraId="48E436D2"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College of Graduate Studies</w:t>
      </w:r>
    </w:p>
    <w:p w14:paraId="7618040E"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University of Idaho</w:t>
      </w:r>
    </w:p>
    <w:p w14:paraId="12609143"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by</w:t>
      </w:r>
    </w:p>
    <w:p w14:paraId="1DB17AB4"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Austin N. Fife</w:t>
      </w:r>
    </w:p>
    <w:p w14:paraId="3CBD0A2E"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3B3C68C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Major Professor: Erik J. Wenninger, Ph.D.</w:t>
      </w:r>
    </w:p>
    <w:p w14:paraId="178D04AC" w14:textId="01DB3205"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 xml:space="preserve">Committee Members: </w:t>
      </w:r>
      <w:proofErr w:type="spellStart"/>
      <w:r w:rsidRPr="001E56C6">
        <w:rPr>
          <w:rFonts w:ascii="CMU Serif" w:hAnsi="CMU Serif" w:cs="CMU Serif"/>
        </w:rPr>
        <w:t>Arash</w:t>
      </w:r>
      <w:proofErr w:type="spellEnd"/>
      <w:r w:rsidRPr="001E56C6">
        <w:rPr>
          <w:rFonts w:ascii="CMU Serif" w:hAnsi="CMU Serif" w:cs="CMU Serif"/>
        </w:rPr>
        <w:t xml:space="preserve"> </w:t>
      </w:r>
      <w:proofErr w:type="spellStart"/>
      <w:r w:rsidRPr="001E56C6">
        <w:rPr>
          <w:rFonts w:ascii="CMU Serif" w:hAnsi="CMU Serif" w:cs="CMU Serif"/>
        </w:rPr>
        <w:t>Rashed</w:t>
      </w:r>
      <w:proofErr w:type="spellEnd"/>
      <w:r w:rsidRPr="001E56C6">
        <w:rPr>
          <w:rFonts w:ascii="CMU Serif" w:hAnsi="CMU Serif" w:cs="CMU Serif"/>
        </w:rPr>
        <w:t>, Ph.D.</w:t>
      </w:r>
      <w:r w:rsidR="004205DC" w:rsidRPr="001E56C6">
        <w:rPr>
          <w:rFonts w:ascii="CMU Serif" w:hAnsi="CMU Serif" w:cs="CMU Serif"/>
        </w:rPr>
        <w:t>;</w:t>
      </w:r>
      <w:r w:rsidRPr="001E56C6">
        <w:rPr>
          <w:rFonts w:ascii="CMU Serif" w:hAnsi="CMU Serif" w:cs="CMU Serif"/>
        </w:rPr>
        <w:t xml:space="preserve"> Nilsa A. Bosque-Pérez, Ph.D.</w:t>
      </w:r>
      <w:r w:rsidR="004205DC" w:rsidRPr="001E56C6">
        <w:rPr>
          <w:rFonts w:ascii="CMU Serif" w:hAnsi="CMU Serif" w:cs="CMU Serif"/>
        </w:rPr>
        <w:t>;</w:t>
      </w:r>
      <w:r w:rsidRPr="001E56C6">
        <w:rPr>
          <w:rFonts w:ascii="CMU Serif" w:hAnsi="CMU Serif" w:cs="CMU Serif"/>
        </w:rPr>
        <w:t xml:space="preserve"> Richard </w:t>
      </w:r>
      <w:proofErr w:type="spellStart"/>
      <w:r w:rsidRPr="001E56C6">
        <w:rPr>
          <w:rFonts w:ascii="CMU Serif" w:hAnsi="CMU Serif" w:cs="CMU Serif"/>
        </w:rPr>
        <w:t>Novy</w:t>
      </w:r>
      <w:proofErr w:type="spellEnd"/>
      <w:r w:rsidRPr="001E56C6">
        <w:rPr>
          <w:rFonts w:ascii="CMU Serif" w:hAnsi="CMU Serif" w:cs="CMU Serif"/>
        </w:rPr>
        <w:t>, Ph.D.</w:t>
      </w:r>
    </w:p>
    <w:p w14:paraId="17F8F48E" w14:textId="641401A4"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Department Administrator: Edwin Lewis, Ph.D.</w:t>
      </w:r>
    </w:p>
    <w:p w14:paraId="44CABCA9"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30B46767" w14:textId="511A9CFE" w:rsidR="00FF7415" w:rsidRPr="001E56C6" w:rsidRDefault="004205DC"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December</w:t>
      </w:r>
      <w:r w:rsidR="00FF7415" w:rsidRPr="001E56C6">
        <w:rPr>
          <w:rFonts w:ascii="CMU Serif" w:hAnsi="CMU Serif" w:cs="CMU Serif"/>
        </w:rPr>
        <w:t xml:space="preserve"> 2018</w:t>
      </w:r>
    </w:p>
    <w:p w14:paraId="6B569701" w14:textId="77777777" w:rsidR="00FF7415" w:rsidRPr="001E56C6" w:rsidRDefault="00FF7415" w:rsidP="0075501E">
      <w:pPr>
        <w:widowControl w:val="0"/>
        <w:spacing w:after="160" w:line="480" w:lineRule="auto"/>
        <w:contextualSpacing/>
        <w:mirrorIndents/>
        <w:rPr>
          <w:rFonts w:ascii="CMU Serif" w:hAnsi="CMU Serif" w:cs="CMU Serif"/>
          <w:b/>
          <w:sz w:val="24"/>
        </w:rPr>
      </w:pPr>
    </w:p>
    <w:p w14:paraId="21306AE8" w14:textId="77777777" w:rsidR="003C061F" w:rsidRPr="001E56C6" w:rsidRDefault="003C061F" w:rsidP="0075501E">
      <w:pPr>
        <w:pStyle w:val="Heading1"/>
        <w:keepNext w:val="0"/>
        <w:keepLines w:val="0"/>
        <w:widowControl w:val="0"/>
        <w:mirrorIndents/>
        <w:jc w:val="left"/>
        <w:rPr>
          <w:rFonts w:ascii="CMU Serif" w:hAnsi="CMU Serif" w:cs="CMU Serif"/>
          <w:szCs w:val="22"/>
        </w:rPr>
      </w:pPr>
      <w:bookmarkStart w:id="0" w:name="_Toc495324081"/>
    </w:p>
    <w:p w14:paraId="6E44B3EF" w14:textId="77777777" w:rsidR="003C061F" w:rsidRPr="001E56C6" w:rsidRDefault="003C061F" w:rsidP="0075501E">
      <w:pPr>
        <w:pStyle w:val="Heading1"/>
        <w:keepNext w:val="0"/>
        <w:keepLines w:val="0"/>
        <w:widowControl w:val="0"/>
        <w:mirrorIndents/>
        <w:jc w:val="left"/>
        <w:rPr>
          <w:rFonts w:ascii="CMU Serif" w:hAnsi="CMU Serif" w:cs="CMU Serif"/>
          <w:szCs w:val="22"/>
        </w:rPr>
      </w:pPr>
    </w:p>
    <w:p w14:paraId="0C1C3838" w14:textId="77777777" w:rsidR="003C061F" w:rsidRPr="001E56C6" w:rsidRDefault="003C061F" w:rsidP="0075501E">
      <w:pPr>
        <w:pStyle w:val="Heading1"/>
        <w:keepNext w:val="0"/>
        <w:keepLines w:val="0"/>
        <w:widowControl w:val="0"/>
        <w:mirrorIndents/>
        <w:jc w:val="left"/>
        <w:rPr>
          <w:rFonts w:ascii="CMU Serif" w:hAnsi="CMU Serif" w:cs="CMU Serif"/>
          <w:szCs w:val="22"/>
        </w:rPr>
      </w:pPr>
    </w:p>
    <w:p w14:paraId="3773410A" w14:textId="77777777" w:rsidR="00D803C5" w:rsidRPr="001E56C6" w:rsidRDefault="00D803C5" w:rsidP="0075501E">
      <w:pPr>
        <w:pStyle w:val="Heading1"/>
        <w:keepNext w:val="0"/>
        <w:keepLines w:val="0"/>
        <w:widowControl w:val="0"/>
        <w:mirrorIndents/>
        <w:jc w:val="left"/>
        <w:rPr>
          <w:rFonts w:ascii="CMU Serif" w:hAnsi="CMU Serif" w:cs="CMU Serif"/>
          <w:szCs w:val="22"/>
        </w:rPr>
      </w:pPr>
    </w:p>
    <w:p w14:paraId="30D82830" w14:textId="77777777" w:rsidR="00D803C5" w:rsidRPr="001E56C6" w:rsidRDefault="00D803C5" w:rsidP="0075501E">
      <w:pPr>
        <w:pStyle w:val="Heading1"/>
        <w:keepNext w:val="0"/>
        <w:keepLines w:val="0"/>
        <w:widowControl w:val="0"/>
        <w:mirrorIndents/>
        <w:jc w:val="left"/>
        <w:rPr>
          <w:rFonts w:ascii="CMU Serif" w:hAnsi="CMU Serif" w:cs="CMU Serif"/>
          <w:szCs w:val="22"/>
        </w:rPr>
      </w:pPr>
    </w:p>
    <w:p w14:paraId="73EBE983" w14:textId="5B92FBF1" w:rsidR="00FF7415" w:rsidRPr="001E56C6" w:rsidRDefault="00FF7415" w:rsidP="0075501E">
      <w:pPr>
        <w:pStyle w:val="Heading1"/>
        <w:keepNext w:val="0"/>
        <w:keepLines w:val="0"/>
        <w:widowControl w:val="0"/>
        <w:mirrorIndents/>
        <w:jc w:val="left"/>
        <w:rPr>
          <w:rFonts w:ascii="CMU Serif" w:hAnsi="CMU Serif" w:cs="CMU Serif"/>
        </w:rPr>
      </w:pPr>
      <w:bookmarkStart w:id="1" w:name="_Toc528941650"/>
      <w:r w:rsidRPr="001E56C6">
        <w:rPr>
          <w:rFonts w:ascii="CMU Serif" w:hAnsi="CMU Serif" w:cs="CMU Serif"/>
          <w:szCs w:val="22"/>
        </w:rPr>
        <w:t>Authorization to Submit Thesis</w:t>
      </w:r>
      <w:bookmarkEnd w:id="0"/>
      <w:bookmarkEnd w:id="1"/>
    </w:p>
    <w:p w14:paraId="3C6A3303" w14:textId="09285CE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This thesis of Austin N. Fife, submitted for the degree of Master of Science with a major in Entomology and titled, “</w:t>
      </w:r>
      <w:r w:rsidR="0055198E" w:rsidRPr="001E56C6">
        <w:rPr>
          <w:rFonts w:ascii="CMU Serif" w:hAnsi="CMU Serif" w:cs="CMU Serif"/>
        </w:rPr>
        <w:t xml:space="preserve">Investigating behavior of the potato psyllid </w:t>
      </w:r>
      <w:proofErr w:type="spellStart"/>
      <w:r w:rsidR="0055198E" w:rsidRPr="001E56C6">
        <w:rPr>
          <w:rFonts w:ascii="CMU Serif" w:hAnsi="CMU Serif" w:cs="CMU Serif"/>
          <w:i/>
        </w:rPr>
        <w:t>Bactericera</w:t>
      </w:r>
      <w:proofErr w:type="spellEnd"/>
      <w:r w:rsidR="0055198E" w:rsidRPr="001E56C6">
        <w:rPr>
          <w:rFonts w:ascii="CMU Serif" w:hAnsi="CMU Serif" w:cs="CMU Serif"/>
          <w:i/>
        </w:rPr>
        <w:t xml:space="preserve"> </w:t>
      </w:r>
      <w:proofErr w:type="spellStart"/>
      <w:r w:rsidR="0055198E" w:rsidRPr="001E56C6">
        <w:rPr>
          <w:rFonts w:ascii="CMU Serif" w:hAnsi="CMU Serif" w:cs="CMU Serif"/>
          <w:i/>
        </w:rPr>
        <w:t>cockerelli</w:t>
      </w:r>
      <w:proofErr w:type="spellEnd"/>
      <w:r w:rsidR="0055198E" w:rsidRPr="001E56C6">
        <w:rPr>
          <w:rFonts w:ascii="CMU Serif" w:hAnsi="CMU Serif" w:cs="CMU Serif"/>
          <w:i/>
        </w:rPr>
        <w:t xml:space="preserve"> </w:t>
      </w:r>
      <w:r w:rsidR="0055198E" w:rsidRPr="001E56C6">
        <w:rPr>
          <w:rFonts w:ascii="CMU Serif" w:hAnsi="CMU Serif" w:cs="CMU Serif"/>
          <w:sz w:val="24"/>
        </w:rPr>
        <w:t>(</w:t>
      </w:r>
      <w:proofErr w:type="spellStart"/>
      <w:r w:rsidR="0055198E" w:rsidRPr="001E56C6">
        <w:rPr>
          <w:rFonts w:ascii="CMU Serif" w:hAnsi="CMU Serif" w:cs="CMU Serif"/>
          <w:sz w:val="24"/>
        </w:rPr>
        <w:t>Šulc</w:t>
      </w:r>
      <w:proofErr w:type="spellEnd"/>
      <w:r w:rsidR="0055198E" w:rsidRPr="001E56C6">
        <w:rPr>
          <w:rFonts w:ascii="CMU Serif" w:hAnsi="CMU Serif" w:cs="CMU Serif"/>
          <w:sz w:val="24"/>
        </w:rPr>
        <w:t>)</w:t>
      </w:r>
      <w:r w:rsidR="0055198E" w:rsidRPr="001E56C6">
        <w:rPr>
          <w:rFonts w:ascii="CMU Serif" w:hAnsi="CMU Serif" w:cs="CMU Serif"/>
        </w:rPr>
        <w:t xml:space="preserve">, (Hemiptera: </w:t>
      </w:r>
      <w:proofErr w:type="spellStart"/>
      <w:r w:rsidR="0055198E" w:rsidRPr="001E56C6">
        <w:rPr>
          <w:rFonts w:ascii="CMU Serif" w:hAnsi="CMU Serif" w:cs="CMU Serif"/>
        </w:rPr>
        <w:t>Triozidae</w:t>
      </w:r>
      <w:proofErr w:type="spellEnd"/>
      <w:r w:rsidR="0055198E" w:rsidRPr="001E56C6">
        <w:rPr>
          <w:rFonts w:ascii="CMU Serif" w:hAnsi="CMU Serif" w:cs="CMU Serif"/>
        </w:rPr>
        <w:t xml:space="preserve">) on three potato germplasms with putative resistance to </w:t>
      </w:r>
      <w:proofErr w:type="spellStart"/>
      <w:r w:rsidR="0055198E" w:rsidRPr="001E56C6">
        <w:rPr>
          <w:rFonts w:ascii="CMU Serif" w:hAnsi="CMU Serif" w:cs="CMU Serif"/>
          <w:i/>
        </w:rPr>
        <w:t>Candidatus</w:t>
      </w:r>
      <w:proofErr w:type="spellEnd"/>
      <w:r w:rsidR="0055198E" w:rsidRPr="001E56C6">
        <w:rPr>
          <w:rFonts w:ascii="CMU Serif" w:hAnsi="CMU Serif" w:cs="CMU Serif"/>
        </w:rPr>
        <w:t xml:space="preserve"> </w:t>
      </w:r>
      <w:proofErr w:type="spellStart"/>
      <w:r w:rsidR="0055198E" w:rsidRPr="001E56C6">
        <w:rPr>
          <w:rFonts w:ascii="CMU Serif" w:hAnsi="CMU Serif" w:cs="CMU Serif"/>
        </w:rPr>
        <w:t>Liberibacter</w:t>
      </w:r>
      <w:proofErr w:type="spellEnd"/>
      <w:r w:rsidR="0055198E" w:rsidRPr="001E56C6">
        <w:rPr>
          <w:rFonts w:ascii="CMU Serif" w:hAnsi="CMU Serif" w:cs="CMU Serif"/>
        </w:rPr>
        <w:t xml:space="preserve"> solanacearum</w:t>
      </w:r>
      <w:r w:rsidRPr="001E56C6">
        <w:rPr>
          <w:rFonts w:ascii="CMU Serif" w:hAnsi="CMU Serif" w:cs="CMU Serif"/>
        </w:rPr>
        <w:t>,” has been reviewed in final form. Permission, as indicated by the signatures and dates given below, is now granted to submit final copies to the College of Graduate Studies for approval.</w:t>
      </w:r>
    </w:p>
    <w:p w14:paraId="5133CDA2" w14:textId="77777777" w:rsidR="00FF7415" w:rsidRPr="001E56C6" w:rsidRDefault="00FF7415" w:rsidP="0075501E">
      <w:pPr>
        <w:widowControl w:val="0"/>
        <w:spacing w:after="0" w:line="480" w:lineRule="auto"/>
        <w:contextualSpacing/>
        <w:mirrorIndents/>
        <w:rPr>
          <w:rFonts w:ascii="CMU Serif" w:hAnsi="CMU Serif" w:cs="CMU Serif"/>
        </w:rPr>
      </w:pPr>
    </w:p>
    <w:p w14:paraId="4B64ADFF" w14:textId="0843D7FD" w:rsidR="00FF7415" w:rsidRPr="001E56C6" w:rsidRDefault="00FF7415" w:rsidP="0075501E">
      <w:pPr>
        <w:widowControl w:val="0"/>
        <w:spacing w:after="0" w:line="480" w:lineRule="auto"/>
        <w:contextualSpacing/>
        <w:mirrorIndents/>
        <w:rPr>
          <w:rFonts w:ascii="CMU Serif" w:hAnsi="CMU Serif" w:cs="CMU Serif"/>
          <w:u w:val="single"/>
        </w:rPr>
      </w:pPr>
      <w:r w:rsidRPr="001E56C6">
        <w:rPr>
          <w:rFonts w:ascii="CMU Serif" w:hAnsi="CMU Serif" w:cs="CMU Serif"/>
        </w:rPr>
        <w:t xml:space="preserve">Major Professor: </w:t>
      </w: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 xml:space="preserve"> _________________</w:t>
      </w:r>
    </w:p>
    <w:p w14:paraId="29E1FE38" w14:textId="7B4185D7"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Erik J. Wenninger, Ph.D.</w:t>
      </w:r>
    </w:p>
    <w:p w14:paraId="15EB0D84" w14:textId="77777777" w:rsidR="00FF7415" w:rsidRPr="001E56C6" w:rsidRDefault="00FF7415" w:rsidP="0075501E">
      <w:pPr>
        <w:widowControl w:val="0"/>
        <w:spacing w:after="0" w:line="480" w:lineRule="auto"/>
        <w:contextualSpacing/>
        <w:mirrorIndents/>
        <w:rPr>
          <w:rFonts w:ascii="CMU Serif" w:hAnsi="CMU Serif" w:cs="CMU Serif"/>
        </w:rPr>
      </w:pPr>
    </w:p>
    <w:p w14:paraId="75724463" w14:textId="124D23E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Committee Members:</w:t>
      </w:r>
      <w:r w:rsidR="005D58CC" w:rsidRPr="001E56C6" w:rsidDel="005D58CC">
        <w:rPr>
          <w:rFonts w:ascii="CMU Serif" w:hAnsi="CMU Serif" w:cs="CMU Serif"/>
        </w:rPr>
        <w:t xml:space="preserve"> </w:t>
      </w:r>
      <w:r w:rsidRPr="001E56C6">
        <w:rPr>
          <w:rFonts w:ascii="CMU Serif" w:hAnsi="CMU Serif" w:cs="CMU Serif"/>
          <w:u w:val="single"/>
        </w:rPr>
        <w:t>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3BB67616" w14:textId="5AD6D1F9" w:rsidR="00FF7415" w:rsidRPr="001E56C6" w:rsidRDefault="00FF7415" w:rsidP="0075501E">
      <w:pPr>
        <w:widowControl w:val="0"/>
        <w:spacing w:after="0" w:line="480" w:lineRule="auto"/>
        <w:contextualSpacing/>
        <w:mirrorIndents/>
        <w:rPr>
          <w:rFonts w:ascii="CMU Serif" w:hAnsi="CMU Serif" w:cs="CMU Serif"/>
        </w:rPr>
      </w:pPr>
      <w:proofErr w:type="spellStart"/>
      <w:r w:rsidRPr="001E56C6">
        <w:rPr>
          <w:rFonts w:ascii="CMU Serif" w:hAnsi="CMU Serif" w:cs="CMU Serif"/>
          <w:lang w:val="fr-FR"/>
        </w:rPr>
        <w:t>Arash</w:t>
      </w:r>
      <w:proofErr w:type="spellEnd"/>
      <w:r w:rsidRPr="001E56C6">
        <w:rPr>
          <w:rFonts w:ascii="CMU Serif" w:hAnsi="CMU Serif" w:cs="CMU Serif"/>
          <w:lang w:val="fr-FR"/>
        </w:rPr>
        <w:t xml:space="preserve"> </w:t>
      </w:r>
      <w:proofErr w:type="spellStart"/>
      <w:r w:rsidRPr="001E56C6">
        <w:rPr>
          <w:rFonts w:ascii="CMU Serif" w:hAnsi="CMU Serif" w:cs="CMU Serif"/>
          <w:lang w:val="fr-FR"/>
        </w:rPr>
        <w:t>Rashed</w:t>
      </w:r>
      <w:proofErr w:type="spellEnd"/>
      <w:r w:rsidRPr="001E56C6">
        <w:rPr>
          <w:rFonts w:ascii="CMU Serif" w:hAnsi="CMU Serif" w:cs="CMU Serif"/>
          <w:lang w:val="fr-FR"/>
        </w:rPr>
        <w:t xml:space="preserve">, </w:t>
      </w:r>
      <w:proofErr w:type="spellStart"/>
      <w:r w:rsidRPr="001E56C6">
        <w:rPr>
          <w:rFonts w:ascii="CMU Serif" w:hAnsi="CMU Serif" w:cs="CMU Serif"/>
          <w:lang w:val="fr-FR"/>
        </w:rPr>
        <w:t>Ph.D</w:t>
      </w:r>
      <w:proofErr w:type="spellEnd"/>
      <w:r w:rsidRPr="001E56C6">
        <w:rPr>
          <w:rFonts w:ascii="CMU Serif" w:hAnsi="CMU Serif" w:cs="CMU Serif"/>
          <w:lang w:val="fr-FR"/>
        </w:rPr>
        <w:t>.</w:t>
      </w:r>
    </w:p>
    <w:p w14:paraId="47BD4231" w14:textId="77777777" w:rsidR="00FF7415" w:rsidRPr="001E56C6" w:rsidRDefault="00FF7415" w:rsidP="0075501E">
      <w:pPr>
        <w:widowControl w:val="0"/>
        <w:spacing w:after="0" w:line="480" w:lineRule="auto"/>
        <w:contextualSpacing/>
        <w:mirrorIndents/>
        <w:rPr>
          <w:rFonts w:ascii="CMU Serif" w:hAnsi="CMU Serif" w:cs="CMU Serif"/>
        </w:rPr>
      </w:pPr>
    </w:p>
    <w:p w14:paraId="42A11F34" w14:textId="4C39259A" w:rsidR="00FF7415" w:rsidRPr="001E56C6" w:rsidRDefault="00FF7415" w:rsidP="0075501E">
      <w:pPr>
        <w:widowControl w:val="0"/>
        <w:spacing w:after="0" w:line="480" w:lineRule="auto"/>
        <w:contextualSpacing/>
        <w:mirrorIndents/>
        <w:rPr>
          <w:rFonts w:ascii="CMU Serif" w:hAnsi="CMU Serif" w:cs="CMU Serif"/>
          <w:lang w:val="es-MX"/>
        </w:rPr>
      </w:pPr>
      <w:r w:rsidRPr="001E56C6">
        <w:rPr>
          <w:rFonts w:ascii="CMU Serif" w:hAnsi="CMU Serif" w:cs="CMU Serif"/>
          <w:u w:val="single"/>
          <w:lang w:val="es-MX"/>
        </w:rPr>
        <w:t>________________________________</w:t>
      </w:r>
      <w:r w:rsidRPr="001E56C6">
        <w:rPr>
          <w:rFonts w:ascii="CMU Serif" w:hAnsi="CMU Serif" w:cs="CMU Serif"/>
          <w:lang w:val="es-MX"/>
        </w:rPr>
        <w:t xml:space="preserve">      Date: </w:t>
      </w:r>
      <w:r w:rsidRPr="001E56C6">
        <w:rPr>
          <w:rFonts w:ascii="CMU Serif" w:hAnsi="CMU Serif" w:cs="CMU Serif"/>
          <w:u w:val="single"/>
          <w:lang w:val="es-MX"/>
        </w:rPr>
        <w:lastRenderedPageBreak/>
        <w:t>_________________</w:t>
      </w:r>
    </w:p>
    <w:p w14:paraId="3A36D9B8" w14:textId="47647377" w:rsidR="00FF7415" w:rsidRPr="001E56C6" w:rsidRDefault="00FF7415" w:rsidP="0075501E">
      <w:pPr>
        <w:widowControl w:val="0"/>
        <w:spacing w:after="0" w:line="480" w:lineRule="auto"/>
        <w:contextualSpacing/>
        <w:mirrorIndents/>
        <w:rPr>
          <w:rFonts w:ascii="CMU Serif" w:hAnsi="CMU Serif" w:cs="CMU Serif"/>
          <w:lang w:val="fr-FR"/>
        </w:rPr>
      </w:pPr>
      <w:proofErr w:type="spellStart"/>
      <w:r w:rsidRPr="001E56C6">
        <w:rPr>
          <w:rFonts w:ascii="CMU Serif" w:hAnsi="CMU Serif" w:cs="CMU Serif"/>
          <w:lang w:val="fr-FR"/>
        </w:rPr>
        <w:t>Nilsa</w:t>
      </w:r>
      <w:proofErr w:type="spellEnd"/>
      <w:r w:rsidRPr="001E56C6">
        <w:rPr>
          <w:rFonts w:ascii="CMU Serif" w:hAnsi="CMU Serif" w:cs="CMU Serif"/>
          <w:lang w:val="fr-FR"/>
        </w:rPr>
        <w:t xml:space="preserve"> </w:t>
      </w:r>
      <w:r w:rsidR="009875D1" w:rsidRPr="001E56C6">
        <w:rPr>
          <w:rFonts w:ascii="CMU Serif" w:hAnsi="CMU Serif" w:cs="CMU Serif"/>
          <w:lang w:val="fr-FR"/>
        </w:rPr>
        <w:t xml:space="preserve">A. </w:t>
      </w:r>
      <w:proofErr w:type="spellStart"/>
      <w:r w:rsidRPr="001E56C6">
        <w:rPr>
          <w:rFonts w:ascii="CMU Serif" w:hAnsi="CMU Serif" w:cs="CMU Serif"/>
          <w:lang w:val="fr-FR"/>
        </w:rPr>
        <w:t>Bosque</w:t>
      </w:r>
      <w:proofErr w:type="spellEnd"/>
      <w:r w:rsidRPr="001E56C6">
        <w:rPr>
          <w:rFonts w:ascii="CMU Serif" w:hAnsi="CMU Serif" w:cs="CMU Serif"/>
          <w:lang w:val="fr-FR"/>
        </w:rPr>
        <w:t xml:space="preserve">-Pérez, </w:t>
      </w:r>
      <w:proofErr w:type="spellStart"/>
      <w:r w:rsidRPr="001E56C6">
        <w:rPr>
          <w:rFonts w:ascii="CMU Serif" w:hAnsi="CMU Serif" w:cs="CMU Serif"/>
          <w:lang w:val="fr-FR"/>
        </w:rPr>
        <w:t>Ph.D</w:t>
      </w:r>
      <w:proofErr w:type="spellEnd"/>
      <w:r w:rsidRPr="001E56C6">
        <w:rPr>
          <w:rFonts w:ascii="CMU Serif" w:hAnsi="CMU Serif" w:cs="CMU Serif"/>
          <w:lang w:val="fr-FR"/>
        </w:rPr>
        <w:t>.</w:t>
      </w:r>
    </w:p>
    <w:p w14:paraId="121B3426" w14:textId="77777777" w:rsidR="00FF7415" w:rsidRPr="001E56C6" w:rsidRDefault="00FF7415" w:rsidP="0075501E">
      <w:pPr>
        <w:widowControl w:val="0"/>
        <w:spacing w:after="0" w:line="480" w:lineRule="auto"/>
        <w:contextualSpacing/>
        <w:mirrorIndents/>
        <w:rPr>
          <w:rFonts w:ascii="CMU Serif" w:hAnsi="CMU Serif" w:cs="CMU Serif"/>
          <w:lang w:val="fr-FR"/>
        </w:rPr>
      </w:pPr>
    </w:p>
    <w:p w14:paraId="2DC4F19F" w14:textId="067E8784"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77763C9F" w14:textId="3F21959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 xml:space="preserve">Richard </w:t>
      </w:r>
      <w:proofErr w:type="spellStart"/>
      <w:r w:rsidRPr="001E56C6">
        <w:rPr>
          <w:rFonts w:ascii="CMU Serif" w:hAnsi="CMU Serif" w:cs="CMU Serif"/>
        </w:rPr>
        <w:t>Novy</w:t>
      </w:r>
      <w:proofErr w:type="spellEnd"/>
      <w:r w:rsidRPr="001E56C6">
        <w:rPr>
          <w:rFonts w:ascii="CMU Serif" w:hAnsi="CMU Serif" w:cs="CMU Serif"/>
        </w:rPr>
        <w:t>, Ph.D.</w:t>
      </w:r>
    </w:p>
    <w:p w14:paraId="0E009421" w14:textId="77777777" w:rsidR="00FF7415" w:rsidRPr="001E56C6" w:rsidRDefault="00FF7415" w:rsidP="0075501E">
      <w:pPr>
        <w:widowControl w:val="0"/>
        <w:spacing w:after="0" w:line="480" w:lineRule="auto"/>
        <w:contextualSpacing/>
        <w:mirrorIndents/>
        <w:rPr>
          <w:rFonts w:ascii="CMU Serif" w:hAnsi="CMU Serif" w:cs="CMU Serif"/>
          <w:b/>
        </w:rPr>
      </w:pPr>
    </w:p>
    <w:p w14:paraId="11CEFCFA" w14:textId="4E803B0A"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Department</w:t>
      </w:r>
      <w:r w:rsidR="0039430E" w:rsidRPr="001E56C6">
        <w:rPr>
          <w:rFonts w:ascii="CMU Serif" w:hAnsi="CMU Serif" w:cs="CMU Serif"/>
        </w:rPr>
        <w:t xml:space="preserve"> Chair</w:t>
      </w:r>
      <w:r w:rsidRPr="001E56C6">
        <w:rPr>
          <w:rFonts w:ascii="CMU Serif" w:hAnsi="CMU Serif" w:cs="CMU Serif"/>
        </w:rPr>
        <w:t>:</w:t>
      </w:r>
      <w:r w:rsidR="005D58CC" w:rsidRPr="001E56C6">
        <w:rPr>
          <w:rFonts w:ascii="CMU Serif" w:hAnsi="CMU Serif" w:cs="CMU Serif"/>
        </w:rPr>
        <w:t xml:space="preserve"> </w:t>
      </w: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4CCBC19C" w14:textId="1D07DD28"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Edwin Lewis, Ph.D.</w:t>
      </w:r>
    </w:p>
    <w:p w14:paraId="3FCF5FC1" w14:textId="77777777" w:rsidR="00FF7415" w:rsidRPr="001E56C6" w:rsidRDefault="00FF7415" w:rsidP="0075501E">
      <w:pPr>
        <w:widowControl w:val="0"/>
        <w:spacing w:after="0" w:line="480" w:lineRule="auto"/>
        <w:contextualSpacing/>
        <w:mirrorIndents/>
        <w:rPr>
          <w:rFonts w:ascii="CMU Serif" w:hAnsi="CMU Serif" w:cs="CMU Serif"/>
          <w:b/>
          <w:sz w:val="20"/>
        </w:rPr>
      </w:pPr>
    </w:p>
    <w:p w14:paraId="1199400A"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3F3A79B4" w14:textId="77777777" w:rsidR="00FF7415" w:rsidRPr="001E56C6" w:rsidRDefault="00FF7415" w:rsidP="0075501E">
      <w:pPr>
        <w:widowControl w:val="0"/>
        <w:spacing w:after="160" w:line="480" w:lineRule="auto"/>
        <w:contextualSpacing/>
        <w:mirrorIndents/>
        <w:rPr>
          <w:rFonts w:ascii="CMU Serif" w:hAnsi="CMU Serif" w:cs="CMU Serif"/>
          <w:b/>
          <w:sz w:val="24"/>
        </w:rPr>
      </w:pPr>
      <w:r w:rsidRPr="001E56C6">
        <w:rPr>
          <w:rFonts w:ascii="CMU Serif" w:hAnsi="CMU Serif" w:cs="CMU Serif"/>
          <w:b/>
          <w:sz w:val="24"/>
        </w:rPr>
        <w:br w:type="page"/>
      </w:r>
    </w:p>
    <w:p w14:paraId="415BBF77"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2" w:name="_Toc495324082"/>
      <w:bookmarkStart w:id="3" w:name="_Toc528941651"/>
      <w:r w:rsidRPr="001E56C6">
        <w:rPr>
          <w:rFonts w:ascii="CMU Serif" w:hAnsi="CMU Serif" w:cs="CMU Serif"/>
          <w:sz w:val="24"/>
          <w:szCs w:val="22"/>
        </w:rPr>
        <w:lastRenderedPageBreak/>
        <w:t>Abstract</w:t>
      </w:r>
      <w:bookmarkEnd w:id="2"/>
      <w:bookmarkEnd w:id="3"/>
    </w:p>
    <w:p w14:paraId="77CD003C" w14:textId="2FD2DA73" w:rsidR="00FF7415" w:rsidRPr="001E56C6" w:rsidRDefault="00FF7415"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Zebra chip disease (ZC) in potato is associated with “</w:t>
      </w:r>
      <w:proofErr w:type="spellStart"/>
      <w:r w:rsidRPr="001E56C6">
        <w:rPr>
          <w:rFonts w:ascii="CMU Serif" w:hAnsi="CMU Serif" w:cs="CMU Serif"/>
          <w:i/>
          <w:sz w:val="24"/>
        </w:rPr>
        <w:t>Candidatus</w:t>
      </w:r>
      <w:proofErr w:type="spellEnd"/>
      <w:r w:rsidRPr="001E56C6">
        <w:rPr>
          <w:rFonts w:ascii="CMU Serif" w:hAnsi="CMU Serif" w:cs="CMU Serif"/>
          <w:sz w:val="24"/>
        </w:rPr>
        <w:t xml:space="preserve"> </w:t>
      </w:r>
      <w:proofErr w:type="spellStart"/>
      <w:r w:rsidRPr="001E56C6">
        <w:rPr>
          <w:rFonts w:ascii="CMU Serif" w:hAnsi="CMU Serif" w:cs="CMU Serif"/>
          <w:sz w:val="24"/>
        </w:rPr>
        <w:t>Liberibacter</w:t>
      </w:r>
      <w:proofErr w:type="spellEnd"/>
      <w:r w:rsidRPr="001E56C6">
        <w:rPr>
          <w:rFonts w:ascii="CMU Serif" w:hAnsi="CMU Serif" w:cs="CMU Serif"/>
          <w:sz w:val="24"/>
        </w:rPr>
        <w:t xml:space="preserve"> solanacearum” (</w:t>
      </w:r>
      <w:proofErr w:type="spellStart"/>
      <w:r w:rsidRPr="001E56C6">
        <w:rPr>
          <w:rFonts w:ascii="CMU Serif" w:hAnsi="CMU Serif" w:cs="CMU Serif"/>
          <w:sz w:val="24"/>
        </w:rPr>
        <w:t>Lso</w:t>
      </w:r>
      <w:proofErr w:type="spellEnd"/>
      <w:r w:rsidRPr="001E56C6">
        <w:rPr>
          <w:rFonts w:ascii="CMU Serif" w:hAnsi="CMU Serif" w:cs="CMU Serif"/>
          <w:sz w:val="24"/>
        </w:rPr>
        <w:t xml:space="preserve">), which is transmitted by the potato psyllid </w:t>
      </w:r>
      <w:proofErr w:type="spellStart"/>
      <w:r w:rsidRPr="001E56C6">
        <w:rPr>
          <w:rFonts w:ascii="CMU Serif" w:hAnsi="CMU Serif" w:cs="CMU Serif"/>
          <w:i/>
          <w:sz w:val="24"/>
        </w:rPr>
        <w:t>Bactericera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proofErr w:type="spellEnd"/>
      <w:r w:rsidRPr="001E56C6">
        <w:rPr>
          <w:rFonts w:ascii="CMU Serif" w:hAnsi="CMU Serif" w:cs="CMU Serif"/>
          <w:sz w:val="24"/>
        </w:rPr>
        <w:t xml:space="preserve"> (</w:t>
      </w:r>
      <w:proofErr w:type="spellStart"/>
      <w:r w:rsidRPr="001E56C6">
        <w:rPr>
          <w:rFonts w:ascii="CMU Serif" w:hAnsi="CMU Serif" w:cs="CMU Serif"/>
          <w:sz w:val="24"/>
        </w:rPr>
        <w:t>Šulc</w:t>
      </w:r>
      <w:proofErr w:type="spellEnd"/>
      <w:r w:rsidRPr="001E56C6">
        <w:rPr>
          <w:rFonts w:ascii="CMU Serif" w:hAnsi="CMU Serif" w:cs="CMU Serif"/>
          <w:sz w:val="24"/>
        </w:rPr>
        <w:t xml:space="preserve">) (Hemiptera: </w:t>
      </w:r>
      <w:proofErr w:type="spellStart"/>
      <w:r w:rsidRPr="001E56C6">
        <w:rPr>
          <w:rFonts w:ascii="CMU Serif" w:hAnsi="CMU Serif" w:cs="CMU Serif"/>
          <w:sz w:val="24"/>
        </w:rPr>
        <w:t>Triozidae</w:t>
      </w:r>
      <w:proofErr w:type="spellEnd"/>
      <w:r w:rsidRPr="001E56C6">
        <w:rPr>
          <w:rFonts w:ascii="CMU Serif" w:hAnsi="CMU Serif" w:cs="CMU Serif"/>
          <w:sz w:val="24"/>
        </w:rPr>
        <w:t xml:space="preserve">). ZC can cause large economic losses when disease incidence is high. ZC management is currently focused on </w:t>
      </w:r>
      <w:r w:rsidR="001752AC" w:rsidRPr="001E56C6">
        <w:rPr>
          <w:rFonts w:ascii="CMU Serif" w:hAnsi="CMU Serif" w:cs="CMU Serif"/>
          <w:sz w:val="24"/>
        </w:rPr>
        <w:t xml:space="preserve">managing </w:t>
      </w:r>
      <w:r w:rsidR="00AC3ECF" w:rsidRPr="001E56C6">
        <w:rPr>
          <w:rFonts w:ascii="CMU Serif" w:hAnsi="CMU Serif" w:cs="CMU Serif"/>
          <w:sz w:val="24"/>
        </w:rPr>
        <w:t xml:space="preserve">populations of </w:t>
      </w:r>
      <w:r w:rsidRPr="001E56C6">
        <w:rPr>
          <w:rFonts w:ascii="CMU Serif" w:hAnsi="CMU Serif" w:cs="CMU Serif"/>
          <w:sz w:val="24"/>
        </w:rPr>
        <w:t>the psyllid vector with insecticides. Host plant resistance to</w:t>
      </w:r>
      <w:r w:rsidR="00AC3ECF" w:rsidRPr="001E56C6">
        <w:rPr>
          <w:rFonts w:ascii="CMU Serif" w:hAnsi="CMU Serif" w:cs="CMU Serif"/>
          <w:sz w:val="24"/>
        </w:rPr>
        <w:t xml:space="preserve"> </w:t>
      </w:r>
      <w:proofErr w:type="spellStart"/>
      <w:r w:rsidR="00AC3ECF" w:rsidRPr="001E56C6">
        <w:rPr>
          <w:rFonts w:ascii="CMU Serif" w:hAnsi="CMU Serif" w:cs="CMU Serif"/>
          <w:sz w:val="24"/>
        </w:rPr>
        <w:t>Lso</w:t>
      </w:r>
      <w:proofErr w:type="spellEnd"/>
      <w:r w:rsidR="00AC3ECF" w:rsidRPr="001E56C6">
        <w:rPr>
          <w:rFonts w:ascii="CMU Serif" w:hAnsi="CMU Serif" w:cs="CMU Serif"/>
          <w:sz w:val="24"/>
        </w:rPr>
        <w:t xml:space="preserve"> and</w:t>
      </w:r>
      <w:r w:rsidRPr="001E56C6">
        <w:rPr>
          <w:rFonts w:ascii="CMU Serif" w:hAnsi="CMU Serif" w:cs="CMU Serif"/>
          <w:sz w:val="24"/>
        </w:rPr>
        <w:t xml:space="preserve"> ZC has been </w:t>
      </w:r>
      <w:r w:rsidR="00AC3ECF" w:rsidRPr="001E56C6">
        <w:rPr>
          <w:rFonts w:ascii="CMU Serif" w:hAnsi="CMU Serif" w:cs="CMU Serif"/>
          <w:sz w:val="24"/>
        </w:rPr>
        <w:t>investigated</w:t>
      </w:r>
      <w:r w:rsidRPr="001E56C6">
        <w:rPr>
          <w:rFonts w:ascii="CMU Serif" w:hAnsi="CMU Serif" w:cs="CMU Serif"/>
          <w:sz w:val="24"/>
        </w:rPr>
        <w:t xml:space="preserve">, but no commercial potato variety has been found </w:t>
      </w:r>
      <w:r w:rsidR="00AC3ECF" w:rsidRPr="001E56C6">
        <w:rPr>
          <w:rFonts w:ascii="CMU Serif" w:hAnsi="CMU Serif" w:cs="CMU Serif"/>
          <w:sz w:val="24"/>
        </w:rPr>
        <w:t>resistant to the</w:t>
      </w:r>
      <w:r w:rsidRPr="001E56C6">
        <w:rPr>
          <w:rFonts w:ascii="CMU Serif" w:hAnsi="CMU Serif" w:cs="CMU Serif"/>
          <w:sz w:val="24"/>
        </w:rPr>
        <w:t xml:space="preserve"> pathogen</w:t>
      </w:r>
      <w:r w:rsidR="00AC3ECF" w:rsidRPr="001E56C6">
        <w:rPr>
          <w:rFonts w:ascii="CMU Serif" w:hAnsi="CMU Serif" w:cs="CMU Serif"/>
          <w:sz w:val="24"/>
        </w:rPr>
        <w:t xml:space="preserve"> or the </w:t>
      </w:r>
      <w:r w:rsidR="004205DC" w:rsidRPr="001E56C6">
        <w:rPr>
          <w:rFonts w:ascii="CMU Serif" w:hAnsi="CMU Serif" w:cs="CMU Serif"/>
          <w:sz w:val="24"/>
        </w:rPr>
        <w:t>disease symptoms</w:t>
      </w:r>
      <w:r w:rsidRPr="001E56C6">
        <w:rPr>
          <w:rFonts w:ascii="CMU Serif" w:hAnsi="CMU Serif" w:cs="CMU Serif"/>
          <w:sz w:val="24"/>
        </w:rPr>
        <w:t xml:space="preserve">. Three </w:t>
      </w:r>
      <w:proofErr w:type="spellStart"/>
      <w:r w:rsidRPr="001E56C6">
        <w:rPr>
          <w:rFonts w:ascii="CMU Serif" w:hAnsi="CMU Serif" w:cs="CMU Serif"/>
          <w:sz w:val="24"/>
        </w:rPr>
        <w:t>Lso</w:t>
      </w:r>
      <w:proofErr w:type="spellEnd"/>
      <w:r w:rsidRPr="001E56C6">
        <w:rPr>
          <w:rFonts w:ascii="CMU Serif" w:hAnsi="CMU Serif" w:cs="CMU Serif"/>
          <w:sz w:val="24"/>
        </w:rPr>
        <w:t xml:space="preserve">-resistant breeding clones </w:t>
      </w:r>
      <w:r w:rsidR="00AC3ECF" w:rsidRPr="001E56C6">
        <w:rPr>
          <w:rFonts w:ascii="CMU Serif" w:hAnsi="CMU Serif" w:cs="CMU Serif"/>
          <w:sz w:val="24"/>
        </w:rPr>
        <w:t xml:space="preserve">with reduced ZC symptoms have been </w:t>
      </w:r>
      <w:r w:rsidRPr="001E56C6">
        <w:rPr>
          <w:rFonts w:ascii="CMU Serif" w:hAnsi="CMU Serif" w:cs="CMU Serif"/>
          <w:sz w:val="24"/>
        </w:rPr>
        <w:t>derived from</w:t>
      </w:r>
      <w:r w:rsidR="00AC3ECF" w:rsidRPr="001E56C6">
        <w:rPr>
          <w:rFonts w:ascii="CMU Serif" w:hAnsi="CMU Serif" w:cs="CMU Serif"/>
          <w:sz w:val="24"/>
        </w:rPr>
        <w:t xml:space="preserve"> a wild potato variety</w:t>
      </w:r>
      <w:r w:rsidRPr="001E56C6">
        <w:rPr>
          <w:rFonts w:ascii="CMU Serif" w:hAnsi="CMU Serif" w:cs="CMU Serif"/>
          <w:sz w:val="24"/>
        </w:rPr>
        <w:t xml:space="preserve"> </w:t>
      </w:r>
      <w:r w:rsidRPr="001E56C6">
        <w:rPr>
          <w:rFonts w:ascii="CMU Serif" w:hAnsi="CMU Serif" w:cs="CMU Serif"/>
          <w:i/>
          <w:sz w:val="24"/>
        </w:rPr>
        <w:t xml:space="preserve">Solanum </w:t>
      </w:r>
      <w:proofErr w:type="spellStart"/>
      <w:r w:rsidRPr="001E56C6">
        <w:rPr>
          <w:rFonts w:ascii="CMU Serif" w:hAnsi="CMU Serif" w:cs="CMU Serif"/>
          <w:i/>
          <w:sz w:val="24"/>
        </w:rPr>
        <w:t>chacoense</w:t>
      </w:r>
      <w:proofErr w:type="spellEnd"/>
      <w:r w:rsidRPr="001E56C6">
        <w:rPr>
          <w:rFonts w:ascii="CMU Serif" w:hAnsi="CMU Serif" w:cs="CMU Serif"/>
          <w:sz w:val="24"/>
        </w:rPr>
        <w:t xml:space="preserve"> </w:t>
      </w:r>
      <w:r w:rsidR="00F132BA">
        <w:rPr>
          <w:rFonts w:ascii="CMU Serif" w:hAnsi="CMU Serif" w:cs="CMU Serif"/>
          <w:sz w:val="24"/>
        </w:rPr>
        <w:t>Bitter</w:t>
      </w:r>
      <w:r w:rsidRPr="001E56C6">
        <w:rPr>
          <w:rFonts w:ascii="CMU Serif" w:hAnsi="CMU Serif" w:cs="CMU Serif"/>
          <w:sz w:val="24"/>
        </w:rPr>
        <w:t xml:space="preserve">. </w:t>
      </w:r>
      <w:r w:rsidR="00AC3ECF" w:rsidRPr="001E56C6">
        <w:rPr>
          <w:rFonts w:ascii="CMU Serif" w:hAnsi="CMU Serif" w:cs="CMU Serif"/>
          <w:sz w:val="24"/>
        </w:rPr>
        <w:t>Our study was designed</w:t>
      </w:r>
      <w:r w:rsidRPr="001E56C6">
        <w:rPr>
          <w:rFonts w:ascii="CMU Serif" w:hAnsi="CMU Serif" w:cs="CMU Serif"/>
          <w:sz w:val="24"/>
        </w:rPr>
        <w:t xml:space="preserve"> to screen </w:t>
      </w:r>
      <w:r w:rsidR="00AC3ECF" w:rsidRPr="001E56C6">
        <w:rPr>
          <w:rFonts w:ascii="CMU Serif" w:hAnsi="CMU Serif" w:cs="CMU Serif"/>
          <w:sz w:val="24"/>
        </w:rPr>
        <w:t xml:space="preserve">these germplasms </w:t>
      </w:r>
      <w:r w:rsidRPr="001E56C6">
        <w:rPr>
          <w:rFonts w:ascii="CMU Serif" w:hAnsi="CMU Serif" w:cs="CMU Serif"/>
          <w:sz w:val="24"/>
        </w:rPr>
        <w:t xml:space="preserve">for </w:t>
      </w:r>
      <w:r w:rsidR="00AC3ECF" w:rsidRPr="001E56C6">
        <w:rPr>
          <w:rFonts w:ascii="CMU Serif" w:hAnsi="CMU Serif" w:cs="CMU Serif"/>
          <w:sz w:val="24"/>
        </w:rPr>
        <w:t xml:space="preserve">their effects on the psyllid’s host acceptance behavior and fecundity. </w:t>
      </w:r>
      <w:r w:rsidRPr="001E56C6">
        <w:rPr>
          <w:rFonts w:ascii="CMU Serif" w:hAnsi="CMU Serif" w:cs="CMU Serif"/>
          <w:sz w:val="24"/>
        </w:rPr>
        <w:t xml:space="preserve"> </w:t>
      </w:r>
      <w:r w:rsidR="00AC3ECF" w:rsidRPr="001E56C6">
        <w:rPr>
          <w:rFonts w:ascii="CMU Serif" w:hAnsi="CMU Serif" w:cs="CMU Serif"/>
          <w:sz w:val="24"/>
        </w:rPr>
        <w:t xml:space="preserve">The breeding clones selected were: </w:t>
      </w:r>
      <w:r w:rsidR="00F132BA">
        <w:rPr>
          <w:rFonts w:ascii="CMU Serif" w:hAnsi="CMU Serif" w:cs="CMU Serif"/>
          <w:sz w:val="24"/>
        </w:rPr>
        <w:t>‘</w:t>
      </w:r>
      <w:r w:rsidRPr="001E56C6">
        <w:rPr>
          <w:rFonts w:ascii="CMU Serif" w:hAnsi="CMU Serif" w:cs="CMU Serif"/>
          <w:sz w:val="24"/>
        </w:rPr>
        <w:t>A07781-10LB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10LB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A07781-3LB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3LB</w:t>
      </w:r>
      <w:r w:rsidR="00F132BA">
        <w:rPr>
          <w:rFonts w:ascii="CMU Serif" w:hAnsi="CMU Serif" w:cs="CMU Serif"/>
          <w:sz w:val="24"/>
        </w:rPr>
        <w:t>’</w:t>
      </w:r>
      <w:r w:rsidRPr="001E56C6">
        <w:rPr>
          <w:rFonts w:ascii="CMU Serif" w:hAnsi="CMU Serif" w:cs="CMU Serif"/>
          <w:sz w:val="24"/>
        </w:rPr>
        <w:t xml:space="preserve">) and </w:t>
      </w:r>
      <w:r w:rsidR="00F132BA">
        <w:rPr>
          <w:rFonts w:ascii="CMU Serif" w:hAnsi="CMU Serif" w:cs="CMU Serif"/>
          <w:sz w:val="24"/>
        </w:rPr>
        <w:t>‘</w:t>
      </w:r>
      <w:r w:rsidRPr="001E56C6">
        <w:rPr>
          <w:rFonts w:ascii="CMU Serif" w:hAnsi="CMU Serif" w:cs="CMU Serif"/>
          <w:sz w:val="24"/>
        </w:rPr>
        <w:t>A07781-4LB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4LB</w:t>
      </w:r>
      <w:r w:rsidR="00F132BA">
        <w:rPr>
          <w:rFonts w:ascii="CMU Serif" w:hAnsi="CMU Serif" w:cs="CMU Serif"/>
          <w:sz w:val="24"/>
        </w:rPr>
        <w:t>’</w:t>
      </w:r>
      <w:r w:rsidRPr="001E56C6">
        <w:rPr>
          <w:rFonts w:ascii="CMU Serif" w:hAnsi="CMU Serif" w:cs="CMU Serif"/>
          <w:sz w:val="24"/>
        </w:rPr>
        <w:t>). ‘Russet Burbank’ (</w:t>
      </w:r>
      <w:r w:rsidRPr="001E56C6">
        <w:rPr>
          <w:rFonts w:ascii="CMU Serif" w:hAnsi="CMU Serif" w:cs="CMU Serif"/>
          <w:i/>
          <w:sz w:val="24"/>
        </w:rPr>
        <w:t xml:space="preserve">Solanum </w:t>
      </w:r>
      <w:proofErr w:type="gramStart"/>
      <w:r w:rsidRPr="001E56C6">
        <w:rPr>
          <w:rFonts w:ascii="CMU Serif" w:hAnsi="CMU Serif" w:cs="CMU Serif"/>
          <w:i/>
          <w:sz w:val="24"/>
        </w:rPr>
        <w:t>tuberosum</w:t>
      </w:r>
      <w:r w:rsidRPr="001E56C6">
        <w:rPr>
          <w:rFonts w:ascii="CMU Serif" w:hAnsi="CMU Serif" w:cs="CMU Serif"/>
          <w:sz w:val="24"/>
        </w:rPr>
        <w:t xml:space="preserve"> </w:t>
      </w:r>
      <w:r w:rsidR="00F132BA">
        <w:rPr>
          <w:rFonts w:ascii="CMU Serif" w:hAnsi="CMU Serif" w:cs="CMU Serif"/>
          <w:sz w:val="24"/>
        </w:rPr>
        <w:t xml:space="preserve"> L.</w:t>
      </w:r>
      <w:proofErr w:type="gramEnd"/>
      <w:r w:rsidR="00CD1E9C">
        <w:rPr>
          <w:rFonts w:ascii="CMU Serif" w:hAnsi="CMU Serif" w:cs="CMU Serif"/>
          <w:sz w:val="24"/>
        </w:rPr>
        <w:t>)</w:t>
      </w:r>
      <w:r w:rsidRPr="001E56C6">
        <w:rPr>
          <w:rFonts w:ascii="CMU Serif" w:hAnsi="CMU Serif" w:cs="CMU Serif"/>
          <w:sz w:val="24"/>
        </w:rPr>
        <w:t xml:space="preserve"> was used as a</w:t>
      </w:r>
      <w:r w:rsidR="00AC3ECF" w:rsidRPr="001E56C6">
        <w:rPr>
          <w:rFonts w:ascii="CMU Serif" w:hAnsi="CMU Serif" w:cs="CMU Serif"/>
          <w:sz w:val="24"/>
        </w:rPr>
        <w:t xml:space="preserve"> </w:t>
      </w:r>
      <w:proofErr w:type="spellStart"/>
      <w:r w:rsidR="00AC3ECF" w:rsidRPr="001E56C6">
        <w:rPr>
          <w:rFonts w:ascii="CMU Serif" w:hAnsi="CMU Serif" w:cs="CMU Serif"/>
          <w:sz w:val="24"/>
        </w:rPr>
        <w:t>Lso</w:t>
      </w:r>
      <w:proofErr w:type="spellEnd"/>
      <w:r w:rsidR="00AC3ECF" w:rsidRPr="001E56C6">
        <w:rPr>
          <w:rFonts w:ascii="CMU Serif" w:hAnsi="CMU Serif" w:cs="CMU Serif"/>
          <w:sz w:val="24"/>
        </w:rPr>
        <w:t>-</w:t>
      </w:r>
      <w:r w:rsidRPr="001E56C6">
        <w:rPr>
          <w:rFonts w:ascii="CMU Serif" w:hAnsi="CMU Serif" w:cs="CMU Serif"/>
          <w:sz w:val="24"/>
        </w:rPr>
        <w:t xml:space="preserve">susceptible control. </w:t>
      </w:r>
      <w:r w:rsidR="00AC3ECF" w:rsidRPr="001E56C6">
        <w:rPr>
          <w:rFonts w:ascii="CMU Serif" w:hAnsi="CMU Serif" w:cs="CMU Serif"/>
          <w:sz w:val="24"/>
        </w:rPr>
        <w:t>We conducted no-choice assays with intact potato leaflets and observed the following</w:t>
      </w:r>
      <w:r w:rsidR="002367B1" w:rsidRPr="001E56C6">
        <w:rPr>
          <w:rFonts w:ascii="CMU Serif" w:hAnsi="CMU Serif" w:cs="CMU Serif"/>
          <w:sz w:val="24"/>
        </w:rPr>
        <w:t xml:space="preserve"> behaviors</w:t>
      </w:r>
      <w:r w:rsidRPr="001E56C6">
        <w:rPr>
          <w:rFonts w:ascii="CMU Serif" w:hAnsi="CMU Serif" w:cs="CMU Serif"/>
          <w:sz w:val="24"/>
        </w:rPr>
        <w:t>: probing, walking, cleaning and leaving the leaf.</w:t>
      </w:r>
      <w:r w:rsidR="002367B1" w:rsidRPr="001E56C6">
        <w:rPr>
          <w:rFonts w:ascii="CMU Serif" w:hAnsi="CMU Serif" w:cs="CMU Serif"/>
          <w:sz w:val="24"/>
        </w:rPr>
        <w:t xml:space="preserve"> We also </w:t>
      </w:r>
      <w:r w:rsidR="004205DC" w:rsidRPr="001E56C6">
        <w:rPr>
          <w:rFonts w:ascii="CMU Serif" w:hAnsi="CMU Serif" w:cs="CMU Serif"/>
          <w:sz w:val="24"/>
        </w:rPr>
        <w:t>compared</w:t>
      </w:r>
      <w:r w:rsidR="002367B1" w:rsidRPr="001E56C6">
        <w:rPr>
          <w:rFonts w:ascii="CMU Serif" w:hAnsi="CMU Serif" w:cs="CMU Serif"/>
          <w:sz w:val="24"/>
        </w:rPr>
        <w:t xml:space="preserve"> oviposition and </w:t>
      </w:r>
      <w:r w:rsidR="004205DC" w:rsidRPr="001E56C6">
        <w:rPr>
          <w:rFonts w:ascii="CMU Serif" w:hAnsi="CMU Serif" w:cs="CMU Serif"/>
          <w:sz w:val="24"/>
        </w:rPr>
        <w:t>egg fertility for psyllids held on these germplasms</w:t>
      </w:r>
      <w:r w:rsidR="002367B1" w:rsidRPr="001E56C6">
        <w:rPr>
          <w:rFonts w:ascii="CMU Serif" w:hAnsi="CMU Serif" w:cs="CMU Serif"/>
          <w:sz w:val="24"/>
        </w:rPr>
        <w:t xml:space="preserve">. </w:t>
      </w:r>
      <w:r w:rsidRPr="001E56C6">
        <w:rPr>
          <w:rFonts w:ascii="CMU Serif" w:hAnsi="CMU Serif" w:cs="CMU Serif"/>
          <w:sz w:val="24"/>
        </w:rPr>
        <w:t>Probing frequency w</w:t>
      </w:r>
      <w:r w:rsidR="00A32FC2" w:rsidRPr="001E56C6">
        <w:rPr>
          <w:rFonts w:ascii="CMU Serif" w:hAnsi="CMU Serif" w:cs="CMU Serif"/>
          <w:sz w:val="24"/>
        </w:rPr>
        <w:t>as</w:t>
      </w:r>
      <w:r w:rsidRPr="001E56C6">
        <w:rPr>
          <w:rFonts w:ascii="CMU Serif" w:hAnsi="CMU Serif" w:cs="CMU Serif"/>
          <w:sz w:val="24"/>
        </w:rPr>
        <w:t xml:space="preserve"> highest on Russet Burbank</w:t>
      </w:r>
      <w:r w:rsidR="00CD1E9C">
        <w:rPr>
          <w:rFonts w:ascii="CMU Serif" w:hAnsi="CMU Serif" w:cs="CMU Serif"/>
          <w:sz w:val="24"/>
        </w:rPr>
        <w:t>, and f</w:t>
      </w:r>
      <w:r w:rsidR="00422469">
        <w:rPr>
          <w:rFonts w:ascii="CMU Serif" w:hAnsi="CMU Serif" w:cs="CMU Serif"/>
          <w:sz w:val="24"/>
        </w:rPr>
        <w:t xml:space="preserve">emales also </w:t>
      </w:r>
      <w:r w:rsidR="00CD1E9C">
        <w:rPr>
          <w:rFonts w:ascii="CMU Serif" w:hAnsi="CMU Serif" w:cs="CMU Serif"/>
          <w:sz w:val="24"/>
        </w:rPr>
        <w:t xml:space="preserve">spent more time </w:t>
      </w:r>
      <w:r w:rsidR="00422469">
        <w:rPr>
          <w:rFonts w:ascii="CMU Serif" w:hAnsi="CMU Serif" w:cs="CMU Serif"/>
          <w:sz w:val="24"/>
        </w:rPr>
        <w:t>walk</w:t>
      </w:r>
      <w:r w:rsidR="00CD1E9C">
        <w:rPr>
          <w:rFonts w:ascii="CMU Serif" w:hAnsi="CMU Serif" w:cs="CMU Serif"/>
          <w:sz w:val="24"/>
        </w:rPr>
        <w:t>ing</w:t>
      </w:r>
      <w:r w:rsidR="00422469">
        <w:rPr>
          <w:rFonts w:ascii="CMU Serif" w:hAnsi="CMU Serif" w:cs="CMU Serif"/>
          <w:sz w:val="24"/>
        </w:rPr>
        <w:t xml:space="preserve"> on Russet Burbank. </w:t>
      </w:r>
      <w:r w:rsidR="00611791" w:rsidRPr="001E56C6">
        <w:rPr>
          <w:rFonts w:ascii="CMU Serif" w:hAnsi="CMU Serif" w:cs="CMU Serif"/>
          <w:sz w:val="24"/>
        </w:rPr>
        <w:t xml:space="preserve">Together, these results suggest greater activity on Russet Burbank than these resistant germplasms. </w:t>
      </w:r>
      <w:r w:rsidR="002367B1" w:rsidRPr="001E56C6">
        <w:rPr>
          <w:rFonts w:ascii="CMU Serif" w:hAnsi="CMU Serif" w:cs="CMU Serif"/>
          <w:sz w:val="24"/>
        </w:rPr>
        <w:t xml:space="preserve">Oviposition and </w:t>
      </w:r>
      <w:r w:rsidR="004205DC" w:rsidRPr="001E56C6">
        <w:rPr>
          <w:rFonts w:ascii="CMU Serif" w:hAnsi="CMU Serif" w:cs="CMU Serif"/>
          <w:sz w:val="24"/>
        </w:rPr>
        <w:t>egg fertility</w:t>
      </w:r>
      <w:r w:rsidR="004719A0" w:rsidRPr="001E56C6">
        <w:rPr>
          <w:rFonts w:ascii="CMU Serif" w:hAnsi="CMU Serif" w:cs="CMU Serif"/>
          <w:sz w:val="24"/>
        </w:rPr>
        <w:t xml:space="preserve"> </w:t>
      </w:r>
      <w:r w:rsidR="002367B1" w:rsidRPr="001E56C6">
        <w:rPr>
          <w:rFonts w:ascii="CMU Serif" w:hAnsi="CMU Serif" w:cs="CMU Serif"/>
          <w:sz w:val="24"/>
        </w:rPr>
        <w:t xml:space="preserve">were </w:t>
      </w:r>
      <w:r w:rsidR="004719A0" w:rsidRPr="001E56C6">
        <w:rPr>
          <w:rFonts w:ascii="CMU Serif" w:hAnsi="CMU Serif" w:cs="CMU Serif"/>
          <w:sz w:val="24"/>
        </w:rPr>
        <w:t xml:space="preserve">not significantly different </w:t>
      </w:r>
      <w:r w:rsidR="004205DC" w:rsidRPr="001E56C6">
        <w:rPr>
          <w:rFonts w:ascii="CMU Serif" w:hAnsi="CMU Serif" w:cs="CMU Serif"/>
          <w:sz w:val="24"/>
        </w:rPr>
        <w:t>among</w:t>
      </w:r>
      <w:r w:rsidR="003E5B38" w:rsidRPr="001E56C6">
        <w:rPr>
          <w:rFonts w:ascii="CMU Serif" w:hAnsi="CMU Serif" w:cs="CMU Serif"/>
          <w:sz w:val="24"/>
        </w:rPr>
        <w:t xml:space="preserve"> </w:t>
      </w:r>
      <w:r w:rsidR="00CD1E9C">
        <w:rPr>
          <w:rFonts w:ascii="CMU Serif" w:hAnsi="CMU Serif" w:cs="CMU Serif"/>
          <w:sz w:val="24"/>
        </w:rPr>
        <w:t xml:space="preserve">resistant </w:t>
      </w:r>
      <w:r w:rsidR="004719A0" w:rsidRPr="001E56C6">
        <w:rPr>
          <w:rFonts w:ascii="CMU Serif" w:hAnsi="CMU Serif" w:cs="CMU Serif"/>
          <w:sz w:val="24"/>
        </w:rPr>
        <w:t>germplasms</w:t>
      </w:r>
      <w:r w:rsidR="003E5B38" w:rsidRPr="001E56C6">
        <w:rPr>
          <w:rFonts w:ascii="CMU Serif" w:hAnsi="CMU Serif" w:cs="CMU Serif"/>
          <w:sz w:val="24"/>
        </w:rPr>
        <w:t xml:space="preserve"> or </w:t>
      </w:r>
      <w:r w:rsidR="00CD1E9C">
        <w:rPr>
          <w:rFonts w:ascii="CMU Serif" w:hAnsi="CMU Serif" w:cs="CMU Serif"/>
          <w:sz w:val="24"/>
        </w:rPr>
        <w:t>Russet Burbank</w:t>
      </w:r>
      <w:r w:rsidR="004719A0" w:rsidRPr="001E56C6">
        <w:rPr>
          <w:rFonts w:ascii="CMU Serif" w:hAnsi="CMU Serif" w:cs="CMU Serif"/>
          <w:sz w:val="24"/>
        </w:rPr>
        <w:t xml:space="preserve">. </w:t>
      </w:r>
      <w:r w:rsidR="00CD1E9C">
        <w:rPr>
          <w:rFonts w:ascii="CMU Serif" w:hAnsi="CMU Serif" w:cs="CMU Serif"/>
          <w:sz w:val="24"/>
        </w:rPr>
        <w:t xml:space="preserve">For these germplasms with putative resistance to </w:t>
      </w:r>
      <w:proofErr w:type="spellStart"/>
      <w:r w:rsidR="00CD1E9C">
        <w:rPr>
          <w:rFonts w:ascii="CMU Serif" w:hAnsi="CMU Serif" w:cs="CMU Serif"/>
          <w:sz w:val="24"/>
        </w:rPr>
        <w:t>Lso</w:t>
      </w:r>
      <w:proofErr w:type="spellEnd"/>
      <w:r w:rsidR="00CD1E9C">
        <w:rPr>
          <w:rFonts w:ascii="CMU Serif" w:hAnsi="CMU Serif" w:cs="CMU Serif"/>
          <w:sz w:val="24"/>
        </w:rPr>
        <w:t>, o</w:t>
      </w:r>
      <w:r w:rsidRPr="001E56C6">
        <w:rPr>
          <w:rFonts w:ascii="CMU Serif" w:hAnsi="CMU Serif" w:cs="CMU Serif"/>
          <w:sz w:val="24"/>
        </w:rPr>
        <w:t xml:space="preserve">ur </w:t>
      </w:r>
      <w:r w:rsidR="00CD1E9C">
        <w:rPr>
          <w:rFonts w:ascii="CMU Serif" w:hAnsi="CMU Serif" w:cs="CMU Serif"/>
          <w:sz w:val="24"/>
        </w:rPr>
        <w:t>study</w:t>
      </w:r>
      <w:r w:rsidR="002367B1" w:rsidRPr="001E56C6">
        <w:rPr>
          <w:rFonts w:ascii="CMU Serif" w:hAnsi="CMU Serif" w:cs="CMU Serif"/>
          <w:sz w:val="24"/>
        </w:rPr>
        <w:t xml:space="preserve"> </w:t>
      </w:r>
      <w:r w:rsidR="00C23B0E" w:rsidRPr="001E56C6">
        <w:rPr>
          <w:rFonts w:ascii="CMU Serif" w:hAnsi="CMU Serif" w:cs="CMU Serif"/>
          <w:sz w:val="24"/>
        </w:rPr>
        <w:t xml:space="preserve">found little to no evidence of </w:t>
      </w:r>
      <w:proofErr w:type="spellStart"/>
      <w:r w:rsidR="00C23B0E" w:rsidRPr="001E56C6">
        <w:rPr>
          <w:rFonts w:ascii="CMU Serif" w:hAnsi="CMU Serif" w:cs="CMU Serif"/>
          <w:sz w:val="24"/>
        </w:rPr>
        <w:t>antixenotic</w:t>
      </w:r>
      <w:proofErr w:type="spellEnd"/>
      <w:r w:rsidR="00C23B0E" w:rsidRPr="001E56C6">
        <w:rPr>
          <w:rFonts w:ascii="CMU Serif" w:hAnsi="CMU Serif" w:cs="CMU Serif"/>
          <w:sz w:val="24"/>
        </w:rPr>
        <w:t xml:space="preserve"> or </w:t>
      </w:r>
      <w:r w:rsidR="00C23B0E" w:rsidRPr="001E56C6">
        <w:rPr>
          <w:rFonts w:ascii="CMU Serif" w:hAnsi="CMU Serif" w:cs="CMU Serif"/>
          <w:sz w:val="24"/>
        </w:rPr>
        <w:lastRenderedPageBreak/>
        <w:t xml:space="preserve">antibiotic effects on psyllid </w:t>
      </w:r>
      <w:r w:rsidR="00CD1E9C">
        <w:rPr>
          <w:rFonts w:ascii="CMU Serif" w:hAnsi="CMU Serif" w:cs="CMU Serif"/>
          <w:sz w:val="24"/>
        </w:rPr>
        <w:t xml:space="preserve">settling behavior, feeding behavior, </w:t>
      </w:r>
      <w:r w:rsidR="00807D56">
        <w:rPr>
          <w:rFonts w:ascii="CMU Serif" w:hAnsi="CMU Serif" w:cs="CMU Serif"/>
          <w:sz w:val="24"/>
        </w:rPr>
        <w:t>o</w:t>
      </w:r>
      <w:r w:rsidR="00CD1E9C">
        <w:rPr>
          <w:rFonts w:ascii="CMU Serif" w:hAnsi="CMU Serif" w:cs="CMU Serif"/>
          <w:sz w:val="24"/>
        </w:rPr>
        <w:t>viposition, or egg fertility</w:t>
      </w:r>
      <w:r w:rsidR="00C23B0E" w:rsidRPr="001E56C6">
        <w:rPr>
          <w:rFonts w:ascii="CMU Serif" w:hAnsi="CMU Serif" w:cs="CMU Serif"/>
          <w:sz w:val="24"/>
        </w:rPr>
        <w:t>.</w:t>
      </w:r>
    </w:p>
    <w:p w14:paraId="0E8EECFE"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C269508" w14:textId="77777777" w:rsidR="00FF7415" w:rsidRPr="001E56C6" w:rsidRDefault="00FF7415" w:rsidP="0075501E">
      <w:pPr>
        <w:widowControl w:val="0"/>
        <w:spacing w:after="0" w:line="480" w:lineRule="auto"/>
        <w:contextualSpacing/>
        <w:mirrorIndents/>
        <w:rPr>
          <w:rFonts w:ascii="CMU Serif" w:hAnsi="CMU Serif" w:cs="CMU Serif"/>
          <w:b/>
          <w:sz w:val="24"/>
        </w:rPr>
      </w:pPr>
      <w:r w:rsidRPr="001E56C6">
        <w:rPr>
          <w:rFonts w:ascii="CMU Serif" w:hAnsi="CMU Serif" w:cs="CMU Serif"/>
          <w:b/>
          <w:sz w:val="24"/>
        </w:rPr>
        <w:br w:type="page"/>
      </w:r>
    </w:p>
    <w:p w14:paraId="0F3015B2"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4" w:name="_Toc495324083"/>
      <w:bookmarkStart w:id="5" w:name="_Toc528941652"/>
      <w:r w:rsidRPr="001E56C6">
        <w:rPr>
          <w:rFonts w:ascii="CMU Serif" w:hAnsi="CMU Serif" w:cs="CMU Serif"/>
          <w:sz w:val="24"/>
          <w:szCs w:val="22"/>
        </w:rPr>
        <w:lastRenderedPageBreak/>
        <w:t>Acknowledgements</w:t>
      </w:r>
      <w:bookmarkEnd w:id="4"/>
      <w:bookmarkEnd w:id="5"/>
    </w:p>
    <w:p w14:paraId="6A00F4E5" w14:textId="02AB160F" w:rsidR="00831028" w:rsidRPr="001E56C6" w:rsidRDefault="00FF7415" w:rsidP="0075501E">
      <w:pPr>
        <w:widowControl w:val="0"/>
        <w:spacing w:after="0" w:line="480" w:lineRule="auto"/>
        <w:contextualSpacing/>
        <w:mirrorIndents/>
        <w:rPr>
          <w:rFonts w:ascii="CMU Serif" w:hAnsi="CMU Serif" w:cs="CMU Serif"/>
          <w:sz w:val="24"/>
        </w:rPr>
      </w:pPr>
      <w:r w:rsidRPr="001E56C6">
        <w:rPr>
          <w:rFonts w:ascii="CMU Serif" w:hAnsi="CMU Serif" w:cs="CMU Serif"/>
          <w:b/>
          <w:sz w:val="24"/>
        </w:rPr>
        <w:tab/>
      </w:r>
      <w:r w:rsidR="009D5920" w:rsidRPr="001E56C6">
        <w:rPr>
          <w:rFonts w:ascii="CMU Serif" w:hAnsi="CMU Serif" w:cs="CMU Serif"/>
          <w:sz w:val="24"/>
        </w:rPr>
        <w:t>I want to thank Dr. Erik Wenninger for his patience</w:t>
      </w:r>
      <w:r w:rsidR="00831028" w:rsidRPr="001E56C6">
        <w:rPr>
          <w:rFonts w:ascii="CMU Serif" w:hAnsi="CMU Serif" w:cs="CMU Serif"/>
          <w:sz w:val="24"/>
        </w:rPr>
        <w:t xml:space="preserve"> and support</w:t>
      </w:r>
      <w:r w:rsidR="009D5920" w:rsidRPr="001E56C6">
        <w:rPr>
          <w:rFonts w:ascii="CMU Serif" w:hAnsi="CMU Serif" w:cs="CMU Serif"/>
          <w:sz w:val="24"/>
        </w:rPr>
        <w:t>.</w:t>
      </w:r>
      <w:r w:rsidR="001A64D0" w:rsidRPr="001E56C6">
        <w:rPr>
          <w:rFonts w:ascii="CMU Serif" w:hAnsi="CMU Serif" w:cs="CMU Serif"/>
          <w:sz w:val="24"/>
        </w:rPr>
        <w:t xml:space="preserve"> </w:t>
      </w:r>
    </w:p>
    <w:p w14:paraId="19D58BCF" w14:textId="441A76B3" w:rsidR="009620C4" w:rsidRPr="001E56C6" w:rsidRDefault="001A64D0"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 xml:space="preserve">I want to </w:t>
      </w:r>
      <w:r w:rsidR="00831028" w:rsidRPr="001E56C6">
        <w:rPr>
          <w:rFonts w:ascii="CMU Serif" w:hAnsi="CMU Serif" w:cs="CMU Serif"/>
          <w:sz w:val="24"/>
        </w:rPr>
        <w:t xml:space="preserve">thank and </w:t>
      </w:r>
      <w:r w:rsidRPr="001E56C6">
        <w:rPr>
          <w:rFonts w:ascii="CMU Serif" w:hAnsi="CMU Serif" w:cs="CMU Serif"/>
          <w:sz w:val="24"/>
        </w:rPr>
        <w:t>acknowledge</w:t>
      </w:r>
      <w:r w:rsidR="00831028" w:rsidRPr="001E56C6">
        <w:rPr>
          <w:rFonts w:ascii="CMU Serif" w:hAnsi="CMU Serif" w:cs="CMU Serif"/>
          <w:sz w:val="24"/>
        </w:rPr>
        <w:t xml:space="preserve"> </w:t>
      </w:r>
      <w:r w:rsidRPr="001E56C6">
        <w:rPr>
          <w:rFonts w:ascii="CMU Serif" w:hAnsi="CMU Serif" w:cs="CMU Serif"/>
          <w:sz w:val="24"/>
        </w:rPr>
        <w:t xml:space="preserve">Dr. </w:t>
      </w:r>
      <w:r w:rsidR="009620C4" w:rsidRPr="001E56C6">
        <w:rPr>
          <w:rFonts w:ascii="CMU Serif" w:hAnsi="CMU Serif" w:cs="CMU Serif"/>
          <w:sz w:val="24"/>
        </w:rPr>
        <w:t xml:space="preserve">Richard </w:t>
      </w:r>
      <w:proofErr w:type="spellStart"/>
      <w:r w:rsidR="009620C4" w:rsidRPr="001E56C6">
        <w:rPr>
          <w:rFonts w:ascii="CMU Serif" w:hAnsi="CMU Serif" w:cs="CMU Serif"/>
          <w:sz w:val="24"/>
        </w:rPr>
        <w:t>Novy</w:t>
      </w:r>
      <w:proofErr w:type="spellEnd"/>
      <w:r w:rsidR="009620C4" w:rsidRPr="001E56C6">
        <w:rPr>
          <w:rFonts w:ascii="CMU Serif" w:hAnsi="CMU Serif" w:cs="CMU Serif"/>
          <w:sz w:val="24"/>
        </w:rPr>
        <w:t xml:space="preserve"> </w:t>
      </w:r>
      <w:r w:rsidRPr="001E56C6">
        <w:rPr>
          <w:rFonts w:ascii="CMU Serif" w:hAnsi="CMU Serif" w:cs="CMU Serif"/>
          <w:sz w:val="24"/>
        </w:rPr>
        <w:t xml:space="preserve">and USDA-ARS for supplying the </w:t>
      </w:r>
      <w:r w:rsidR="00831028" w:rsidRPr="001E56C6">
        <w:rPr>
          <w:rFonts w:ascii="CMU Serif" w:hAnsi="CMU Serif" w:cs="CMU Serif"/>
          <w:sz w:val="24"/>
        </w:rPr>
        <w:t xml:space="preserve">invaluable </w:t>
      </w:r>
      <w:r w:rsidRPr="001E56C6">
        <w:rPr>
          <w:rFonts w:ascii="CMU Serif" w:hAnsi="CMU Serif" w:cs="CMU Serif"/>
          <w:sz w:val="24"/>
        </w:rPr>
        <w:t>potato germplasm</w:t>
      </w:r>
      <w:r w:rsidR="009620C4" w:rsidRPr="001E56C6">
        <w:rPr>
          <w:rFonts w:ascii="CMU Serif" w:hAnsi="CMU Serif" w:cs="CMU Serif"/>
          <w:sz w:val="24"/>
        </w:rPr>
        <w:t>s</w:t>
      </w:r>
      <w:r w:rsidRPr="001E56C6">
        <w:rPr>
          <w:rFonts w:ascii="CMU Serif" w:hAnsi="CMU Serif" w:cs="CMU Serif"/>
          <w:sz w:val="24"/>
        </w:rPr>
        <w:t xml:space="preserve"> used in </w:t>
      </w:r>
      <w:r w:rsidR="009620C4" w:rsidRPr="001E56C6">
        <w:rPr>
          <w:rFonts w:ascii="CMU Serif" w:hAnsi="CMU Serif" w:cs="CMU Serif"/>
          <w:sz w:val="24"/>
        </w:rPr>
        <w:t>our studies.</w:t>
      </w:r>
      <w:r w:rsidR="005C649E" w:rsidRPr="001E56C6">
        <w:rPr>
          <w:rFonts w:ascii="CMU Serif" w:hAnsi="CMU Serif" w:cs="CMU Serif"/>
          <w:sz w:val="24"/>
        </w:rPr>
        <w:t xml:space="preserve"> </w:t>
      </w:r>
      <w:r w:rsidR="0079064C" w:rsidRPr="001E56C6">
        <w:rPr>
          <w:rFonts w:ascii="CMU Serif" w:hAnsi="CMU Serif" w:cs="CMU Serif"/>
          <w:sz w:val="24"/>
        </w:rPr>
        <w:t xml:space="preserve">I would also like to thank </w:t>
      </w:r>
      <w:r w:rsidR="005C649E" w:rsidRPr="001E56C6">
        <w:rPr>
          <w:rFonts w:ascii="CMU Serif" w:hAnsi="CMU Serif" w:cs="CMU Serif"/>
          <w:sz w:val="24"/>
        </w:rPr>
        <w:t xml:space="preserve">Dr. Alexander Karasev and Dr. Jennifer </w:t>
      </w:r>
      <w:proofErr w:type="spellStart"/>
      <w:r w:rsidR="005C649E" w:rsidRPr="001E56C6">
        <w:rPr>
          <w:rFonts w:ascii="CMU Serif" w:hAnsi="CMU Serif" w:cs="CMU Serif"/>
          <w:sz w:val="24"/>
        </w:rPr>
        <w:t>Dahan</w:t>
      </w:r>
      <w:proofErr w:type="spellEnd"/>
      <w:r w:rsidR="005C649E" w:rsidRPr="001E56C6">
        <w:rPr>
          <w:rFonts w:ascii="CMU Serif" w:hAnsi="CMU Serif" w:cs="CMU Serif"/>
          <w:sz w:val="24"/>
        </w:rPr>
        <w:t xml:space="preserve"> for their assistance </w:t>
      </w:r>
      <w:r w:rsidR="0079064C" w:rsidRPr="001E56C6">
        <w:rPr>
          <w:rFonts w:ascii="CMU Serif" w:hAnsi="CMU Serif" w:cs="CMU Serif"/>
          <w:sz w:val="24"/>
        </w:rPr>
        <w:t>with haplotyping.</w:t>
      </w:r>
      <w:r w:rsidR="005C649E" w:rsidRPr="001E56C6">
        <w:rPr>
          <w:rFonts w:ascii="CMU Serif" w:hAnsi="CMU Serif" w:cs="CMU Serif"/>
          <w:sz w:val="24"/>
        </w:rPr>
        <w:t xml:space="preserve"> </w:t>
      </w:r>
      <w:r w:rsidR="007D7977" w:rsidRPr="001E56C6">
        <w:rPr>
          <w:rFonts w:ascii="CMU Serif" w:hAnsi="CMU Serif" w:cs="CMU Serif"/>
          <w:sz w:val="24"/>
        </w:rPr>
        <w:t xml:space="preserve"> </w:t>
      </w:r>
      <w:r w:rsidR="009B4D28" w:rsidRPr="001E56C6">
        <w:rPr>
          <w:rFonts w:ascii="CMU Serif" w:hAnsi="CMU Serif" w:cs="CMU Serif"/>
          <w:sz w:val="24"/>
        </w:rPr>
        <w:t xml:space="preserve">I am grateful for the </w:t>
      </w:r>
      <w:r w:rsidR="007D7977" w:rsidRPr="001E56C6">
        <w:rPr>
          <w:rFonts w:ascii="CMU Serif" w:hAnsi="CMU Serif" w:cs="CMU Serif"/>
          <w:sz w:val="24"/>
        </w:rPr>
        <w:t xml:space="preserve">support from the Gary Lee Memorial Scholarship, the Gary and Darlene Steiner Scholarship, the John L. and Lois K. </w:t>
      </w:r>
      <w:proofErr w:type="spellStart"/>
      <w:r w:rsidR="007D7977" w:rsidRPr="001E56C6">
        <w:rPr>
          <w:rFonts w:ascii="CMU Serif" w:hAnsi="CMU Serif" w:cs="CMU Serif"/>
          <w:sz w:val="24"/>
        </w:rPr>
        <w:t>Toevs</w:t>
      </w:r>
      <w:proofErr w:type="spellEnd"/>
      <w:r w:rsidR="007D7977" w:rsidRPr="001E56C6">
        <w:rPr>
          <w:rFonts w:ascii="CMU Serif" w:hAnsi="CMU Serif" w:cs="CMU Serif"/>
          <w:sz w:val="24"/>
        </w:rPr>
        <w:t xml:space="preserve"> fund, the USDA-NIFA grant</w:t>
      </w:r>
      <w:r w:rsidR="009B4D28" w:rsidRPr="001E56C6">
        <w:rPr>
          <w:rFonts w:ascii="CMU Serif" w:hAnsi="CMU Serif" w:cs="CMU Serif"/>
          <w:sz w:val="24"/>
        </w:rPr>
        <w:t xml:space="preserve"> </w:t>
      </w:r>
      <w:r w:rsidR="007D7977" w:rsidRPr="001E56C6">
        <w:rPr>
          <w:rFonts w:ascii="CMU Serif" w:hAnsi="CMU Serif" w:cs="CMU Serif"/>
          <w:sz w:val="24"/>
        </w:rPr>
        <w:t>and the University of Idaho for their financial support</w:t>
      </w:r>
      <w:r w:rsidR="009B4D28" w:rsidRPr="001E56C6">
        <w:rPr>
          <w:rFonts w:ascii="CMU Serif" w:hAnsi="CMU Serif" w:cs="CMU Serif"/>
          <w:sz w:val="24"/>
        </w:rPr>
        <w:t>.</w:t>
      </w:r>
      <w:r w:rsidR="009620C4" w:rsidRPr="001E56C6">
        <w:rPr>
          <w:rFonts w:ascii="CMU Serif" w:hAnsi="CMU Serif" w:cs="CMU Serif"/>
          <w:sz w:val="24"/>
        </w:rPr>
        <w:t xml:space="preserve"> </w:t>
      </w:r>
    </w:p>
    <w:p w14:paraId="42BD1393" w14:textId="05E413BA" w:rsidR="00FF7415" w:rsidRPr="001E56C6" w:rsidRDefault="009620C4"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Thank you.</w:t>
      </w:r>
    </w:p>
    <w:p w14:paraId="6AA4B3EF" w14:textId="77777777" w:rsidR="00FF7415" w:rsidRPr="001E56C6" w:rsidRDefault="00FF7415" w:rsidP="0075501E">
      <w:pPr>
        <w:widowControl w:val="0"/>
        <w:spacing w:after="160" w:line="480" w:lineRule="auto"/>
        <w:contextualSpacing/>
        <w:mirrorIndents/>
        <w:rPr>
          <w:rFonts w:ascii="CMU Serif" w:hAnsi="CMU Serif" w:cs="CMU Serif"/>
          <w:sz w:val="24"/>
        </w:rPr>
      </w:pPr>
      <w:r w:rsidRPr="001E56C6">
        <w:rPr>
          <w:rFonts w:ascii="CMU Serif" w:hAnsi="CMU Serif" w:cs="CMU Serif"/>
          <w:sz w:val="24"/>
        </w:rPr>
        <w:br w:type="page"/>
      </w:r>
    </w:p>
    <w:p w14:paraId="4B97C73E" w14:textId="77777777" w:rsidR="00FF7415" w:rsidRPr="001E56C6" w:rsidRDefault="00FF7415" w:rsidP="0075501E">
      <w:pPr>
        <w:widowControl w:val="0"/>
        <w:spacing w:after="0" w:line="480" w:lineRule="auto"/>
        <w:contextualSpacing/>
        <w:mirrorIndents/>
        <w:rPr>
          <w:rFonts w:ascii="CMU Serif" w:hAnsi="CMU Serif" w:cs="CMU Serif"/>
          <w:sz w:val="24"/>
        </w:rPr>
      </w:pPr>
    </w:p>
    <w:p w14:paraId="18C37330"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D26ADDD"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6FE8BE51"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4EDA0AC2"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DDB8C85"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0AAA8E34"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3C41C651" w14:textId="622AE445" w:rsidR="00FF7415" w:rsidRPr="001E56C6" w:rsidRDefault="0039430E" w:rsidP="0075501E">
      <w:pPr>
        <w:pStyle w:val="Heading1"/>
        <w:keepNext w:val="0"/>
        <w:keepLines w:val="0"/>
        <w:widowControl w:val="0"/>
        <w:mirrorIndents/>
        <w:rPr>
          <w:rFonts w:ascii="CMU Serif" w:hAnsi="CMU Serif" w:cs="CMU Serif"/>
          <w:sz w:val="24"/>
          <w:szCs w:val="22"/>
        </w:rPr>
      </w:pPr>
      <w:bookmarkStart w:id="6" w:name="_Toc495324084"/>
      <w:bookmarkStart w:id="7" w:name="_Toc528941653"/>
      <w:r w:rsidRPr="001E56C6">
        <w:rPr>
          <w:rFonts w:ascii="CMU Serif" w:hAnsi="CMU Serif" w:cs="CMU Serif"/>
          <w:sz w:val="24"/>
          <w:szCs w:val="22"/>
        </w:rPr>
        <w:t>D</w:t>
      </w:r>
      <w:r w:rsidR="00FF7415" w:rsidRPr="001E56C6">
        <w:rPr>
          <w:rFonts w:ascii="CMU Serif" w:hAnsi="CMU Serif" w:cs="CMU Serif"/>
          <w:sz w:val="24"/>
          <w:szCs w:val="22"/>
        </w:rPr>
        <w:t>edication</w:t>
      </w:r>
      <w:bookmarkEnd w:id="6"/>
      <w:bookmarkEnd w:id="7"/>
    </w:p>
    <w:p w14:paraId="4261E4F9" w14:textId="77777777" w:rsidR="00FF7415" w:rsidRPr="001E56C6" w:rsidRDefault="00FF7415" w:rsidP="0075501E">
      <w:pPr>
        <w:widowControl w:val="0"/>
        <w:spacing w:after="0" w:line="480" w:lineRule="auto"/>
        <w:contextualSpacing/>
        <w:mirrorIndents/>
        <w:jc w:val="center"/>
        <w:rPr>
          <w:rFonts w:ascii="CMU Serif" w:hAnsi="CMU Serif" w:cs="CMU Serif"/>
          <w:sz w:val="24"/>
        </w:rPr>
      </w:pPr>
      <w:r w:rsidRPr="001E56C6">
        <w:rPr>
          <w:rFonts w:ascii="CMU Serif" w:hAnsi="CMU Serif" w:cs="CMU Serif"/>
          <w:sz w:val="24"/>
        </w:rPr>
        <w:t>For Liz, Violet and Fifes to come</w:t>
      </w:r>
    </w:p>
    <w:p w14:paraId="4099EC3D" w14:textId="77777777" w:rsidR="00FF7415" w:rsidRPr="001E56C6" w:rsidRDefault="00FF7415" w:rsidP="0075501E">
      <w:pPr>
        <w:widowControl w:val="0"/>
        <w:spacing w:after="160" w:line="480" w:lineRule="auto"/>
        <w:contextualSpacing/>
        <w:mirrorIndents/>
        <w:rPr>
          <w:rStyle w:val="Hyperlink"/>
          <w:rFonts w:ascii="CMU Serif" w:hAnsi="CMU Serif" w:cs="CMU Serif"/>
          <w:noProof/>
          <w:sz w:val="24"/>
        </w:rPr>
      </w:pPr>
      <w:r w:rsidRPr="001E56C6">
        <w:rPr>
          <w:rFonts w:ascii="CMU Serif" w:hAnsi="CMU Serif" w:cs="CMU Serif"/>
          <w:sz w:val="24"/>
        </w:rPr>
        <w:br w:type="page"/>
      </w:r>
    </w:p>
    <w:p w14:paraId="6C08BA72"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8" w:name="_Toc528941654"/>
      <w:r w:rsidRPr="001E56C6">
        <w:rPr>
          <w:rFonts w:ascii="CMU Serif" w:hAnsi="CMU Serif" w:cs="CMU Serif"/>
          <w:sz w:val="24"/>
          <w:szCs w:val="22"/>
        </w:rPr>
        <w:lastRenderedPageBreak/>
        <w:t>Table of Contents</w:t>
      </w:r>
      <w:bookmarkEnd w:id="8"/>
    </w:p>
    <w:sdt>
      <w:sdtPr>
        <w:rPr>
          <w:rFonts w:ascii="CMU Serif" w:eastAsiaTheme="minorHAnsi" w:hAnsi="CMU Serif" w:cs="CMU Serif"/>
          <w:b w:val="0"/>
          <w:bCs w:val="0"/>
          <w:sz w:val="24"/>
          <w:szCs w:val="22"/>
          <w:lang w:eastAsia="en-US"/>
        </w:rPr>
        <w:id w:val="-19395173"/>
        <w:docPartObj>
          <w:docPartGallery w:val="Table of Contents"/>
          <w:docPartUnique/>
        </w:docPartObj>
      </w:sdtPr>
      <w:sdtEndPr>
        <w:rPr>
          <w:noProof/>
        </w:rPr>
      </w:sdtEndPr>
      <w:sdtContent>
        <w:p w14:paraId="25E5A2E6" w14:textId="5C109228" w:rsidR="00FF7415" w:rsidRPr="001E56C6" w:rsidRDefault="00FF7415" w:rsidP="0075501E">
          <w:pPr>
            <w:pStyle w:val="TOCHeading"/>
            <w:keepNext w:val="0"/>
            <w:keepLines w:val="0"/>
            <w:widowControl w:val="0"/>
            <w:tabs>
              <w:tab w:val="left" w:pos="7836"/>
            </w:tabs>
            <w:mirrorIndents/>
            <w:jc w:val="left"/>
            <w:rPr>
              <w:rFonts w:ascii="CMU Serif" w:hAnsi="CMU Serif" w:cs="CMU Serif"/>
              <w:sz w:val="24"/>
              <w:szCs w:val="22"/>
            </w:rPr>
          </w:pPr>
        </w:p>
        <w:p w14:paraId="757E668C" w14:textId="705B3B64" w:rsidR="0041665E" w:rsidRDefault="00FF7415">
          <w:pPr>
            <w:pStyle w:val="TOC1"/>
            <w:rPr>
              <w:noProof/>
              <w:lang w:eastAsia="en-US"/>
            </w:rPr>
          </w:pPr>
          <w:r w:rsidRPr="001E56C6">
            <w:rPr>
              <w:rFonts w:ascii="CMU Serif" w:hAnsi="CMU Serif" w:cs="CMU Serif"/>
              <w:sz w:val="24"/>
            </w:rPr>
            <w:fldChar w:fldCharType="begin"/>
          </w:r>
          <w:r w:rsidRPr="001E56C6">
            <w:rPr>
              <w:rFonts w:ascii="CMU Serif" w:hAnsi="CMU Serif" w:cs="CMU Serif"/>
              <w:sz w:val="24"/>
            </w:rPr>
            <w:instrText xml:space="preserve"> TOC \o "1-3" \h \z \u </w:instrText>
          </w:r>
          <w:r w:rsidRPr="001E56C6">
            <w:rPr>
              <w:rFonts w:ascii="CMU Serif" w:hAnsi="CMU Serif" w:cs="CMU Serif"/>
              <w:sz w:val="24"/>
            </w:rPr>
            <w:fldChar w:fldCharType="separate"/>
          </w:r>
          <w:hyperlink w:anchor="_Toc528941650" w:history="1">
            <w:r w:rsidR="0041665E" w:rsidRPr="00601F51">
              <w:rPr>
                <w:rStyle w:val="Hyperlink"/>
                <w:rFonts w:ascii="CMU Serif" w:hAnsi="CMU Serif" w:cs="CMU Serif"/>
                <w:noProof/>
              </w:rPr>
              <w:t>Authorization to Submit Thesis</w:t>
            </w:r>
            <w:r w:rsidR="0041665E">
              <w:rPr>
                <w:noProof/>
                <w:webHidden/>
              </w:rPr>
              <w:tab/>
            </w:r>
            <w:r w:rsidR="0041665E">
              <w:rPr>
                <w:noProof/>
                <w:webHidden/>
              </w:rPr>
              <w:fldChar w:fldCharType="begin"/>
            </w:r>
            <w:r w:rsidR="0041665E">
              <w:rPr>
                <w:noProof/>
                <w:webHidden/>
              </w:rPr>
              <w:instrText xml:space="preserve"> PAGEREF _Toc528941650 \h </w:instrText>
            </w:r>
            <w:r w:rsidR="0041665E">
              <w:rPr>
                <w:noProof/>
                <w:webHidden/>
              </w:rPr>
            </w:r>
            <w:r w:rsidR="0041665E">
              <w:rPr>
                <w:noProof/>
                <w:webHidden/>
              </w:rPr>
              <w:fldChar w:fldCharType="separate"/>
            </w:r>
            <w:r w:rsidR="0041665E">
              <w:rPr>
                <w:noProof/>
                <w:webHidden/>
              </w:rPr>
              <w:t>2</w:t>
            </w:r>
            <w:r w:rsidR="0041665E">
              <w:rPr>
                <w:noProof/>
                <w:webHidden/>
              </w:rPr>
              <w:fldChar w:fldCharType="end"/>
            </w:r>
          </w:hyperlink>
        </w:p>
        <w:p w14:paraId="0D310398" w14:textId="1C53A77D" w:rsidR="0041665E" w:rsidRDefault="00655DA9">
          <w:pPr>
            <w:pStyle w:val="TOC1"/>
            <w:rPr>
              <w:noProof/>
              <w:lang w:eastAsia="en-US"/>
            </w:rPr>
          </w:pPr>
          <w:hyperlink w:anchor="_Toc528941651" w:history="1">
            <w:r w:rsidR="0041665E" w:rsidRPr="00601F51">
              <w:rPr>
                <w:rStyle w:val="Hyperlink"/>
                <w:rFonts w:ascii="CMU Serif" w:hAnsi="CMU Serif" w:cs="CMU Serif"/>
                <w:noProof/>
              </w:rPr>
              <w:t>Abstract</w:t>
            </w:r>
            <w:r w:rsidR="0041665E">
              <w:rPr>
                <w:noProof/>
                <w:webHidden/>
              </w:rPr>
              <w:tab/>
            </w:r>
            <w:r w:rsidR="0041665E">
              <w:rPr>
                <w:noProof/>
                <w:webHidden/>
              </w:rPr>
              <w:fldChar w:fldCharType="begin"/>
            </w:r>
            <w:r w:rsidR="0041665E">
              <w:rPr>
                <w:noProof/>
                <w:webHidden/>
              </w:rPr>
              <w:instrText xml:space="preserve"> PAGEREF _Toc528941651 \h </w:instrText>
            </w:r>
            <w:r w:rsidR="0041665E">
              <w:rPr>
                <w:noProof/>
                <w:webHidden/>
              </w:rPr>
            </w:r>
            <w:r w:rsidR="0041665E">
              <w:rPr>
                <w:noProof/>
                <w:webHidden/>
              </w:rPr>
              <w:fldChar w:fldCharType="separate"/>
            </w:r>
            <w:r w:rsidR="0041665E">
              <w:rPr>
                <w:noProof/>
                <w:webHidden/>
              </w:rPr>
              <w:t>3</w:t>
            </w:r>
            <w:r w:rsidR="0041665E">
              <w:rPr>
                <w:noProof/>
                <w:webHidden/>
              </w:rPr>
              <w:fldChar w:fldCharType="end"/>
            </w:r>
          </w:hyperlink>
        </w:p>
        <w:p w14:paraId="2C63A614" w14:textId="027EE36E" w:rsidR="0041665E" w:rsidRDefault="00655DA9">
          <w:pPr>
            <w:pStyle w:val="TOC1"/>
            <w:rPr>
              <w:noProof/>
              <w:lang w:eastAsia="en-US"/>
            </w:rPr>
          </w:pPr>
          <w:hyperlink w:anchor="_Toc528941652" w:history="1">
            <w:r w:rsidR="0041665E" w:rsidRPr="00601F51">
              <w:rPr>
                <w:rStyle w:val="Hyperlink"/>
                <w:rFonts w:ascii="CMU Serif" w:hAnsi="CMU Serif" w:cs="CMU Serif"/>
                <w:noProof/>
              </w:rPr>
              <w:t>Acknowledgements</w:t>
            </w:r>
            <w:r w:rsidR="0041665E">
              <w:rPr>
                <w:noProof/>
                <w:webHidden/>
              </w:rPr>
              <w:tab/>
            </w:r>
            <w:r w:rsidR="0041665E">
              <w:rPr>
                <w:noProof/>
                <w:webHidden/>
              </w:rPr>
              <w:fldChar w:fldCharType="begin"/>
            </w:r>
            <w:r w:rsidR="0041665E">
              <w:rPr>
                <w:noProof/>
                <w:webHidden/>
              </w:rPr>
              <w:instrText xml:space="preserve"> PAGEREF _Toc528941652 \h </w:instrText>
            </w:r>
            <w:r w:rsidR="0041665E">
              <w:rPr>
                <w:noProof/>
                <w:webHidden/>
              </w:rPr>
            </w:r>
            <w:r w:rsidR="0041665E">
              <w:rPr>
                <w:noProof/>
                <w:webHidden/>
              </w:rPr>
              <w:fldChar w:fldCharType="separate"/>
            </w:r>
            <w:r w:rsidR="0041665E">
              <w:rPr>
                <w:noProof/>
                <w:webHidden/>
              </w:rPr>
              <w:t>4</w:t>
            </w:r>
            <w:r w:rsidR="0041665E">
              <w:rPr>
                <w:noProof/>
                <w:webHidden/>
              </w:rPr>
              <w:fldChar w:fldCharType="end"/>
            </w:r>
          </w:hyperlink>
        </w:p>
        <w:p w14:paraId="05E7082A" w14:textId="4CEF6D6D" w:rsidR="0041665E" w:rsidRDefault="00655DA9">
          <w:pPr>
            <w:pStyle w:val="TOC1"/>
            <w:rPr>
              <w:noProof/>
              <w:lang w:eastAsia="en-US"/>
            </w:rPr>
          </w:pPr>
          <w:hyperlink w:anchor="_Toc528941653" w:history="1">
            <w:r w:rsidR="0041665E" w:rsidRPr="00601F51">
              <w:rPr>
                <w:rStyle w:val="Hyperlink"/>
                <w:rFonts w:ascii="CMU Serif" w:hAnsi="CMU Serif" w:cs="CMU Serif"/>
                <w:noProof/>
              </w:rPr>
              <w:t>Dedication</w:t>
            </w:r>
            <w:r w:rsidR="0041665E">
              <w:rPr>
                <w:noProof/>
                <w:webHidden/>
              </w:rPr>
              <w:tab/>
            </w:r>
            <w:r w:rsidR="0041665E">
              <w:rPr>
                <w:noProof/>
                <w:webHidden/>
              </w:rPr>
              <w:fldChar w:fldCharType="begin"/>
            </w:r>
            <w:r w:rsidR="0041665E">
              <w:rPr>
                <w:noProof/>
                <w:webHidden/>
              </w:rPr>
              <w:instrText xml:space="preserve"> PAGEREF _Toc528941653 \h </w:instrText>
            </w:r>
            <w:r w:rsidR="0041665E">
              <w:rPr>
                <w:noProof/>
                <w:webHidden/>
              </w:rPr>
            </w:r>
            <w:r w:rsidR="0041665E">
              <w:rPr>
                <w:noProof/>
                <w:webHidden/>
              </w:rPr>
              <w:fldChar w:fldCharType="separate"/>
            </w:r>
            <w:r w:rsidR="0041665E">
              <w:rPr>
                <w:noProof/>
                <w:webHidden/>
              </w:rPr>
              <w:t>5</w:t>
            </w:r>
            <w:r w:rsidR="0041665E">
              <w:rPr>
                <w:noProof/>
                <w:webHidden/>
              </w:rPr>
              <w:fldChar w:fldCharType="end"/>
            </w:r>
          </w:hyperlink>
        </w:p>
        <w:p w14:paraId="0B30DDE5" w14:textId="6D44A42A" w:rsidR="0041665E" w:rsidRDefault="00655DA9">
          <w:pPr>
            <w:pStyle w:val="TOC1"/>
            <w:rPr>
              <w:noProof/>
              <w:lang w:eastAsia="en-US"/>
            </w:rPr>
          </w:pPr>
          <w:hyperlink w:anchor="_Toc528941654" w:history="1">
            <w:r w:rsidR="0041665E" w:rsidRPr="00601F51">
              <w:rPr>
                <w:rStyle w:val="Hyperlink"/>
                <w:rFonts w:ascii="CMU Serif" w:hAnsi="CMU Serif" w:cs="CMU Serif"/>
                <w:noProof/>
              </w:rPr>
              <w:t>Table of Contents</w:t>
            </w:r>
            <w:r w:rsidR="0041665E">
              <w:rPr>
                <w:noProof/>
                <w:webHidden/>
              </w:rPr>
              <w:tab/>
            </w:r>
            <w:r w:rsidR="0041665E">
              <w:rPr>
                <w:noProof/>
                <w:webHidden/>
              </w:rPr>
              <w:fldChar w:fldCharType="begin"/>
            </w:r>
            <w:r w:rsidR="0041665E">
              <w:rPr>
                <w:noProof/>
                <w:webHidden/>
              </w:rPr>
              <w:instrText xml:space="preserve"> PAGEREF _Toc528941654 \h </w:instrText>
            </w:r>
            <w:r w:rsidR="0041665E">
              <w:rPr>
                <w:noProof/>
                <w:webHidden/>
              </w:rPr>
            </w:r>
            <w:r w:rsidR="0041665E">
              <w:rPr>
                <w:noProof/>
                <w:webHidden/>
              </w:rPr>
              <w:fldChar w:fldCharType="separate"/>
            </w:r>
            <w:r w:rsidR="0041665E">
              <w:rPr>
                <w:noProof/>
                <w:webHidden/>
              </w:rPr>
              <w:t>6</w:t>
            </w:r>
            <w:r w:rsidR="0041665E">
              <w:rPr>
                <w:noProof/>
                <w:webHidden/>
              </w:rPr>
              <w:fldChar w:fldCharType="end"/>
            </w:r>
          </w:hyperlink>
        </w:p>
        <w:p w14:paraId="6CBD5B3A" w14:textId="10AC4774" w:rsidR="0041665E" w:rsidRDefault="00655DA9">
          <w:pPr>
            <w:pStyle w:val="TOC1"/>
            <w:rPr>
              <w:noProof/>
              <w:lang w:eastAsia="en-US"/>
            </w:rPr>
          </w:pPr>
          <w:hyperlink w:anchor="_Toc528941655" w:history="1">
            <w:r w:rsidR="0041665E" w:rsidRPr="00601F51">
              <w:rPr>
                <w:rStyle w:val="Hyperlink"/>
                <w:rFonts w:ascii="CMU Serif" w:hAnsi="CMU Serif" w:cs="CMU Serif"/>
                <w:noProof/>
              </w:rPr>
              <w:t>List of Tables</w:t>
            </w:r>
            <w:r w:rsidR="0041665E">
              <w:rPr>
                <w:noProof/>
                <w:webHidden/>
              </w:rPr>
              <w:tab/>
            </w:r>
            <w:r w:rsidR="0041665E">
              <w:rPr>
                <w:noProof/>
                <w:webHidden/>
              </w:rPr>
              <w:fldChar w:fldCharType="begin"/>
            </w:r>
            <w:r w:rsidR="0041665E">
              <w:rPr>
                <w:noProof/>
                <w:webHidden/>
              </w:rPr>
              <w:instrText xml:space="preserve"> PAGEREF _Toc528941655 \h </w:instrText>
            </w:r>
            <w:r w:rsidR="0041665E">
              <w:rPr>
                <w:noProof/>
                <w:webHidden/>
              </w:rPr>
            </w:r>
            <w:r w:rsidR="0041665E">
              <w:rPr>
                <w:noProof/>
                <w:webHidden/>
              </w:rPr>
              <w:fldChar w:fldCharType="separate"/>
            </w:r>
            <w:r w:rsidR="0041665E">
              <w:rPr>
                <w:noProof/>
                <w:webHidden/>
              </w:rPr>
              <w:t>7</w:t>
            </w:r>
            <w:r w:rsidR="0041665E">
              <w:rPr>
                <w:noProof/>
                <w:webHidden/>
              </w:rPr>
              <w:fldChar w:fldCharType="end"/>
            </w:r>
          </w:hyperlink>
        </w:p>
        <w:p w14:paraId="3761B363" w14:textId="1D515EDA" w:rsidR="0041665E" w:rsidRDefault="00655DA9">
          <w:pPr>
            <w:pStyle w:val="TOC1"/>
            <w:rPr>
              <w:noProof/>
              <w:lang w:eastAsia="en-US"/>
            </w:rPr>
          </w:pPr>
          <w:hyperlink w:anchor="_Toc528941656" w:history="1">
            <w:r w:rsidR="0041665E" w:rsidRPr="00601F51">
              <w:rPr>
                <w:rStyle w:val="Hyperlink"/>
                <w:rFonts w:ascii="CMU Serif" w:hAnsi="CMU Serif" w:cs="CMU Serif"/>
                <w:noProof/>
              </w:rPr>
              <w:t>No table of figures entries found.</w:t>
            </w:r>
            <w:r w:rsidR="0041665E">
              <w:rPr>
                <w:noProof/>
                <w:webHidden/>
              </w:rPr>
              <w:tab/>
            </w:r>
            <w:r w:rsidR="0041665E">
              <w:rPr>
                <w:noProof/>
                <w:webHidden/>
              </w:rPr>
              <w:fldChar w:fldCharType="begin"/>
            </w:r>
            <w:r w:rsidR="0041665E">
              <w:rPr>
                <w:noProof/>
                <w:webHidden/>
              </w:rPr>
              <w:instrText xml:space="preserve"> PAGEREF _Toc528941656 \h </w:instrText>
            </w:r>
            <w:r w:rsidR="0041665E">
              <w:rPr>
                <w:noProof/>
                <w:webHidden/>
              </w:rPr>
            </w:r>
            <w:r w:rsidR="0041665E">
              <w:rPr>
                <w:noProof/>
                <w:webHidden/>
              </w:rPr>
              <w:fldChar w:fldCharType="separate"/>
            </w:r>
            <w:r w:rsidR="0041665E">
              <w:rPr>
                <w:noProof/>
                <w:webHidden/>
              </w:rPr>
              <w:t>8</w:t>
            </w:r>
            <w:r w:rsidR="0041665E">
              <w:rPr>
                <w:noProof/>
                <w:webHidden/>
              </w:rPr>
              <w:fldChar w:fldCharType="end"/>
            </w:r>
          </w:hyperlink>
        </w:p>
        <w:p w14:paraId="3A2BA56C" w14:textId="1F45F018" w:rsidR="0041665E" w:rsidRDefault="00655DA9">
          <w:pPr>
            <w:pStyle w:val="TOC1"/>
            <w:rPr>
              <w:noProof/>
              <w:lang w:eastAsia="en-US"/>
            </w:rPr>
          </w:pPr>
          <w:hyperlink w:anchor="_Toc528941657" w:history="1">
            <w:r w:rsidR="0041665E" w:rsidRPr="00601F51">
              <w:rPr>
                <w:rStyle w:val="Hyperlink"/>
                <w:rFonts w:ascii="CMU Serif" w:hAnsi="CMU Serif" w:cs="CMU Serif"/>
                <w:noProof/>
              </w:rPr>
              <w:t>List of Figures</w:t>
            </w:r>
            <w:r w:rsidR="0041665E">
              <w:rPr>
                <w:noProof/>
                <w:webHidden/>
              </w:rPr>
              <w:tab/>
            </w:r>
            <w:r w:rsidR="0041665E">
              <w:rPr>
                <w:noProof/>
                <w:webHidden/>
              </w:rPr>
              <w:fldChar w:fldCharType="begin"/>
            </w:r>
            <w:r w:rsidR="0041665E">
              <w:rPr>
                <w:noProof/>
                <w:webHidden/>
              </w:rPr>
              <w:instrText xml:space="preserve"> PAGEREF _Toc528941657 \h </w:instrText>
            </w:r>
            <w:r w:rsidR="0041665E">
              <w:rPr>
                <w:noProof/>
                <w:webHidden/>
              </w:rPr>
            </w:r>
            <w:r w:rsidR="0041665E">
              <w:rPr>
                <w:noProof/>
                <w:webHidden/>
              </w:rPr>
              <w:fldChar w:fldCharType="separate"/>
            </w:r>
            <w:r w:rsidR="0041665E">
              <w:rPr>
                <w:noProof/>
                <w:webHidden/>
              </w:rPr>
              <w:t>9</w:t>
            </w:r>
            <w:r w:rsidR="0041665E">
              <w:rPr>
                <w:noProof/>
                <w:webHidden/>
              </w:rPr>
              <w:fldChar w:fldCharType="end"/>
            </w:r>
          </w:hyperlink>
        </w:p>
        <w:p w14:paraId="3775EC83" w14:textId="06FA9D13" w:rsidR="0041665E" w:rsidRDefault="00655DA9">
          <w:pPr>
            <w:pStyle w:val="TOC2"/>
            <w:tabs>
              <w:tab w:val="right" w:leader="dot" w:pos="9062"/>
            </w:tabs>
            <w:rPr>
              <w:noProof/>
              <w:lang w:eastAsia="en-US"/>
            </w:rPr>
          </w:pPr>
          <w:hyperlink w:anchor="_Toc528941658" w:history="1">
            <w:r w:rsidR="0041665E" w:rsidRPr="00601F51">
              <w:rPr>
                <w:rStyle w:val="Hyperlink"/>
                <w:rFonts w:ascii="CMU Serif" w:hAnsi="CMU Serif" w:cs="CMU Serif"/>
                <w:noProof/>
              </w:rPr>
              <w:t>Research context</w:t>
            </w:r>
            <w:r w:rsidR="0041665E">
              <w:rPr>
                <w:noProof/>
                <w:webHidden/>
              </w:rPr>
              <w:tab/>
            </w:r>
            <w:r w:rsidR="0041665E">
              <w:rPr>
                <w:noProof/>
                <w:webHidden/>
              </w:rPr>
              <w:fldChar w:fldCharType="begin"/>
            </w:r>
            <w:r w:rsidR="0041665E">
              <w:rPr>
                <w:noProof/>
                <w:webHidden/>
              </w:rPr>
              <w:instrText xml:space="preserve"> PAGEREF _Toc528941658 \h </w:instrText>
            </w:r>
            <w:r w:rsidR="0041665E">
              <w:rPr>
                <w:noProof/>
                <w:webHidden/>
              </w:rPr>
            </w:r>
            <w:r w:rsidR="0041665E">
              <w:rPr>
                <w:noProof/>
                <w:webHidden/>
              </w:rPr>
              <w:fldChar w:fldCharType="separate"/>
            </w:r>
            <w:r w:rsidR="0041665E">
              <w:rPr>
                <w:noProof/>
                <w:webHidden/>
              </w:rPr>
              <w:t>10</w:t>
            </w:r>
            <w:r w:rsidR="0041665E">
              <w:rPr>
                <w:noProof/>
                <w:webHidden/>
              </w:rPr>
              <w:fldChar w:fldCharType="end"/>
            </w:r>
          </w:hyperlink>
        </w:p>
        <w:p w14:paraId="41FF33FB" w14:textId="070F827B" w:rsidR="0041665E" w:rsidRDefault="00655DA9">
          <w:pPr>
            <w:pStyle w:val="TOC1"/>
            <w:rPr>
              <w:noProof/>
              <w:lang w:eastAsia="en-US"/>
            </w:rPr>
          </w:pPr>
          <w:hyperlink w:anchor="_Toc528941659" w:history="1">
            <w:r w:rsidR="0041665E" w:rsidRPr="00601F51">
              <w:rPr>
                <w:rStyle w:val="Hyperlink"/>
                <w:rFonts w:ascii="CMU Serif" w:hAnsi="CMU Serif" w:cs="CMU Serif"/>
                <w:noProof/>
              </w:rPr>
              <w:t>Chapter 2: Materials and methods</w:t>
            </w:r>
            <w:r w:rsidR="0041665E">
              <w:rPr>
                <w:noProof/>
                <w:webHidden/>
              </w:rPr>
              <w:tab/>
            </w:r>
            <w:r w:rsidR="0041665E">
              <w:rPr>
                <w:noProof/>
                <w:webHidden/>
              </w:rPr>
              <w:fldChar w:fldCharType="begin"/>
            </w:r>
            <w:r w:rsidR="0041665E">
              <w:rPr>
                <w:noProof/>
                <w:webHidden/>
              </w:rPr>
              <w:instrText xml:space="preserve"> PAGEREF _Toc528941659 \h </w:instrText>
            </w:r>
            <w:r w:rsidR="0041665E">
              <w:rPr>
                <w:noProof/>
                <w:webHidden/>
              </w:rPr>
            </w:r>
            <w:r w:rsidR="0041665E">
              <w:rPr>
                <w:noProof/>
                <w:webHidden/>
              </w:rPr>
              <w:fldChar w:fldCharType="separate"/>
            </w:r>
            <w:r w:rsidR="0041665E">
              <w:rPr>
                <w:noProof/>
                <w:webHidden/>
              </w:rPr>
              <w:t>13</w:t>
            </w:r>
            <w:r w:rsidR="0041665E">
              <w:rPr>
                <w:noProof/>
                <w:webHidden/>
              </w:rPr>
              <w:fldChar w:fldCharType="end"/>
            </w:r>
          </w:hyperlink>
        </w:p>
        <w:p w14:paraId="767A0E94" w14:textId="227DDEF4" w:rsidR="0041665E" w:rsidRDefault="00655DA9">
          <w:pPr>
            <w:pStyle w:val="TOC2"/>
            <w:tabs>
              <w:tab w:val="right" w:leader="dot" w:pos="9062"/>
            </w:tabs>
            <w:rPr>
              <w:noProof/>
              <w:lang w:eastAsia="en-US"/>
            </w:rPr>
          </w:pPr>
          <w:hyperlink w:anchor="_Toc528941660" w:history="1">
            <w:r w:rsidR="0041665E" w:rsidRPr="00601F51">
              <w:rPr>
                <w:rStyle w:val="Hyperlink"/>
                <w:rFonts w:ascii="CMU Serif" w:hAnsi="CMU Serif" w:cs="CMU Serif"/>
                <w:noProof/>
              </w:rPr>
              <w:t>Plant characteristics and living conditions</w:t>
            </w:r>
            <w:r w:rsidR="0041665E">
              <w:rPr>
                <w:noProof/>
                <w:webHidden/>
              </w:rPr>
              <w:tab/>
            </w:r>
            <w:r w:rsidR="0041665E">
              <w:rPr>
                <w:noProof/>
                <w:webHidden/>
              </w:rPr>
              <w:fldChar w:fldCharType="begin"/>
            </w:r>
            <w:r w:rsidR="0041665E">
              <w:rPr>
                <w:noProof/>
                <w:webHidden/>
              </w:rPr>
              <w:instrText xml:space="preserve"> PAGEREF _Toc528941660 \h </w:instrText>
            </w:r>
            <w:r w:rsidR="0041665E">
              <w:rPr>
                <w:noProof/>
                <w:webHidden/>
              </w:rPr>
            </w:r>
            <w:r w:rsidR="0041665E">
              <w:rPr>
                <w:noProof/>
                <w:webHidden/>
              </w:rPr>
              <w:fldChar w:fldCharType="separate"/>
            </w:r>
            <w:r w:rsidR="0041665E">
              <w:rPr>
                <w:noProof/>
                <w:webHidden/>
              </w:rPr>
              <w:t>13</w:t>
            </w:r>
            <w:r w:rsidR="0041665E">
              <w:rPr>
                <w:noProof/>
                <w:webHidden/>
              </w:rPr>
              <w:fldChar w:fldCharType="end"/>
            </w:r>
          </w:hyperlink>
        </w:p>
        <w:p w14:paraId="6A017208" w14:textId="476A69DC" w:rsidR="0041665E" w:rsidRDefault="00655DA9">
          <w:pPr>
            <w:pStyle w:val="TOC2"/>
            <w:tabs>
              <w:tab w:val="right" w:leader="dot" w:pos="9062"/>
            </w:tabs>
            <w:rPr>
              <w:noProof/>
              <w:lang w:eastAsia="en-US"/>
            </w:rPr>
          </w:pPr>
          <w:hyperlink w:anchor="_Toc528941664" w:history="1">
            <w:r w:rsidR="0041665E" w:rsidRPr="0041665E">
              <w:rPr>
                <w:rStyle w:val="Hyperlink"/>
                <w:rFonts w:ascii="CMU Serif" w:eastAsia="DengXian" w:hAnsi="CMU Serif" w:cs="CMU Serif"/>
                <w:iCs/>
                <w:noProof/>
                <w:lang w:eastAsia="zh-CN"/>
              </w:rPr>
              <w:t>Lso confirmation</w:t>
            </w:r>
            <w:r w:rsidR="0041665E">
              <w:rPr>
                <w:noProof/>
                <w:webHidden/>
              </w:rPr>
              <w:tab/>
            </w:r>
            <w:r w:rsidR="0041665E">
              <w:rPr>
                <w:noProof/>
                <w:webHidden/>
              </w:rPr>
              <w:fldChar w:fldCharType="begin"/>
            </w:r>
            <w:r w:rsidR="0041665E">
              <w:rPr>
                <w:noProof/>
                <w:webHidden/>
              </w:rPr>
              <w:instrText xml:space="preserve"> PAGEREF _Toc528941664 \h </w:instrText>
            </w:r>
            <w:r w:rsidR="0041665E">
              <w:rPr>
                <w:noProof/>
                <w:webHidden/>
              </w:rPr>
            </w:r>
            <w:r w:rsidR="0041665E">
              <w:rPr>
                <w:noProof/>
                <w:webHidden/>
              </w:rPr>
              <w:fldChar w:fldCharType="separate"/>
            </w:r>
            <w:r w:rsidR="0041665E">
              <w:rPr>
                <w:noProof/>
                <w:webHidden/>
              </w:rPr>
              <w:t>14</w:t>
            </w:r>
            <w:r w:rsidR="0041665E">
              <w:rPr>
                <w:noProof/>
                <w:webHidden/>
              </w:rPr>
              <w:fldChar w:fldCharType="end"/>
            </w:r>
          </w:hyperlink>
        </w:p>
        <w:p w14:paraId="54809B29" w14:textId="67E575B8" w:rsidR="0041665E" w:rsidRDefault="00655DA9">
          <w:pPr>
            <w:pStyle w:val="TOC2"/>
            <w:tabs>
              <w:tab w:val="right" w:leader="dot" w:pos="9062"/>
            </w:tabs>
            <w:rPr>
              <w:noProof/>
              <w:lang w:eastAsia="en-US"/>
            </w:rPr>
          </w:pPr>
          <w:hyperlink w:anchor="_Toc528941665" w:history="1">
            <w:r w:rsidR="0041665E" w:rsidRPr="00601F51">
              <w:rPr>
                <w:rStyle w:val="Hyperlink"/>
                <w:rFonts w:ascii="CMU Serif" w:hAnsi="CMU Serif" w:cs="CMU Serif"/>
                <w:noProof/>
              </w:rPr>
              <w:t>No-choice behavior assays</w:t>
            </w:r>
            <w:r w:rsidR="0041665E">
              <w:rPr>
                <w:noProof/>
                <w:webHidden/>
              </w:rPr>
              <w:tab/>
            </w:r>
            <w:r w:rsidR="0041665E">
              <w:rPr>
                <w:noProof/>
                <w:webHidden/>
              </w:rPr>
              <w:fldChar w:fldCharType="begin"/>
            </w:r>
            <w:r w:rsidR="0041665E">
              <w:rPr>
                <w:noProof/>
                <w:webHidden/>
              </w:rPr>
              <w:instrText xml:space="preserve"> PAGEREF _Toc528941665 \h </w:instrText>
            </w:r>
            <w:r w:rsidR="0041665E">
              <w:rPr>
                <w:noProof/>
                <w:webHidden/>
              </w:rPr>
            </w:r>
            <w:r w:rsidR="0041665E">
              <w:rPr>
                <w:noProof/>
                <w:webHidden/>
              </w:rPr>
              <w:fldChar w:fldCharType="separate"/>
            </w:r>
            <w:r w:rsidR="0041665E">
              <w:rPr>
                <w:noProof/>
                <w:webHidden/>
              </w:rPr>
              <w:t>16</w:t>
            </w:r>
            <w:r w:rsidR="0041665E">
              <w:rPr>
                <w:noProof/>
                <w:webHidden/>
              </w:rPr>
              <w:fldChar w:fldCharType="end"/>
            </w:r>
          </w:hyperlink>
        </w:p>
        <w:p w14:paraId="64CD5034" w14:textId="62296C73" w:rsidR="0041665E" w:rsidRDefault="00655DA9">
          <w:pPr>
            <w:pStyle w:val="TOC2"/>
            <w:tabs>
              <w:tab w:val="right" w:leader="dot" w:pos="9062"/>
            </w:tabs>
            <w:rPr>
              <w:noProof/>
              <w:lang w:eastAsia="en-US"/>
            </w:rPr>
          </w:pPr>
          <w:hyperlink w:anchor="_Toc528941666"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_Toc528941666 \h </w:instrText>
            </w:r>
            <w:r w:rsidR="0041665E">
              <w:rPr>
                <w:noProof/>
                <w:webHidden/>
              </w:rPr>
            </w:r>
            <w:r w:rsidR="0041665E">
              <w:rPr>
                <w:noProof/>
                <w:webHidden/>
              </w:rPr>
              <w:fldChar w:fldCharType="separate"/>
            </w:r>
            <w:r w:rsidR="0041665E">
              <w:rPr>
                <w:noProof/>
                <w:webHidden/>
              </w:rPr>
              <w:t>17</w:t>
            </w:r>
            <w:r w:rsidR="0041665E">
              <w:rPr>
                <w:noProof/>
                <w:webHidden/>
              </w:rPr>
              <w:fldChar w:fldCharType="end"/>
            </w:r>
          </w:hyperlink>
        </w:p>
        <w:p w14:paraId="16732C70" w14:textId="6D8DD07C" w:rsidR="0041665E" w:rsidRDefault="00655DA9">
          <w:pPr>
            <w:pStyle w:val="TOC2"/>
            <w:tabs>
              <w:tab w:val="right" w:leader="dot" w:pos="9062"/>
            </w:tabs>
            <w:rPr>
              <w:noProof/>
              <w:lang w:eastAsia="en-US"/>
            </w:rPr>
          </w:pPr>
          <w:hyperlink w:anchor="_Toc528941670" w:history="1">
            <w:r w:rsidR="0041665E" w:rsidRPr="00601F51">
              <w:rPr>
                <w:rStyle w:val="Hyperlink"/>
                <w:rFonts w:ascii="CMU Serif" w:hAnsi="CMU Serif" w:cs="CMU Serif"/>
                <w:noProof/>
              </w:rPr>
              <w:t>Statistical analysis</w:t>
            </w:r>
            <w:r w:rsidR="0041665E">
              <w:rPr>
                <w:noProof/>
                <w:webHidden/>
              </w:rPr>
              <w:tab/>
            </w:r>
            <w:r w:rsidR="0041665E">
              <w:rPr>
                <w:noProof/>
                <w:webHidden/>
              </w:rPr>
              <w:fldChar w:fldCharType="begin"/>
            </w:r>
            <w:r w:rsidR="0041665E">
              <w:rPr>
                <w:noProof/>
                <w:webHidden/>
              </w:rPr>
              <w:instrText xml:space="preserve"> PAGEREF _Toc528941670 \h </w:instrText>
            </w:r>
            <w:r w:rsidR="0041665E">
              <w:rPr>
                <w:noProof/>
                <w:webHidden/>
              </w:rPr>
            </w:r>
            <w:r w:rsidR="0041665E">
              <w:rPr>
                <w:noProof/>
                <w:webHidden/>
              </w:rPr>
              <w:fldChar w:fldCharType="separate"/>
            </w:r>
            <w:r w:rsidR="0041665E">
              <w:rPr>
                <w:noProof/>
                <w:webHidden/>
              </w:rPr>
              <w:t>18</w:t>
            </w:r>
            <w:r w:rsidR="0041665E">
              <w:rPr>
                <w:noProof/>
                <w:webHidden/>
              </w:rPr>
              <w:fldChar w:fldCharType="end"/>
            </w:r>
          </w:hyperlink>
        </w:p>
        <w:p w14:paraId="51A7A598" w14:textId="19F3D14F" w:rsidR="0041665E" w:rsidRDefault="00655DA9">
          <w:pPr>
            <w:pStyle w:val="TOC2"/>
            <w:tabs>
              <w:tab w:val="right" w:leader="dot" w:pos="9062"/>
            </w:tabs>
            <w:rPr>
              <w:noProof/>
              <w:lang w:eastAsia="en-US"/>
            </w:rPr>
          </w:pPr>
          <w:hyperlink w:anchor="_Toc528941672" w:history="1">
            <w:r w:rsidR="0041665E" w:rsidRPr="00601F51">
              <w:rPr>
                <w:rStyle w:val="Hyperlink"/>
                <w:rFonts w:ascii="CMU Serif" w:hAnsi="CMU Serif" w:cs="CMU Serif"/>
                <w:noProof/>
              </w:rPr>
              <w:t>Chapter 3: Results</w:t>
            </w:r>
            <w:r w:rsidR="0041665E">
              <w:rPr>
                <w:noProof/>
                <w:webHidden/>
              </w:rPr>
              <w:tab/>
            </w:r>
            <w:r w:rsidR="0041665E">
              <w:rPr>
                <w:noProof/>
                <w:webHidden/>
              </w:rPr>
              <w:fldChar w:fldCharType="begin"/>
            </w:r>
            <w:r w:rsidR="0041665E">
              <w:rPr>
                <w:noProof/>
                <w:webHidden/>
              </w:rPr>
              <w:instrText xml:space="preserve"> PAGEREF _Toc528941672 \h </w:instrText>
            </w:r>
            <w:r w:rsidR="0041665E">
              <w:rPr>
                <w:noProof/>
                <w:webHidden/>
              </w:rPr>
            </w:r>
            <w:r w:rsidR="0041665E">
              <w:rPr>
                <w:noProof/>
                <w:webHidden/>
              </w:rPr>
              <w:fldChar w:fldCharType="separate"/>
            </w:r>
            <w:r w:rsidR="0041665E">
              <w:rPr>
                <w:noProof/>
                <w:webHidden/>
              </w:rPr>
              <w:t>19</w:t>
            </w:r>
            <w:r w:rsidR="0041665E">
              <w:rPr>
                <w:noProof/>
                <w:webHidden/>
              </w:rPr>
              <w:fldChar w:fldCharType="end"/>
            </w:r>
          </w:hyperlink>
        </w:p>
        <w:p w14:paraId="2788A4CB" w14:textId="548C13A7" w:rsidR="0041665E" w:rsidRDefault="00655DA9">
          <w:pPr>
            <w:pStyle w:val="TOC2"/>
            <w:tabs>
              <w:tab w:val="right" w:leader="dot" w:pos="9062"/>
            </w:tabs>
            <w:rPr>
              <w:noProof/>
              <w:lang w:eastAsia="en-US"/>
            </w:rPr>
          </w:pPr>
          <w:hyperlink w:anchor="_Toc528941673" w:history="1">
            <w:r w:rsidR="0041665E" w:rsidRPr="00601F51">
              <w:rPr>
                <w:rStyle w:val="Hyperlink"/>
                <w:rFonts w:ascii="CMU Serif" w:hAnsi="CMU Serif" w:cs="CMU Serif"/>
                <w:noProof/>
              </w:rPr>
              <w:t>No-choice assays</w:t>
            </w:r>
            <w:r w:rsidR="0041665E">
              <w:rPr>
                <w:noProof/>
                <w:webHidden/>
              </w:rPr>
              <w:tab/>
            </w:r>
            <w:r w:rsidR="0041665E">
              <w:rPr>
                <w:noProof/>
                <w:webHidden/>
              </w:rPr>
              <w:fldChar w:fldCharType="begin"/>
            </w:r>
            <w:r w:rsidR="0041665E">
              <w:rPr>
                <w:noProof/>
                <w:webHidden/>
              </w:rPr>
              <w:instrText xml:space="preserve"> PAGEREF _Toc528941673 \h </w:instrText>
            </w:r>
            <w:r w:rsidR="0041665E">
              <w:rPr>
                <w:noProof/>
                <w:webHidden/>
              </w:rPr>
            </w:r>
            <w:r w:rsidR="0041665E">
              <w:rPr>
                <w:noProof/>
                <w:webHidden/>
              </w:rPr>
              <w:fldChar w:fldCharType="separate"/>
            </w:r>
            <w:r w:rsidR="0041665E">
              <w:rPr>
                <w:noProof/>
                <w:webHidden/>
              </w:rPr>
              <w:t>19</w:t>
            </w:r>
            <w:r w:rsidR="0041665E">
              <w:rPr>
                <w:noProof/>
                <w:webHidden/>
              </w:rPr>
              <w:fldChar w:fldCharType="end"/>
            </w:r>
          </w:hyperlink>
        </w:p>
        <w:p w14:paraId="4026BACA" w14:textId="46EC6567" w:rsidR="0041665E" w:rsidRDefault="00655DA9">
          <w:pPr>
            <w:pStyle w:val="TOC2"/>
            <w:tabs>
              <w:tab w:val="right" w:leader="dot" w:pos="9062"/>
            </w:tabs>
            <w:rPr>
              <w:noProof/>
              <w:lang w:eastAsia="en-US"/>
            </w:rPr>
          </w:pPr>
          <w:hyperlink w:anchor="_Toc528941674"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_Toc528941674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28D8B652" w14:textId="1175C357" w:rsidR="0041665E" w:rsidRDefault="00655DA9">
          <w:pPr>
            <w:pStyle w:val="TOC2"/>
            <w:tabs>
              <w:tab w:val="right" w:leader="dot" w:pos="9062"/>
            </w:tabs>
            <w:rPr>
              <w:noProof/>
              <w:lang w:eastAsia="en-US"/>
            </w:rPr>
          </w:pPr>
          <w:hyperlink w:anchor="_Toc528941675" w:history="1">
            <w:r w:rsidR="0041665E" w:rsidRPr="00601F51">
              <w:rPr>
                <w:rStyle w:val="Hyperlink"/>
                <w:rFonts w:ascii="CMU Serif" w:hAnsi="CMU Serif" w:cs="CMU Serif"/>
                <w:noProof/>
              </w:rPr>
              <w:t>Chapter 4: Discussion</w:t>
            </w:r>
            <w:r w:rsidR="0041665E">
              <w:rPr>
                <w:noProof/>
                <w:webHidden/>
              </w:rPr>
              <w:tab/>
            </w:r>
            <w:r w:rsidR="0041665E">
              <w:rPr>
                <w:noProof/>
                <w:webHidden/>
              </w:rPr>
              <w:fldChar w:fldCharType="begin"/>
            </w:r>
            <w:r w:rsidR="0041665E">
              <w:rPr>
                <w:noProof/>
                <w:webHidden/>
              </w:rPr>
              <w:instrText xml:space="preserve"> PAGEREF _Toc528941675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1CD72096" w14:textId="31DC0608" w:rsidR="0041665E" w:rsidRDefault="00655DA9">
          <w:pPr>
            <w:pStyle w:val="TOC2"/>
            <w:tabs>
              <w:tab w:val="right" w:leader="dot" w:pos="9062"/>
            </w:tabs>
            <w:rPr>
              <w:noProof/>
              <w:lang w:eastAsia="en-US"/>
            </w:rPr>
          </w:pPr>
          <w:hyperlink w:anchor="_Toc528941676" w:history="1">
            <w:r w:rsidR="0041665E" w:rsidRPr="00601F51">
              <w:rPr>
                <w:rStyle w:val="Hyperlink"/>
                <w:rFonts w:ascii="CMU Serif" w:hAnsi="CMU Serif" w:cs="CMU Serif"/>
                <w:noProof/>
              </w:rPr>
              <w:t>No-choice assays</w:t>
            </w:r>
            <w:r w:rsidR="0041665E">
              <w:rPr>
                <w:noProof/>
                <w:webHidden/>
              </w:rPr>
              <w:tab/>
            </w:r>
            <w:r w:rsidR="0041665E">
              <w:rPr>
                <w:noProof/>
                <w:webHidden/>
              </w:rPr>
              <w:fldChar w:fldCharType="begin"/>
            </w:r>
            <w:r w:rsidR="0041665E">
              <w:rPr>
                <w:noProof/>
                <w:webHidden/>
              </w:rPr>
              <w:instrText xml:space="preserve"> PAGEREF _Toc528941676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0409E832" w14:textId="7220928C" w:rsidR="0041665E" w:rsidRDefault="00655DA9">
          <w:pPr>
            <w:pStyle w:val="TOC2"/>
            <w:tabs>
              <w:tab w:val="right" w:leader="dot" w:pos="9062"/>
            </w:tabs>
            <w:rPr>
              <w:noProof/>
              <w:lang w:eastAsia="en-US"/>
            </w:rPr>
          </w:pPr>
          <w:hyperlink w:anchor="_Toc528941677"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_Toc528941677 \h </w:instrText>
            </w:r>
            <w:r w:rsidR="0041665E">
              <w:rPr>
                <w:noProof/>
                <w:webHidden/>
              </w:rPr>
            </w:r>
            <w:r w:rsidR="0041665E">
              <w:rPr>
                <w:noProof/>
                <w:webHidden/>
              </w:rPr>
              <w:fldChar w:fldCharType="separate"/>
            </w:r>
            <w:r w:rsidR="0041665E">
              <w:rPr>
                <w:noProof/>
                <w:webHidden/>
              </w:rPr>
              <w:t>22</w:t>
            </w:r>
            <w:r w:rsidR="0041665E">
              <w:rPr>
                <w:noProof/>
                <w:webHidden/>
              </w:rPr>
              <w:fldChar w:fldCharType="end"/>
            </w:r>
          </w:hyperlink>
        </w:p>
        <w:p w14:paraId="0B1D8781" w14:textId="32E98C26" w:rsidR="0041665E" w:rsidRDefault="00655DA9">
          <w:pPr>
            <w:pStyle w:val="TOC2"/>
            <w:tabs>
              <w:tab w:val="right" w:leader="dot" w:pos="9062"/>
            </w:tabs>
            <w:rPr>
              <w:noProof/>
              <w:lang w:eastAsia="en-US"/>
            </w:rPr>
          </w:pPr>
          <w:hyperlink w:anchor="_Toc528941678" w:history="1">
            <w:r w:rsidR="0041665E" w:rsidRPr="00601F51">
              <w:rPr>
                <w:rStyle w:val="Hyperlink"/>
                <w:rFonts w:ascii="CMU Serif" w:hAnsi="CMU Serif" w:cs="CMU Serif"/>
                <w:noProof/>
              </w:rPr>
              <w:t>Conclusion</w:t>
            </w:r>
            <w:r w:rsidR="0041665E">
              <w:rPr>
                <w:noProof/>
                <w:webHidden/>
              </w:rPr>
              <w:tab/>
            </w:r>
            <w:r w:rsidR="0041665E">
              <w:rPr>
                <w:noProof/>
                <w:webHidden/>
              </w:rPr>
              <w:fldChar w:fldCharType="begin"/>
            </w:r>
            <w:r w:rsidR="0041665E">
              <w:rPr>
                <w:noProof/>
                <w:webHidden/>
              </w:rPr>
              <w:instrText xml:space="preserve"> PAGEREF _Toc528941678 \h </w:instrText>
            </w:r>
            <w:r w:rsidR="0041665E">
              <w:rPr>
                <w:noProof/>
                <w:webHidden/>
              </w:rPr>
            </w:r>
            <w:r w:rsidR="0041665E">
              <w:rPr>
                <w:noProof/>
                <w:webHidden/>
              </w:rPr>
              <w:fldChar w:fldCharType="separate"/>
            </w:r>
            <w:r w:rsidR="0041665E">
              <w:rPr>
                <w:noProof/>
                <w:webHidden/>
              </w:rPr>
              <w:t>23</w:t>
            </w:r>
            <w:r w:rsidR="0041665E">
              <w:rPr>
                <w:noProof/>
                <w:webHidden/>
              </w:rPr>
              <w:fldChar w:fldCharType="end"/>
            </w:r>
          </w:hyperlink>
        </w:p>
        <w:p w14:paraId="0D428922" w14:textId="3500A9C9" w:rsidR="00FF7415" w:rsidRPr="001E56C6" w:rsidRDefault="00FF7415" w:rsidP="0075501E">
          <w:pPr>
            <w:widowControl w:val="0"/>
            <w:spacing w:line="480" w:lineRule="auto"/>
            <w:contextualSpacing/>
            <w:mirrorIndents/>
            <w:rPr>
              <w:rFonts w:ascii="CMU Serif" w:hAnsi="CMU Serif" w:cs="CMU Serif"/>
              <w:sz w:val="24"/>
            </w:rPr>
          </w:pPr>
          <w:r w:rsidRPr="001E56C6">
            <w:rPr>
              <w:rFonts w:ascii="CMU Serif" w:hAnsi="CMU Serif" w:cs="CMU Serif"/>
              <w:b/>
              <w:bCs/>
              <w:noProof/>
              <w:sz w:val="24"/>
            </w:rPr>
            <w:fldChar w:fldCharType="end"/>
          </w:r>
        </w:p>
      </w:sdtContent>
    </w:sdt>
    <w:p w14:paraId="4C93873C" w14:textId="77777777" w:rsidR="00FF7415" w:rsidRPr="001E56C6" w:rsidRDefault="00FF7415" w:rsidP="0075501E">
      <w:pPr>
        <w:widowControl w:val="0"/>
        <w:spacing w:line="480" w:lineRule="auto"/>
        <w:contextualSpacing/>
        <w:mirrorIndents/>
        <w:rPr>
          <w:rFonts w:ascii="CMU Serif" w:hAnsi="CMU Serif" w:cs="CMU Serif"/>
          <w:sz w:val="24"/>
        </w:rPr>
      </w:pPr>
    </w:p>
    <w:p w14:paraId="7694D552" w14:textId="77777777" w:rsidR="00FF7415" w:rsidRPr="001E56C6" w:rsidRDefault="00FF7415" w:rsidP="0075501E">
      <w:pPr>
        <w:pStyle w:val="Heading1"/>
        <w:keepNext w:val="0"/>
        <w:keepLines w:val="0"/>
        <w:widowControl w:val="0"/>
        <w:mirrorIndents/>
        <w:rPr>
          <w:rFonts w:ascii="CMU Serif" w:hAnsi="CMU Serif" w:cs="CMU Serif"/>
          <w:noProof/>
          <w:sz w:val="24"/>
          <w:szCs w:val="22"/>
        </w:rPr>
      </w:pPr>
      <w:bookmarkStart w:id="9" w:name="_Toc495324086"/>
      <w:bookmarkStart w:id="10" w:name="_Toc528941655"/>
      <w:r w:rsidRPr="001E56C6">
        <w:rPr>
          <w:rFonts w:ascii="CMU Serif" w:hAnsi="CMU Serif" w:cs="CMU Serif"/>
          <w:noProof/>
          <w:sz w:val="24"/>
          <w:szCs w:val="22"/>
        </w:rPr>
        <w:lastRenderedPageBreak/>
        <w:t>List of Tables</w:t>
      </w:r>
      <w:bookmarkEnd w:id="9"/>
      <w:bookmarkEnd w:id="10"/>
    </w:p>
    <w:bookmarkStart w:id="11" w:name="_Toc495324087"/>
    <w:p w14:paraId="7DABFCEC" w14:textId="3E9951EF" w:rsidR="00FF7415" w:rsidRPr="001E56C6" w:rsidRDefault="00FF7415" w:rsidP="0075501E">
      <w:pPr>
        <w:pStyle w:val="Heading1"/>
        <w:keepNext w:val="0"/>
        <w:keepLines w:val="0"/>
        <w:widowControl w:val="0"/>
        <w:mirrorIndents/>
        <w:jc w:val="left"/>
        <w:rPr>
          <w:rFonts w:ascii="CMU Serif" w:eastAsiaTheme="minorHAnsi" w:hAnsi="CMU Serif" w:cs="CMU Serif"/>
          <w:noProof/>
          <w:sz w:val="24"/>
          <w:szCs w:val="22"/>
        </w:rPr>
      </w:pPr>
      <w:r w:rsidRPr="001E56C6">
        <w:rPr>
          <w:rFonts w:ascii="CMU Serif" w:hAnsi="CMU Serif" w:cs="CMU Serif"/>
          <w:b w:val="0"/>
          <w:bCs w:val="0"/>
          <w:noProof/>
          <w:sz w:val="24"/>
        </w:rPr>
        <w:fldChar w:fldCharType="begin"/>
      </w:r>
      <w:r w:rsidRPr="001E56C6">
        <w:rPr>
          <w:rFonts w:ascii="CMU Serif" w:hAnsi="CMU Serif" w:cs="CMU Serif"/>
          <w:noProof/>
          <w:sz w:val="24"/>
        </w:rPr>
        <w:instrText xml:space="preserve"> TOC \h \z \c "Table" </w:instrText>
      </w:r>
      <w:r w:rsidRPr="001E56C6">
        <w:rPr>
          <w:rFonts w:ascii="CMU Serif" w:hAnsi="CMU Serif" w:cs="CMU Serif"/>
          <w:b w:val="0"/>
          <w:bCs w:val="0"/>
          <w:noProof/>
          <w:sz w:val="24"/>
        </w:rPr>
        <w:fldChar w:fldCharType="separate"/>
      </w:r>
      <w:bookmarkStart w:id="12" w:name="_Toc528941656"/>
      <w:r w:rsidR="001752AC" w:rsidRPr="001E56C6">
        <w:rPr>
          <w:rFonts w:ascii="CMU Serif" w:hAnsi="CMU Serif" w:cs="CMU Serif"/>
          <w:b w:val="0"/>
          <w:bCs w:val="0"/>
          <w:noProof/>
          <w:sz w:val="24"/>
        </w:rPr>
        <w:t>No table of figures entries found.</w:t>
      </w:r>
      <w:bookmarkEnd w:id="12"/>
      <w:r w:rsidRPr="001E56C6">
        <w:rPr>
          <w:rFonts w:ascii="CMU Serif" w:eastAsiaTheme="minorHAnsi" w:hAnsi="CMU Serif" w:cs="CMU Serif"/>
          <w:noProof/>
          <w:sz w:val="24"/>
          <w:szCs w:val="22"/>
        </w:rPr>
        <w:fldChar w:fldCharType="end"/>
      </w:r>
    </w:p>
    <w:p w14:paraId="4A12E584" w14:textId="77777777" w:rsidR="00FF7415" w:rsidRPr="001E56C6" w:rsidRDefault="00FF7415" w:rsidP="0075501E">
      <w:pPr>
        <w:widowControl w:val="0"/>
        <w:spacing w:after="160" w:line="480" w:lineRule="auto"/>
        <w:contextualSpacing/>
        <w:mirrorIndents/>
        <w:rPr>
          <w:rFonts w:ascii="CMU Serif" w:hAnsi="CMU Serif" w:cs="CMU Serif"/>
          <w:b/>
          <w:bCs/>
          <w:noProof/>
          <w:sz w:val="24"/>
        </w:rPr>
      </w:pPr>
      <w:r w:rsidRPr="001E56C6">
        <w:rPr>
          <w:rFonts w:ascii="CMU Serif" w:hAnsi="CMU Serif" w:cs="CMU Serif"/>
          <w:noProof/>
          <w:sz w:val="24"/>
        </w:rPr>
        <w:br w:type="page"/>
      </w:r>
    </w:p>
    <w:p w14:paraId="51FBD57D"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13" w:name="_Toc528941657"/>
      <w:r w:rsidRPr="001E56C6">
        <w:rPr>
          <w:rFonts w:ascii="CMU Serif" w:hAnsi="CMU Serif" w:cs="CMU Serif"/>
          <w:sz w:val="24"/>
          <w:szCs w:val="22"/>
        </w:rPr>
        <w:lastRenderedPageBreak/>
        <w:t>List of Figures</w:t>
      </w:r>
      <w:bookmarkEnd w:id="11"/>
      <w:bookmarkEnd w:id="13"/>
    </w:p>
    <w:p w14:paraId="77E1D894" w14:textId="6E774565" w:rsidR="00F70FEE" w:rsidRPr="001E56C6" w:rsidRDefault="00FF7415" w:rsidP="0075501E">
      <w:pPr>
        <w:pStyle w:val="TableofFigures"/>
        <w:widowControl w:val="0"/>
        <w:tabs>
          <w:tab w:val="right" w:leader="dot" w:pos="9062"/>
        </w:tabs>
        <w:spacing w:line="480" w:lineRule="auto"/>
        <w:contextualSpacing/>
        <w:mirrorIndents/>
        <w:rPr>
          <w:rFonts w:ascii="CMU Serif" w:hAnsi="CMU Serif" w:cs="CMU Serif"/>
          <w:b/>
          <w:bCs/>
          <w:noProof/>
          <w:sz w:val="24"/>
        </w:rPr>
      </w:pPr>
      <w:r w:rsidRPr="001E56C6">
        <w:rPr>
          <w:rFonts w:ascii="CMU Serif" w:hAnsi="CMU Serif" w:cs="CMU Serif"/>
          <w:b/>
          <w:bCs/>
          <w:noProof/>
          <w:sz w:val="24"/>
        </w:rPr>
        <w:fldChar w:fldCharType="begin"/>
      </w:r>
      <w:r w:rsidRPr="001E56C6">
        <w:rPr>
          <w:rFonts w:ascii="CMU Serif" w:hAnsi="CMU Serif" w:cs="CMU Serif"/>
          <w:b/>
          <w:bCs/>
          <w:noProof/>
          <w:sz w:val="24"/>
        </w:rPr>
        <w:instrText xml:space="preserve"> TOC \h \z \c "Figure" </w:instrText>
      </w:r>
      <w:r w:rsidRPr="001E56C6">
        <w:rPr>
          <w:rFonts w:ascii="CMU Serif" w:hAnsi="CMU Serif" w:cs="CMU Serif"/>
          <w:b/>
          <w:bCs/>
          <w:noProof/>
          <w:sz w:val="24"/>
        </w:rPr>
        <w:fldChar w:fldCharType="separate"/>
      </w:r>
      <w:r w:rsidR="001752AC" w:rsidRPr="001E56C6">
        <w:rPr>
          <w:rFonts w:ascii="CMU Serif" w:hAnsi="CMU Serif" w:cs="CMU Serif"/>
          <w:noProof/>
          <w:sz w:val="24"/>
        </w:rPr>
        <w:t>No table of figures entries found.</w:t>
      </w:r>
      <w:r w:rsidRPr="001E56C6">
        <w:rPr>
          <w:rFonts w:ascii="CMU Serif" w:hAnsi="CMU Serif" w:cs="CMU Serif"/>
          <w:b/>
          <w:bCs/>
          <w:noProof/>
          <w:sz w:val="24"/>
        </w:rPr>
        <w:fldChar w:fldCharType="end"/>
      </w:r>
      <w:bookmarkStart w:id="14" w:name="_Toc495324088"/>
    </w:p>
    <w:p w14:paraId="477977E1" w14:textId="3F15017F" w:rsidR="005A18DE" w:rsidRPr="001E56C6" w:rsidRDefault="005A18DE" w:rsidP="0075501E">
      <w:pPr>
        <w:widowControl w:val="0"/>
        <w:spacing w:line="480" w:lineRule="auto"/>
        <w:contextualSpacing/>
        <w:mirrorIndents/>
        <w:rPr>
          <w:rFonts w:ascii="CMU Serif" w:hAnsi="CMU Serif" w:cs="CMU Serif"/>
          <w:sz w:val="24"/>
        </w:rPr>
      </w:pPr>
    </w:p>
    <w:p w14:paraId="23E7463F" w14:textId="12DD2A4E" w:rsidR="005A18DE" w:rsidRPr="001E56C6" w:rsidRDefault="005A18DE" w:rsidP="0075501E">
      <w:pPr>
        <w:widowControl w:val="0"/>
        <w:spacing w:line="480" w:lineRule="auto"/>
        <w:contextualSpacing/>
        <w:mirrorIndents/>
        <w:rPr>
          <w:rFonts w:ascii="CMU Serif" w:hAnsi="CMU Serif" w:cs="CMU Serif"/>
          <w:sz w:val="24"/>
        </w:rPr>
      </w:pPr>
    </w:p>
    <w:p w14:paraId="49ACA955" w14:textId="7FE90827" w:rsidR="005A18DE" w:rsidRPr="001E56C6" w:rsidRDefault="005A18DE" w:rsidP="0075501E">
      <w:pPr>
        <w:widowControl w:val="0"/>
        <w:spacing w:line="480" w:lineRule="auto"/>
        <w:contextualSpacing/>
        <w:mirrorIndents/>
        <w:rPr>
          <w:rFonts w:ascii="CMU Serif" w:hAnsi="CMU Serif" w:cs="CMU Serif"/>
          <w:sz w:val="24"/>
        </w:rPr>
      </w:pPr>
    </w:p>
    <w:p w14:paraId="29EABE0D" w14:textId="77777777" w:rsidR="005A18DE" w:rsidRPr="001E56C6" w:rsidRDefault="005A18DE" w:rsidP="0075501E">
      <w:pPr>
        <w:widowControl w:val="0"/>
        <w:spacing w:line="480" w:lineRule="auto"/>
        <w:contextualSpacing/>
        <w:mirrorIndents/>
        <w:rPr>
          <w:rFonts w:ascii="CMU Serif" w:hAnsi="CMU Serif" w:cs="CMU Serif"/>
          <w:sz w:val="24"/>
        </w:rPr>
      </w:pPr>
    </w:p>
    <w:p w14:paraId="31A90CEA"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6D0F10C"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95DC22B"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72308DF9"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45A4E9D"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430C049D"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A53A637"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19C5E31C"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8958BEE"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5FDF951" w14:textId="31A56674"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31584D21" w14:textId="2393AE6D" w:rsidR="003C061F" w:rsidRPr="001E56C6" w:rsidRDefault="003C061F" w:rsidP="0075501E">
      <w:pPr>
        <w:widowControl w:val="0"/>
        <w:spacing w:line="480" w:lineRule="auto"/>
        <w:contextualSpacing/>
        <w:mirrorIndents/>
        <w:rPr>
          <w:rFonts w:ascii="CMU Serif" w:hAnsi="CMU Serif" w:cs="CMU Serif"/>
        </w:rPr>
      </w:pPr>
    </w:p>
    <w:p w14:paraId="7397515A" w14:textId="0F18EE06" w:rsidR="003C061F" w:rsidRPr="001E56C6" w:rsidRDefault="003C061F" w:rsidP="0075501E">
      <w:pPr>
        <w:widowControl w:val="0"/>
        <w:spacing w:line="480" w:lineRule="auto"/>
        <w:contextualSpacing/>
        <w:mirrorIndents/>
        <w:rPr>
          <w:rFonts w:ascii="CMU Serif" w:hAnsi="CMU Serif" w:cs="CMU Serif"/>
        </w:rPr>
      </w:pPr>
    </w:p>
    <w:p w14:paraId="4A700743" w14:textId="46D38030" w:rsidR="003C061F" w:rsidRPr="001E56C6" w:rsidRDefault="003C061F" w:rsidP="0075501E">
      <w:pPr>
        <w:widowControl w:val="0"/>
        <w:spacing w:line="480" w:lineRule="auto"/>
        <w:contextualSpacing/>
        <w:mirrorIndents/>
        <w:rPr>
          <w:rFonts w:ascii="CMU Serif" w:hAnsi="CMU Serif" w:cs="CMU Serif"/>
        </w:rPr>
      </w:pPr>
    </w:p>
    <w:p w14:paraId="3AE98C07" w14:textId="2CADB32C" w:rsidR="003C061F" w:rsidRPr="001E56C6" w:rsidRDefault="003C061F" w:rsidP="0075501E">
      <w:pPr>
        <w:widowControl w:val="0"/>
        <w:spacing w:line="480" w:lineRule="auto"/>
        <w:contextualSpacing/>
        <w:mirrorIndents/>
        <w:rPr>
          <w:rFonts w:ascii="CMU Serif" w:hAnsi="CMU Serif" w:cs="CMU Serif"/>
        </w:rPr>
      </w:pPr>
    </w:p>
    <w:p w14:paraId="1EBF7587" w14:textId="320C8E04" w:rsidR="003C061F" w:rsidRPr="001E56C6" w:rsidRDefault="003C061F" w:rsidP="0075501E">
      <w:pPr>
        <w:widowControl w:val="0"/>
        <w:spacing w:line="480" w:lineRule="auto"/>
        <w:contextualSpacing/>
        <w:mirrorIndents/>
        <w:rPr>
          <w:rFonts w:ascii="CMU Serif" w:hAnsi="CMU Serif" w:cs="CMU Serif"/>
        </w:rPr>
      </w:pPr>
    </w:p>
    <w:p w14:paraId="26B0FE5B" w14:textId="6F1AA6CC" w:rsidR="003C061F" w:rsidRPr="001E56C6" w:rsidRDefault="003C061F" w:rsidP="0075501E">
      <w:pPr>
        <w:widowControl w:val="0"/>
        <w:spacing w:line="480" w:lineRule="auto"/>
        <w:contextualSpacing/>
        <w:mirrorIndents/>
        <w:rPr>
          <w:rFonts w:ascii="CMU Serif" w:hAnsi="CMU Serif" w:cs="CMU Serif"/>
        </w:rPr>
      </w:pPr>
    </w:p>
    <w:p w14:paraId="6C7DD3B9" w14:textId="3230448A" w:rsidR="003C061F" w:rsidRPr="001E56C6" w:rsidRDefault="003C061F" w:rsidP="0075501E">
      <w:pPr>
        <w:widowControl w:val="0"/>
        <w:spacing w:line="480" w:lineRule="auto"/>
        <w:contextualSpacing/>
        <w:mirrorIndents/>
        <w:rPr>
          <w:rFonts w:ascii="CMU Serif" w:hAnsi="CMU Serif" w:cs="CMU Serif"/>
        </w:rPr>
      </w:pPr>
    </w:p>
    <w:p w14:paraId="00C21E01" w14:textId="3205C4DC" w:rsidR="003C061F" w:rsidRPr="001E56C6" w:rsidRDefault="003C061F" w:rsidP="0075501E">
      <w:pPr>
        <w:widowControl w:val="0"/>
        <w:spacing w:line="480" w:lineRule="auto"/>
        <w:contextualSpacing/>
        <w:mirrorIndents/>
        <w:rPr>
          <w:rFonts w:ascii="CMU Serif" w:hAnsi="CMU Serif" w:cs="CMU Serif"/>
        </w:rPr>
      </w:pPr>
    </w:p>
    <w:p w14:paraId="225E041E" w14:textId="0BD0A9DD" w:rsidR="003C061F" w:rsidRPr="001E56C6" w:rsidRDefault="003C061F" w:rsidP="0075501E">
      <w:pPr>
        <w:widowControl w:val="0"/>
        <w:spacing w:line="480" w:lineRule="auto"/>
        <w:contextualSpacing/>
        <w:mirrorIndents/>
        <w:rPr>
          <w:rFonts w:ascii="CMU Serif" w:hAnsi="CMU Serif" w:cs="CMU Serif"/>
        </w:rPr>
      </w:pPr>
    </w:p>
    <w:p w14:paraId="5F112C88" w14:textId="30E64A2A" w:rsidR="003C061F" w:rsidRPr="001E56C6" w:rsidRDefault="003C061F" w:rsidP="0075501E">
      <w:pPr>
        <w:widowControl w:val="0"/>
        <w:spacing w:line="480" w:lineRule="auto"/>
        <w:contextualSpacing/>
        <w:mirrorIndents/>
        <w:rPr>
          <w:rFonts w:ascii="CMU Serif" w:hAnsi="CMU Serif" w:cs="CMU Serif"/>
        </w:rPr>
      </w:pPr>
    </w:p>
    <w:p w14:paraId="0DB80CDF" w14:textId="68D271CB" w:rsidR="003C061F" w:rsidRPr="001E56C6" w:rsidRDefault="003C061F" w:rsidP="0075501E">
      <w:pPr>
        <w:widowControl w:val="0"/>
        <w:spacing w:line="480" w:lineRule="auto"/>
        <w:contextualSpacing/>
        <w:mirrorIndents/>
        <w:rPr>
          <w:rFonts w:ascii="CMU Serif" w:hAnsi="CMU Serif" w:cs="CMU Serif"/>
        </w:rPr>
      </w:pPr>
    </w:p>
    <w:p w14:paraId="6C646E15" w14:textId="63E006B3" w:rsidR="003C061F" w:rsidRPr="001E56C6" w:rsidRDefault="003C061F" w:rsidP="0075501E">
      <w:pPr>
        <w:widowControl w:val="0"/>
        <w:spacing w:line="480" w:lineRule="auto"/>
        <w:contextualSpacing/>
        <w:mirrorIndents/>
        <w:rPr>
          <w:rFonts w:ascii="CMU Serif" w:hAnsi="CMU Serif" w:cs="CMU Serif"/>
        </w:rPr>
      </w:pPr>
    </w:p>
    <w:p w14:paraId="246DF099" w14:textId="77777777" w:rsidR="003C061F" w:rsidRPr="001E56C6" w:rsidRDefault="003C061F" w:rsidP="0075501E">
      <w:pPr>
        <w:widowControl w:val="0"/>
        <w:spacing w:line="480" w:lineRule="auto"/>
        <w:contextualSpacing/>
        <w:mirrorIndents/>
        <w:rPr>
          <w:rFonts w:ascii="CMU Serif" w:hAnsi="CMU Serif" w:cs="CMU Serif"/>
        </w:rPr>
      </w:pPr>
    </w:p>
    <w:p w14:paraId="3FD4C77A"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4960E505" w14:textId="0B295596" w:rsidR="00FF7415" w:rsidRPr="001E56C6" w:rsidRDefault="00FF7415" w:rsidP="0075501E">
      <w:pPr>
        <w:pStyle w:val="TableofFigures"/>
        <w:widowControl w:val="0"/>
        <w:tabs>
          <w:tab w:val="right" w:leader="dot" w:pos="9062"/>
        </w:tabs>
        <w:spacing w:line="480" w:lineRule="auto"/>
        <w:contextualSpacing/>
        <w:mirrorIndents/>
        <w:jc w:val="center"/>
        <w:rPr>
          <w:rFonts w:ascii="CMU Serif" w:hAnsi="CMU Serif" w:cs="CMU Serif"/>
          <w:b/>
          <w:sz w:val="24"/>
        </w:rPr>
      </w:pPr>
      <w:r w:rsidRPr="001E56C6">
        <w:rPr>
          <w:rFonts w:ascii="CMU Serif" w:hAnsi="CMU Serif" w:cs="CMU Serif"/>
          <w:b/>
          <w:sz w:val="24"/>
        </w:rPr>
        <w:t>C</w:t>
      </w:r>
      <w:r w:rsidR="005A18DE" w:rsidRPr="001E56C6">
        <w:rPr>
          <w:rFonts w:ascii="CMU Serif" w:hAnsi="CMU Serif" w:cs="CMU Serif"/>
          <w:b/>
          <w:sz w:val="24"/>
        </w:rPr>
        <w:t>hapter</w:t>
      </w:r>
      <w:r w:rsidRPr="001E56C6">
        <w:rPr>
          <w:rFonts w:ascii="CMU Serif" w:hAnsi="CMU Serif" w:cs="CMU Serif"/>
          <w:b/>
          <w:sz w:val="24"/>
        </w:rPr>
        <w:t xml:space="preserve"> 1</w:t>
      </w:r>
      <w:r w:rsidR="009D7710" w:rsidRPr="001E56C6">
        <w:rPr>
          <w:rFonts w:ascii="CMU Serif" w:hAnsi="CMU Serif" w:cs="CMU Serif"/>
          <w:b/>
          <w:sz w:val="24"/>
        </w:rPr>
        <w:t>:</w:t>
      </w:r>
      <w:r w:rsidRPr="001E56C6">
        <w:rPr>
          <w:rFonts w:ascii="CMU Serif" w:hAnsi="CMU Serif" w:cs="CMU Serif"/>
          <w:b/>
          <w:sz w:val="24"/>
        </w:rPr>
        <w:t xml:space="preserve"> Introduction</w:t>
      </w:r>
      <w:bookmarkEnd w:id="14"/>
    </w:p>
    <w:p w14:paraId="6FE334AF" w14:textId="13EBF23A" w:rsidR="00244BB4" w:rsidRPr="001E56C6" w:rsidRDefault="00244BB4" w:rsidP="0075501E">
      <w:pPr>
        <w:pStyle w:val="Heading2"/>
        <w:keepNext w:val="0"/>
        <w:keepLines w:val="0"/>
        <w:widowControl w:val="0"/>
        <w:mirrorIndents/>
        <w:jc w:val="center"/>
        <w:rPr>
          <w:rFonts w:ascii="CMU Serif" w:hAnsi="CMU Serif" w:cs="CMU Serif"/>
          <w:sz w:val="24"/>
        </w:rPr>
      </w:pPr>
      <w:bookmarkStart w:id="15" w:name="_Toc528941658"/>
      <w:r w:rsidRPr="001E56C6">
        <w:rPr>
          <w:rFonts w:ascii="CMU Serif" w:hAnsi="CMU Serif" w:cs="CMU Serif"/>
          <w:sz w:val="24"/>
          <w:szCs w:val="22"/>
        </w:rPr>
        <w:t>Research context</w:t>
      </w:r>
      <w:bookmarkEnd w:id="15"/>
    </w:p>
    <w:p w14:paraId="682FF9B4" w14:textId="47C97FED" w:rsidR="00E84AD1" w:rsidRPr="001E56C6" w:rsidRDefault="00E84AD1"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The potato/tomato psyllid, </w:t>
      </w:r>
      <w:proofErr w:type="spellStart"/>
      <w:r w:rsidRPr="001E56C6">
        <w:rPr>
          <w:rFonts w:ascii="CMU Serif" w:hAnsi="CMU Serif" w:cs="CMU Serif"/>
          <w:i/>
          <w:sz w:val="24"/>
        </w:rPr>
        <w:t>Bactericera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proofErr w:type="spellEnd"/>
      <w:r w:rsidRPr="001E56C6">
        <w:rPr>
          <w:rFonts w:ascii="CMU Serif" w:hAnsi="CMU Serif" w:cs="CMU Serif"/>
          <w:sz w:val="24"/>
        </w:rPr>
        <w:t xml:space="preserve"> (</w:t>
      </w:r>
      <w:proofErr w:type="spellStart"/>
      <w:r w:rsidRPr="001E56C6">
        <w:rPr>
          <w:rFonts w:ascii="CMU Serif" w:hAnsi="CMU Serif" w:cs="CMU Serif"/>
          <w:sz w:val="24"/>
        </w:rPr>
        <w:t>Šulc</w:t>
      </w:r>
      <w:proofErr w:type="spellEnd"/>
      <w:r w:rsidRPr="001E56C6">
        <w:rPr>
          <w:rFonts w:ascii="CMU Serif" w:hAnsi="CMU Serif" w:cs="CMU Serif"/>
          <w:sz w:val="24"/>
        </w:rPr>
        <w:t xml:space="preserve">) (Hemiptera: </w:t>
      </w:r>
      <w:proofErr w:type="spellStart"/>
      <w:r w:rsidRPr="001E56C6">
        <w:rPr>
          <w:rFonts w:ascii="CMU Serif" w:hAnsi="CMU Serif" w:cs="CMU Serif"/>
          <w:sz w:val="24"/>
        </w:rPr>
        <w:t>Triozidae</w:t>
      </w:r>
      <w:proofErr w:type="spellEnd"/>
      <w:r w:rsidRPr="001E56C6">
        <w:rPr>
          <w:rFonts w:ascii="CMU Serif" w:hAnsi="CMU Serif" w:cs="CMU Serif"/>
          <w:sz w:val="24"/>
        </w:rPr>
        <w:t>)</w:t>
      </w:r>
      <w:r w:rsidR="00476A19">
        <w:rPr>
          <w:rFonts w:ascii="CMU Serif" w:hAnsi="CMU Serif" w:cs="CMU Serif"/>
          <w:sz w:val="24"/>
        </w:rPr>
        <w:t>,</w:t>
      </w:r>
      <w:r w:rsidRPr="001E56C6">
        <w:rPr>
          <w:rFonts w:ascii="CMU Serif" w:hAnsi="CMU Serif" w:cs="CMU Serif"/>
          <w:sz w:val="24"/>
        </w:rPr>
        <w:t xml:space="preserve"> is a small </w:t>
      </w:r>
      <w:proofErr w:type="spellStart"/>
      <w:r w:rsidRPr="001E56C6">
        <w:rPr>
          <w:rFonts w:ascii="CMU Serif" w:hAnsi="CMU Serif" w:cs="CMU Serif"/>
          <w:sz w:val="24"/>
        </w:rPr>
        <w:t>sternorrhynchan</w:t>
      </w:r>
      <w:proofErr w:type="spellEnd"/>
      <w:r w:rsidRPr="001E56C6">
        <w:rPr>
          <w:rFonts w:ascii="CMU Serif" w:hAnsi="CMU Serif" w:cs="CMU Serif"/>
          <w:sz w:val="24"/>
        </w:rPr>
        <w:t xml:space="preserve"> </w:t>
      </w:r>
      <w:r w:rsidR="005A6E40" w:rsidRPr="001E56C6">
        <w:rPr>
          <w:rFonts w:ascii="CMU Serif" w:hAnsi="CMU Serif" w:cs="CMU Serif"/>
          <w:sz w:val="24"/>
        </w:rPr>
        <w:t xml:space="preserve">insect </w:t>
      </w:r>
      <w:r w:rsidRPr="001E56C6">
        <w:rPr>
          <w:rFonts w:ascii="CMU Serif" w:hAnsi="CMU Serif" w:cs="CMU Serif"/>
          <w:sz w:val="24"/>
        </w:rPr>
        <w:t>pest of solanaceous crops</w:t>
      </w:r>
      <w:r w:rsidR="00C27967" w:rsidRPr="001E56C6">
        <w:rPr>
          <w:rFonts w:ascii="CMU Serif" w:hAnsi="CMU Serif" w:cs="CMU Serif"/>
          <w:sz w:val="24"/>
        </w:rPr>
        <w:t xml:space="preserve"> such as potato and tomato</w:t>
      </w:r>
      <w:r w:rsidRPr="001E56C6">
        <w:rPr>
          <w:rFonts w:ascii="CMU Serif" w:hAnsi="CMU Serif" w:cs="CMU Serif"/>
          <w:sz w:val="24"/>
        </w:rPr>
        <w:t xml:space="preserve"> (Martin 2008, Knowlton and Thomas 1934, Wallis 1955). </w:t>
      </w:r>
      <w:r w:rsidR="003D0A5C" w:rsidRPr="001E56C6">
        <w:rPr>
          <w:rFonts w:ascii="CMU Serif" w:hAnsi="CMU Serif" w:cs="CMU Serif"/>
          <w:sz w:val="24"/>
        </w:rPr>
        <w:t>F</w:t>
      </w:r>
      <w:r w:rsidRPr="001E56C6">
        <w:rPr>
          <w:rFonts w:ascii="CMU Serif" w:hAnsi="CMU Serif" w:cs="CMU Serif"/>
          <w:sz w:val="24"/>
        </w:rPr>
        <w:t>irst discovered in Colorado (</w:t>
      </w:r>
      <w:proofErr w:type="spellStart"/>
      <w:r w:rsidRPr="001E56C6">
        <w:rPr>
          <w:rFonts w:ascii="CMU Serif" w:hAnsi="CMU Serif" w:cs="CMU Serif"/>
          <w:sz w:val="24"/>
        </w:rPr>
        <w:t>Šulc</w:t>
      </w:r>
      <w:proofErr w:type="spellEnd"/>
      <w:r w:rsidRPr="001E56C6">
        <w:rPr>
          <w:rFonts w:ascii="CMU Serif" w:hAnsi="CMU Serif" w:cs="CMU Serif"/>
          <w:sz w:val="24"/>
        </w:rPr>
        <w:t xml:space="preserve"> 1909)</w:t>
      </w:r>
      <w:r w:rsidR="003D0A5C" w:rsidRPr="001E56C6">
        <w:rPr>
          <w:rFonts w:ascii="CMU Serif" w:hAnsi="CMU Serif" w:cs="CMU Serif"/>
          <w:sz w:val="24"/>
        </w:rPr>
        <w:t>, p</w:t>
      </w:r>
      <w:r w:rsidRPr="001E56C6">
        <w:rPr>
          <w:rFonts w:ascii="CMU Serif" w:hAnsi="CMU Serif" w:cs="CMU Serif"/>
          <w:sz w:val="24"/>
        </w:rPr>
        <w:t>otato psyllids have a history closely tied to potato</w:t>
      </w:r>
      <w:r w:rsidR="00476A19">
        <w:rPr>
          <w:rFonts w:ascii="CMU Serif" w:hAnsi="CMU Serif" w:cs="CMU Serif"/>
          <w:sz w:val="24"/>
        </w:rPr>
        <w:t>-</w:t>
      </w:r>
      <w:r w:rsidRPr="001E56C6">
        <w:rPr>
          <w:rFonts w:ascii="CMU Serif" w:hAnsi="CMU Serif" w:cs="CMU Serif"/>
          <w:sz w:val="24"/>
        </w:rPr>
        <w:t xml:space="preserve">growing regions and plant diseases (Richards 1973). </w:t>
      </w:r>
      <w:proofErr w:type="spellStart"/>
      <w:r w:rsidRPr="001E56C6">
        <w:rPr>
          <w:rFonts w:ascii="CMU Serif" w:hAnsi="CMU Serif" w:cs="CMU Serif"/>
          <w:i/>
          <w:sz w:val="24"/>
        </w:rPr>
        <w:t>B</w:t>
      </w:r>
      <w:r w:rsidR="00E17B39" w:rsidRPr="001E56C6">
        <w:rPr>
          <w:rFonts w:ascii="CMU Serif" w:hAnsi="CMU Serif" w:cs="CMU Serif"/>
          <w:i/>
          <w:sz w:val="24"/>
        </w:rPr>
        <w:t>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r w:rsidRPr="001E56C6">
        <w:rPr>
          <w:rFonts w:ascii="CMU Serif" w:hAnsi="CMU Serif" w:cs="CMU Serif"/>
          <w:sz w:val="24"/>
        </w:rPr>
        <w:t>s</w:t>
      </w:r>
      <w:proofErr w:type="spellEnd"/>
      <w:r w:rsidRPr="001E56C6">
        <w:rPr>
          <w:rFonts w:ascii="CMU Serif" w:hAnsi="CMU Serif" w:cs="CMU Serif"/>
          <w:sz w:val="24"/>
        </w:rPr>
        <w:t xml:space="preserve"> geographical distribution ranges from southern Canada to Central America</w:t>
      </w:r>
      <w:r w:rsidR="00C27967" w:rsidRPr="001E56C6">
        <w:rPr>
          <w:rFonts w:ascii="CMU Serif" w:hAnsi="CMU Serif" w:cs="CMU Serif"/>
          <w:sz w:val="24"/>
        </w:rPr>
        <w:t>,</w:t>
      </w:r>
      <w:r w:rsidRPr="001E56C6">
        <w:rPr>
          <w:rFonts w:ascii="CMU Serif" w:hAnsi="CMU Serif" w:cs="CMU Serif"/>
          <w:sz w:val="24"/>
        </w:rPr>
        <w:t xml:space="preserve"> throughout the western United States (Butler and </w:t>
      </w:r>
      <w:proofErr w:type="spellStart"/>
      <w:r w:rsidRPr="001E56C6">
        <w:rPr>
          <w:rFonts w:ascii="CMU Serif" w:hAnsi="CMU Serif" w:cs="CMU Serif"/>
          <w:sz w:val="24"/>
        </w:rPr>
        <w:t>Trumble</w:t>
      </w:r>
      <w:proofErr w:type="spellEnd"/>
      <w:r w:rsidRPr="001E56C6">
        <w:rPr>
          <w:rFonts w:ascii="CMU Serif" w:hAnsi="CMU Serif" w:cs="CMU Serif"/>
          <w:sz w:val="24"/>
        </w:rPr>
        <w:t xml:space="preserve"> 2012, </w:t>
      </w:r>
      <w:proofErr w:type="spellStart"/>
      <w:r w:rsidRPr="001E56C6">
        <w:rPr>
          <w:rFonts w:ascii="CMU Serif" w:hAnsi="CMU Serif" w:cs="CMU Serif"/>
          <w:sz w:val="24"/>
        </w:rPr>
        <w:t>Munyanzea</w:t>
      </w:r>
      <w:proofErr w:type="spellEnd"/>
      <w:r w:rsidRPr="001E56C6">
        <w:rPr>
          <w:rFonts w:ascii="CMU Serif" w:hAnsi="CMU Serif" w:cs="CMU Serif"/>
          <w:sz w:val="24"/>
        </w:rPr>
        <w:t xml:space="preserve"> 2007, Rehman 2010)</w:t>
      </w:r>
      <w:r w:rsidR="00C27967" w:rsidRPr="001E56C6">
        <w:rPr>
          <w:rFonts w:ascii="CMU Serif" w:hAnsi="CMU Serif" w:cs="CMU Serif"/>
          <w:sz w:val="24"/>
        </w:rPr>
        <w:t xml:space="preserve"> and </w:t>
      </w:r>
      <w:r w:rsidRPr="001E56C6">
        <w:rPr>
          <w:rFonts w:ascii="CMU Serif" w:hAnsi="CMU Serif" w:cs="CMU Serif"/>
          <w:sz w:val="24"/>
        </w:rPr>
        <w:t>a recent introduction to New Zealand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et al. 2008, 2009, Martin 2008, </w:t>
      </w:r>
      <w:proofErr w:type="spellStart"/>
      <w:r w:rsidRPr="001E56C6">
        <w:rPr>
          <w:rFonts w:ascii="CMU Serif" w:hAnsi="CMU Serif" w:cs="CMU Serif"/>
          <w:sz w:val="24"/>
        </w:rPr>
        <w:t>Teulon</w:t>
      </w:r>
      <w:proofErr w:type="spellEnd"/>
      <w:r w:rsidRPr="001E56C6">
        <w:rPr>
          <w:rFonts w:ascii="CMU Serif" w:hAnsi="CMU Serif" w:cs="CMU Serif"/>
          <w:sz w:val="24"/>
        </w:rPr>
        <w:t xml:space="preserve"> 2009). Publications regarding the psyllid </w:t>
      </w:r>
      <w:r w:rsidR="00C27967" w:rsidRPr="001E56C6">
        <w:rPr>
          <w:rFonts w:ascii="CMU Serif" w:hAnsi="CMU Serif" w:cs="CMU Serif"/>
          <w:sz w:val="24"/>
        </w:rPr>
        <w:t xml:space="preserve">initially </w:t>
      </w:r>
      <w:r w:rsidRPr="001E56C6">
        <w:rPr>
          <w:rFonts w:ascii="CMU Serif" w:hAnsi="CMU Serif" w:cs="CMU Serif"/>
          <w:sz w:val="24"/>
        </w:rPr>
        <w:t>emerge</w:t>
      </w:r>
      <w:r w:rsidR="00C27967" w:rsidRPr="001E56C6">
        <w:rPr>
          <w:rFonts w:ascii="CMU Serif" w:hAnsi="CMU Serif" w:cs="CMU Serif"/>
          <w:sz w:val="24"/>
        </w:rPr>
        <w:t>d</w:t>
      </w:r>
      <w:r w:rsidRPr="001E56C6">
        <w:rPr>
          <w:rFonts w:ascii="CMU Serif" w:hAnsi="CMU Serif" w:cs="CMU Serif"/>
          <w:sz w:val="24"/>
        </w:rPr>
        <w:t xml:space="preserve"> from 1926-1928, due a </w:t>
      </w:r>
      <w:r w:rsidR="00C32C0E" w:rsidRPr="001E56C6">
        <w:rPr>
          <w:rFonts w:ascii="CMU Serif" w:hAnsi="CMU Serif" w:cs="CMU Serif"/>
          <w:sz w:val="24"/>
        </w:rPr>
        <w:t>condition</w:t>
      </w:r>
      <w:r w:rsidR="00092DBF" w:rsidRPr="001E56C6">
        <w:rPr>
          <w:rFonts w:ascii="CMU Serif" w:hAnsi="CMU Serif" w:cs="CMU Serif"/>
          <w:sz w:val="24"/>
        </w:rPr>
        <w:t xml:space="preserve"> affecting solanaceous plants</w:t>
      </w:r>
      <w:r w:rsidRPr="001E56C6">
        <w:rPr>
          <w:rFonts w:ascii="CMU Serif" w:hAnsi="CMU Serif" w:cs="CMU Serif"/>
          <w:sz w:val="24"/>
        </w:rPr>
        <w:t xml:space="preserve"> known as ‘psyllid yellows’ (</w:t>
      </w:r>
      <w:proofErr w:type="spellStart"/>
      <w:r w:rsidR="00E047A6" w:rsidRPr="001E56C6">
        <w:rPr>
          <w:rFonts w:ascii="CMU Serif" w:hAnsi="CMU Serif" w:cs="CMU Serif"/>
          <w:sz w:val="24"/>
        </w:rPr>
        <w:t>Eyer</w:t>
      </w:r>
      <w:proofErr w:type="spellEnd"/>
      <w:r w:rsidR="00E047A6" w:rsidRPr="001E56C6">
        <w:rPr>
          <w:rFonts w:ascii="CMU Serif" w:hAnsi="CMU Serif" w:cs="CMU Serif"/>
          <w:sz w:val="24"/>
        </w:rPr>
        <w:t xml:space="preserve"> and </w:t>
      </w:r>
      <w:r w:rsidR="00E047A6" w:rsidRPr="001E56C6">
        <w:rPr>
          <w:rFonts w:ascii="CMU Serif" w:hAnsi="CMU Serif" w:cs="CMU Serif"/>
          <w:sz w:val="24"/>
        </w:rPr>
        <w:lastRenderedPageBreak/>
        <w:t>Crawford 1933</w:t>
      </w:r>
      <w:r w:rsidRPr="001E56C6">
        <w:rPr>
          <w:rFonts w:ascii="CMU Serif" w:hAnsi="CMU Serif" w:cs="CMU Serif"/>
          <w:sz w:val="24"/>
        </w:rPr>
        <w:t>, Richards 1928, 1973)</w:t>
      </w:r>
      <w:r w:rsidR="003D0A5C" w:rsidRPr="001E56C6">
        <w:rPr>
          <w:rFonts w:ascii="CMU Serif" w:hAnsi="CMU Serif" w:cs="CMU Serif"/>
          <w:sz w:val="24"/>
        </w:rPr>
        <w:t>.</w:t>
      </w:r>
    </w:p>
    <w:p w14:paraId="6230A7AA" w14:textId="26EDEF22" w:rsidR="00E84AD1" w:rsidRPr="001E56C6" w:rsidRDefault="00E84AD1"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 Potato psyllids have </w:t>
      </w:r>
      <w:r w:rsidR="00C32C0E" w:rsidRPr="001E56C6">
        <w:rPr>
          <w:rFonts w:ascii="CMU Serif" w:hAnsi="CMU Serif" w:cs="CMU Serif"/>
          <w:sz w:val="24"/>
        </w:rPr>
        <w:t>recently been identified as vectors of</w:t>
      </w:r>
      <w:r w:rsidRPr="001E56C6">
        <w:rPr>
          <w:rFonts w:ascii="CMU Serif" w:hAnsi="CMU Serif" w:cs="CMU Serif"/>
          <w:sz w:val="24"/>
        </w:rPr>
        <w:t xml:space="preserve"> the phytoplasma “</w:t>
      </w:r>
      <w:proofErr w:type="spellStart"/>
      <w:r w:rsidRPr="001E56C6">
        <w:rPr>
          <w:rFonts w:ascii="CMU Serif" w:hAnsi="CMU Serif" w:cs="CMU Serif"/>
          <w:i/>
          <w:sz w:val="24"/>
        </w:rPr>
        <w:t>Candidatus</w:t>
      </w:r>
      <w:proofErr w:type="spellEnd"/>
      <w:r w:rsidRPr="001E56C6">
        <w:rPr>
          <w:rFonts w:ascii="CMU Serif" w:hAnsi="CMU Serif" w:cs="CMU Serif"/>
          <w:sz w:val="24"/>
        </w:rPr>
        <w:t xml:space="preserve"> </w:t>
      </w:r>
      <w:proofErr w:type="spellStart"/>
      <w:r w:rsidRPr="001E56C6">
        <w:rPr>
          <w:rFonts w:ascii="CMU Serif" w:hAnsi="CMU Serif" w:cs="CMU Serif"/>
          <w:sz w:val="24"/>
        </w:rPr>
        <w:t>Liberibacter</w:t>
      </w:r>
      <w:proofErr w:type="spellEnd"/>
      <w:r w:rsidRPr="001E56C6">
        <w:rPr>
          <w:rFonts w:ascii="CMU Serif" w:hAnsi="CMU Serif" w:cs="CMU Serif"/>
          <w:sz w:val="24"/>
        </w:rPr>
        <w:t xml:space="preserve"> solanacearum” (</w:t>
      </w:r>
      <w:proofErr w:type="spellStart"/>
      <w:r w:rsidRPr="001E56C6">
        <w:rPr>
          <w:rFonts w:ascii="CMU Serif" w:hAnsi="CMU Serif" w:cs="CMU Serif"/>
          <w:sz w:val="24"/>
        </w:rPr>
        <w:t>Lso</w:t>
      </w:r>
      <w:proofErr w:type="spellEnd"/>
      <w:r w:rsidRPr="001E56C6">
        <w:rPr>
          <w:rFonts w:ascii="CMU Serif" w:hAnsi="CMU Serif" w:cs="CMU Serif"/>
          <w:sz w:val="24"/>
        </w:rPr>
        <w:t>)</w:t>
      </w:r>
      <w:r w:rsidR="00137F79" w:rsidRPr="001E56C6">
        <w:rPr>
          <w:rFonts w:ascii="CMU Serif" w:hAnsi="CMU Serif" w:cs="CMU Serif"/>
          <w:sz w:val="24"/>
        </w:rPr>
        <w:t xml:space="preserve"> (</w:t>
      </w:r>
      <w:proofErr w:type="spellStart"/>
      <w:r w:rsidR="00137F79" w:rsidRPr="001E56C6">
        <w:rPr>
          <w:rFonts w:ascii="CMU Serif" w:hAnsi="CMU Serif" w:cs="CMU Serif"/>
          <w:sz w:val="24"/>
        </w:rPr>
        <w:t>Rhizobiaceae</w:t>
      </w:r>
      <w:proofErr w:type="spellEnd"/>
      <w:r w:rsidR="00137F79" w:rsidRPr="001E56C6">
        <w:rPr>
          <w:rFonts w:ascii="CMU Serif" w:hAnsi="CMU Serif" w:cs="CMU Serif"/>
          <w:sz w:val="24"/>
        </w:rPr>
        <w:t xml:space="preserve">; </w:t>
      </w:r>
      <w:proofErr w:type="spellStart"/>
      <w:r w:rsidR="00137F79" w:rsidRPr="001E56C6">
        <w:rPr>
          <w:rFonts w:ascii="CMU Serif" w:hAnsi="CMU Serif" w:cs="CMU Serif"/>
          <w:sz w:val="24"/>
        </w:rPr>
        <w:t>Alphaproteobacteria</w:t>
      </w:r>
      <w:proofErr w:type="spellEnd"/>
      <w:r w:rsidR="00137F79" w:rsidRPr="001E56C6">
        <w:rPr>
          <w:rFonts w:ascii="CMU Serif" w:hAnsi="CMU Serif" w:cs="CMU Serif"/>
          <w:sz w:val="24"/>
        </w:rPr>
        <w:t>)</w:t>
      </w:r>
      <w:r w:rsidRPr="001E56C6">
        <w:rPr>
          <w:rFonts w:ascii="CMU Serif" w:hAnsi="CMU Serif" w:cs="CMU Serif"/>
          <w:sz w:val="24"/>
        </w:rPr>
        <w:t xml:space="preserve"> (</w:t>
      </w:r>
      <w:r w:rsidR="00137F79" w:rsidRPr="001E56C6">
        <w:rPr>
          <w:rFonts w:ascii="CMU Serif" w:hAnsi="CMU Serif" w:cs="CMU Serif"/>
          <w:sz w:val="24"/>
        </w:rPr>
        <w:t xml:space="preserve">Cicero 2016, </w:t>
      </w:r>
      <w:r w:rsidRPr="001E56C6">
        <w:rPr>
          <w:rFonts w:ascii="CMU Serif" w:hAnsi="CMU Serif" w:cs="CMU Serif"/>
          <w:sz w:val="24"/>
        </w:rPr>
        <w:t xml:space="preserve">Goolsby 2007a,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et al. 2009,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2007). </w:t>
      </w:r>
      <w:proofErr w:type="spellStart"/>
      <w:r w:rsidRPr="001E56C6">
        <w:rPr>
          <w:rFonts w:ascii="CMU Serif" w:hAnsi="CMU Serif" w:cs="CMU Serif"/>
          <w:sz w:val="24"/>
        </w:rPr>
        <w:t>Lso</w:t>
      </w:r>
      <w:proofErr w:type="spellEnd"/>
      <w:r w:rsidRPr="001E56C6">
        <w:rPr>
          <w:rFonts w:ascii="CMU Serif" w:hAnsi="CMU Serif" w:cs="CMU Serif"/>
          <w:sz w:val="24"/>
        </w:rPr>
        <w:t xml:space="preserve"> is an uncultur</w:t>
      </w:r>
      <w:r w:rsidR="00E17B39" w:rsidRPr="001E56C6">
        <w:rPr>
          <w:rFonts w:ascii="CMU Serif" w:hAnsi="CMU Serif" w:cs="CMU Serif"/>
          <w:sz w:val="24"/>
        </w:rPr>
        <w:t>ed</w:t>
      </w:r>
      <w:r w:rsidRPr="001E56C6">
        <w:rPr>
          <w:rFonts w:ascii="CMU Serif" w:hAnsi="CMU Serif" w:cs="CMU Serif"/>
          <w:sz w:val="24"/>
        </w:rPr>
        <w:t xml:space="preserve"> gram-negative α-proteobacterium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w:t>
      </w:r>
      <w:r w:rsidR="00476A19">
        <w:rPr>
          <w:rFonts w:ascii="CMU Serif" w:hAnsi="CMU Serif" w:cs="CMU Serif"/>
          <w:sz w:val="24"/>
        </w:rPr>
        <w:t xml:space="preserve">et al. </w:t>
      </w:r>
      <w:r w:rsidRPr="001E56C6">
        <w:rPr>
          <w:rFonts w:ascii="CMU Serif" w:hAnsi="CMU Serif" w:cs="CMU Serif"/>
          <w:sz w:val="24"/>
        </w:rPr>
        <w:t xml:space="preserve">2009) </w:t>
      </w:r>
      <w:r w:rsidR="00A01276" w:rsidRPr="001E56C6">
        <w:rPr>
          <w:rFonts w:ascii="CMU Serif" w:hAnsi="CMU Serif" w:cs="CMU Serif"/>
          <w:sz w:val="24"/>
        </w:rPr>
        <w:t>that</w:t>
      </w:r>
      <w:r w:rsidRPr="001E56C6">
        <w:rPr>
          <w:rFonts w:ascii="CMU Serif" w:hAnsi="CMU Serif" w:cs="CMU Serif"/>
          <w:sz w:val="24"/>
        </w:rPr>
        <w:t xml:space="preserve"> infects solanaceous plants. </w:t>
      </w:r>
      <w:proofErr w:type="spellStart"/>
      <w:r w:rsidRPr="001E56C6">
        <w:rPr>
          <w:rFonts w:ascii="CMU Serif" w:hAnsi="CMU Serif" w:cs="CMU Serif"/>
          <w:sz w:val="24"/>
        </w:rPr>
        <w:t>Lso</w:t>
      </w:r>
      <w:proofErr w:type="spellEnd"/>
      <w:r w:rsidRPr="001E56C6">
        <w:rPr>
          <w:rFonts w:ascii="CMU Serif" w:hAnsi="CMU Serif" w:cs="CMU Serif"/>
          <w:sz w:val="24"/>
        </w:rPr>
        <w:t xml:space="preserve"> is transmitted to the plant’s phloem by the psyllid’s saliva while feeding (Cooper et al. 2014).</w:t>
      </w:r>
      <w:r w:rsidR="00050A6A" w:rsidRPr="001E56C6">
        <w:rPr>
          <w:rFonts w:ascii="CMU Serif" w:hAnsi="CMU Serif" w:cs="CMU Serif"/>
          <w:sz w:val="24"/>
        </w:rPr>
        <w:t xml:space="preserve"> </w:t>
      </w:r>
      <w:r w:rsidRPr="001E56C6">
        <w:rPr>
          <w:rFonts w:ascii="CMU Serif" w:hAnsi="CMU Serif" w:cs="CMU Serif"/>
          <w:sz w:val="24"/>
        </w:rPr>
        <w:t>Symptoms in potato include stunting, swollen axillary buds, aerial tubers, leaf purpling, chlorosis and reduced yield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et al</w:t>
      </w:r>
      <w:r w:rsidR="00476A19">
        <w:rPr>
          <w:rFonts w:ascii="CMU Serif" w:hAnsi="CMU Serif" w:cs="CMU Serif"/>
          <w:sz w:val="24"/>
        </w:rPr>
        <w:t>.</w:t>
      </w:r>
      <w:r w:rsidRPr="001E56C6">
        <w:rPr>
          <w:rFonts w:ascii="CMU Serif" w:hAnsi="CMU Serif" w:cs="CMU Serif"/>
          <w:sz w:val="24"/>
        </w:rPr>
        <w:t xml:space="preserve">, 2007, 2008). Infection also alters tuber sugars and phenolics, resulting in </w:t>
      </w:r>
      <w:r w:rsidR="005A6E40" w:rsidRPr="001E56C6">
        <w:rPr>
          <w:rFonts w:ascii="CMU Serif" w:hAnsi="CMU Serif" w:cs="CMU Serif"/>
          <w:sz w:val="24"/>
        </w:rPr>
        <w:t xml:space="preserve">brown </w:t>
      </w:r>
      <w:r w:rsidRPr="001E56C6">
        <w:rPr>
          <w:rFonts w:ascii="CMU Serif" w:hAnsi="CMU Serif" w:cs="CMU Serif"/>
          <w:sz w:val="24"/>
        </w:rPr>
        <w:t xml:space="preserve">stripes </w:t>
      </w:r>
      <w:r w:rsidR="005A6E40" w:rsidRPr="001E56C6">
        <w:rPr>
          <w:rFonts w:ascii="CMU Serif" w:hAnsi="CMU Serif" w:cs="CMU Serif"/>
          <w:sz w:val="24"/>
        </w:rPr>
        <w:t>which char and blacken</w:t>
      </w:r>
      <w:r w:rsidR="0010726A" w:rsidRPr="001E56C6">
        <w:rPr>
          <w:rFonts w:ascii="CMU Serif" w:hAnsi="CMU Serif" w:cs="CMU Serif"/>
          <w:sz w:val="24"/>
        </w:rPr>
        <w:t xml:space="preserve"> </w:t>
      </w:r>
      <w:r w:rsidRPr="001E56C6">
        <w:rPr>
          <w:rFonts w:ascii="CMU Serif" w:hAnsi="CMU Serif" w:cs="CMU Serif"/>
          <w:sz w:val="24"/>
        </w:rPr>
        <w:t>when fried (Alvarado et al</w:t>
      </w:r>
      <w:r w:rsidR="00476A19">
        <w:rPr>
          <w:rFonts w:ascii="CMU Serif" w:hAnsi="CMU Serif" w:cs="CMU Serif"/>
          <w:sz w:val="24"/>
        </w:rPr>
        <w:t>.</w:t>
      </w:r>
      <w:r w:rsidRPr="001E56C6">
        <w:rPr>
          <w:rFonts w:ascii="CMU Serif" w:hAnsi="CMU Serif" w:cs="CMU Serif"/>
          <w:sz w:val="24"/>
        </w:rPr>
        <w:t xml:space="preserve"> 2012, Buchman et al. 2012, Navarre et al. 2009)</w:t>
      </w:r>
      <w:r w:rsidR="00476A19">
        <w:rPr>
          <w:rFonts w:ascii="CMU Serif" w:hAnsi="CMU Serif" w:cs="CMU Serif"/>
          <w:sz w:val="24"/>
        </w:rPr>
        <w:t>.</w:t>
      </w:r>
      <w:r w:rsidRPr="001E56C6">
        <w:rPr>
          <w:rFonts w:ascii="CMU Serif" w:hAnsi="CMU Serif" w:cs="CMU Serif"/>
          <w:sz w:val="24"/>
        </w:rPr>
        <w:t xml:space="preserve"> </w:t>
      </w:r>
      <w:r w:rsidR="005D488C" w:rsidRPr="001E56C6">
        <w:rPr>
          <w:rFonts w:ascii="CMU Serif" w:hAnsi="CMU Serif" w:cs="CMU Serif"/>
          <w:sz w:val="24"/>
        </w:rPr>
        <w:t>This</w:t>
      </w:r>
      <w:r w:rsidRPr="001E56C6">
        <w:rPr>
          <w:rFonts w:ascii="CMU Serif" w:hAnsi="CMU Serif" w:cs="CMU Serif"/>
          <w:sz w:val="24"/>
        </w:rPr>
        <w:t xml:space="preserve"> condition</w:t>
      </w:r>
      <w:r w:rsidR="005D488C" w:rsidRPr="001E56C6">
        <w:rPr>
          <w:rFonts w:ascii="CMU Serif" w:hAnsi="CMU Serif" w:cs="CMU Serif"/>
          <w:sz w:val="24"/>
        </w:rPr>
        <w:t xml:space="preserve"> is</w:t>
      </w:r>
      <w:r w:rsidRPr="001E56C6">
        <w:rPr>
          <w:rFonts w:ascii="CMU Serif" w:hAnsi="CMU Serif" w:cs="CMU Serif"/>
          <w:sz w:val="24"/>
        </w:rPr>
        <w:t xml:space="preserve"> known as </w:t>
      </w:r>
      <w:r w:rsidR="005D488C" w:rsidRPr="001E56C6">
        <w:rPr>
          <w:rFonts w:ascii="CMU Serif" w:hAnsi="CMU Serif" w:cs="CMU Serif"/>
          <w:sz w:val="24"/>
        </w:rPr>
        <w:t>‘</w:t>
      </w:r>
      <w:r w:rsidR="00E17B39" w:rsidRPr="001E56C6">
        <w:rPr>
          <w:rFonts w:ascii="CMU Serif" w:hAnsi="CMU Serif" w:cs="CMU Serif"/>
          <w:sz w:val="24"/>
        </w:rPr>
        <w:t>z</w:t>
      </w:r>
      <w:r w:rsidR="005D488C" w:rsidRPr="001E56C6">
        <w:rPr>
          <w:rFonts w:ascii="CMU Serif" w:hAnsi="CMU Serif" w:cs="CMU Serif"/>
          <w:sz w:val="24"/>
        </w:rPr>
        <w:t xml:space="preserve">ebra </w:t>
      </w:r>
      <w:r w:rsidR="00E17B39" w:rsidRPr="001E56C6">
        <w:rPr>
          <w:rFonts w:ascii="CMU Serif" w:hAnsi="CMU Serif" w:cs="CMU Serif"/>
          <w:sz w:val="24"/>
        </w:rPr>
        <w:t>c</w:t>
      </w:r>
      <w:r w:rsidR="005D488C" w:rsidRPr="001E56C6">
        <w:rPr>
          <w:rFonts w:ascii="CMU Serif" w:hAnsi="CMU Serif" w:cs="CMU Serif"/>
          <w:sz w:val="24"/>
        </w:rPr>
        <w:t xml:space="preserve">hip’ </w:t>
      </w:r>
      <w:r w:rsidR="00E17B39" w:rsidRPr="001E56C6">
        <w:rPr>
          <w:rFonts w:ascii="CMU Serif" w:hAnsi="CMU Serif" w:cs="CMU Serif"/>
          <w:sz w:val="24"/>
        </w:rPr>
        <w:t xml:space="preserve">disease </w:t>
      </w:r>
      <w:r w:rsidRPr="001E56C6">
        <w:rPr>
          <w:rFonts w:ascii="CMU Serif" w:hAnsi="CMU Serif" w:cs="CMU Serif"/>
          <w:sz w:val="24"/>
        </w:rPr>
        <w:t>(ZC) (</w:t>
      </w:r>
      <w:proofErr w:type="spellStart"/>
      <w:r w:rsidRPr="001E56C6">
        <w:rPr>
          <w:rFonts w:ascii="CMU Serif" w:hAnsi="CMU Serif" w:cs="CMU Serif"/>
          <w:sz w:val="24"/>
        </w:rPr>
        <w:t>Crosslin</w:t>
      </w:r>
      <w:proofErr w:type="spellEnd"/>
      <w:r w:rsidRPr="001E56C6">
        <w:rPr>
          <w:rFonts w:ascii="CMU Serif" w:hAnsi="CMU Serif" w:cs="CMU Serif"/>
          <w:sz w:val="24"/>
        </w:rPr>
        <w:t xml:space="preserve"> </w:t>
      </w:r>
      <w:r w:rsidR="00476A19">
        <w:rPr>
          <w:rFonts w:ascii="CMU Serif" w:hAnsi="CMU Serif" w:cs="CMU Serif"/>
          <w:sz w:val="24"/>
        </w:rPr>
        <w:t xml:space="preserve">et al. </w:t>
      </w:r>
      <w:r w:rsidRPr="001E56C6">
        <w:rPr>
          <w:rFonts w:ascii="CMU Serif" w:hAnsi="CMU Serif" w:cs="CMU Serif"/>
          <w:sz w:val="24"/>
        </w:rPr>
        <w:t xml:space="preserve">2010, Hansen et al. 2008,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2009, Lin et al. 2009).</w:t>
      </w:r>
      <w:r w:rsidR="00050A6A" w:rsidRPr="001E56C6">
        <w:rPr>
          <w:rFonts w:ascii="CMU Serif" w:hAnsi="CMU Serif" w:cs="CMU Serif"/>
          <w:sz w:val="24"/>
        </w:rPr>
        <w:t xml:space="preserve"> </w:t>
      </w:r>
      <w:r w:rsidR="009C06C6" w:rsidRPr="001E56C6">
        <w:rPr>
          <w:rFonts w:ascii="CMU Serif" w:hAnsi="CMU Serif" w:cs="CMU Serif"/>
          <w:sz w:val="24"/>
        </w:rPr>
        <w:t xml:space="preserve"> ZC</w:t>
      </w:r>
      <w:r w:rsidR="00E17B39" w:rsidRPr="001E56C6">
        <w:rPr>
          <w:rFonts w:ascii="CMU Serif" w:hAnsi="CMU Serif" w:cs="CMU Serif"/>
          <w:sz w:val="24"/>
        </w:rPr>
        <w:t>-</w:t>
      </w:r>
      <w:r w:rsidR="00896DCB" w:rsidRPr="001E56C6">
        <w:rPr>
          <w:rFonts w:ascii="CMU Serif" w:hAnsi="CMU Serif" w:cs="CMU Serif"/>
          <w:sz w:val="24"/>
        </w:rPr>
        <w:t xml:space="preserve">affected </w:t>
      </w:r>
      <w:r w:rsidR="009C06C6" w:rsidRPr="001E56C6">
        <w:rPr>
          <w:rFonts w:ascii="CMU Serif" w:hAnsi="CMU Serif" w:cs="CMU Serif"/>
          <w:sz w:val="24"/>
        </w:rPr>
        <w:t>tubers are unmarketable</w:t>
      </w:r>
      <w:r w:rsidR="00E17B39" w:rsidRPr="001E56C6">
        <w:rPr>
          <w:rFonts w:ascii="CMU Serif" w:hAnsi="CMU Serif" w:cs="CMU Serif"/>
          <w:sz w:val="24"/>
        </w:rPr>
        <w:t>,</w:t>
      </w:r>
      <w:r w:rsidR="009C06C6" w:rsidRPr="001E56C6">
        <w:rPr>
          <w:rFonts w:ascii="CMU Serif" w:hAnsi="CMU Serif" w:cs="CMU Serif"/>
          <w:sz w:val="24"/>
        </w:rPr>
        <w:t xml:space="preserve"> </w:t>
      </w:r>
      <w:r w:rsidR="00896DCB" w:rsidRPr="001E56C6">
        <w:rPr>
          <w:rFonts w:ascii="CMU Serif" w:hAnsi="CMU Serif" w:cs="CMU Serif"/>
          <w:sz w:val="24"/>
        </w:rPr>
        <w:t>which results in</w:t>
      </w:r>
      <w:r w:rsidR="009C06C6" w:rsidRPr="001E56C6">
        <w:rPr>
          <w:rFonts w:ascii="CMU Serif" w:hAnsi="CMU Serif" w:cs="CMU Serif"/>
          <w:sz w:val="24"/>
        </w:rPr>
        <w:t xml:space="preserve"> large economic losses </w:t>
      </w:r>
      <w:r w:rsidR="00896DCB" w:rsidRPr="001E56C6">
        <w:rPr>
          <w:rFonts w:ascii="CMU Serif" w:hAnsi="CMU Serif" w:cs="CMU Serif"/>
          <w:sz w:val="24"/>
        </w:rPr>
        <w:t xml:space="preserve">for growers </w:t>
      </w:r>
      <w:r w:rsidR="009C06C6" w:rsidRPr="001E56C6">
        <w:rPr>
          <w:rFonts w:ascii="CMU Serif" w:hAnsi="CMU Serif" w:cs="CMU Serif"/>
          <w:sz w:val="24"/>
        </w:rPr>
        <w:t>(</w:t>
      </w:r>
      <w:proofErr w:type="spellStart"/>
      <w:r w:rsidR="009C06C6" w:rsidRPr="001E56C6">
        <w:rPr>
          <w:rFonts w:ascii="CMU Serif" w:hAnsi="CMU Serif" w:cs="CMU Serif"/>
          <w:sz w:val="24"/>
        </w:rPr>
        <w:t>Munyaneza</w:t>
      </w:r>
      <w:proofErr w:type="spellEnd"/>
      <w:r w:rsidR="009C06C6" w:rsidRPr="001E56C6">
        <w:rPr>
          <w:rFonts w:ascii="CMU Serif" w:hAnsi="CMU Serif" w:cs="CMU Serif"/>
          <w:sz w:val="24"/>
        </w:rPr>
        <w:t xml:space="preserve"> 2007a, Rosson 2006)</w:t>
      </w:r>
      <w:r w:rsidR="00896DCB" w:rsidRPr="001E56C6">
        <w:rPr>
          <w:rFonts w:ascii="CMU Serif" w:hAnsi="CMU Serif" w:cs="CMU Serif"/>
          <w:sz w:val="24"/>
        </w:rPr>
        <w:t>.</w:t>
      </w:r>
      <w:r w:rsidR="009C06C6" w:rsidRPr="001E56C6">
        <w:rPr>
          <w:rFonts w:ascii="CMU Serif" w:hAnsi="CMU Serif" w:cs="CMU Serif"/>
          <w:sz w:val="24"/>
        </w:rPr>
        <w:t xml:space="preserve"> </w:t>
      </w:r>
      <w:r w:rsidR="00896DCB" w:rsidRPr="001E56C6">
        <w:rPr>
          <w:rFonts w:ascii="CMU Serif" w:hAnsi="CMU Serif" w:cs="CMU Serif"/>
          <w:sz w:val="24"/>
        </w:rPr>
        <w:t>Yi</w:t>
      </w:r>
      <w:r w:rsidR="009C06C6" w:rsidRPr="001E56C6">
        <w:rPr>
          <w:rFonts w:ascii="CMU Serif" w:hAnsi="CMU Serif" w:cs="CMU Serif"/>
          <w:sz w:val="24"/>
        </w:rPr>
        <w:t xml:space="preserve">eld </w:t>
      </w:r>
      <w:r w:rsidR="00FD003C" w:rsidRPr="001E56C6">
        <w:rPr>
          <w:rFonts w:ascii="CMU Serif" w:hAnsi="CMU Serif" w:cs="CMU Serif"/>
          <w:sz w:val="24"/>
        </w:rPr>
        <w:t>reduction</w:t>
      </w:r>
      <w:r w:rsidR="005A6E40" w:rsidRPr="001E56C6">
        <w:rPr>
          <w:rFonts w:ascii="CMU Serif" w:hAnsi="CMU Serif" w:cs="CMU Serif"/>
          <w:sz w:val="24"/>
        </w:rPr>
        <w:t xml:space="preserve"> from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infection</w:t>
      </w:r>
      <w:r w:rsidR="00FD003C" w:rsidRPr="001E56C6">
        <w:rPr>
          <w:rFonts w:ascii="CMU Serif" w:hAnsi="CMU Serif" w:cs="CMU Serif"/>
          <w:sz w:val="24"/>
        </w:rPr>
        <w:t xml:space="preserve"> </w:t>
      </w:r>
      <w:r w:rsidR="00896DCB" w:rsidRPr="001E56C6">
        <w:rPr>
          <w:rFonts w:ascii="CMU Serif" w:hAnsi="CMU Serif" w:cs="CMU Serif"/>
          <w:sz w:val="24"/>
        </w:rPr>
        <w:t>ha</w:t>
      </w:r>
      <w:r w:rsidR="00FD003C" w:rsidRPr="001E56C6">
        <w:rPr>
          <w:rFonts w:ascii="CMU Serif" w:hAnsi="CMU Serif" w:cs="CMU Serif"/>
          <w:sz w:val="24"/>
        </w:rPr>
        <w:t>s</w:t>
      </w:r>
      <w:r w:rsidR="00896DCB" w:rsidRPr="001E56C6">
        <w:rPr>
          <w:rFonts w:ascii="CMU Serif" w:hAnsi="CMU Serif" w:cs="CMU Serif"/>
          <w:sz w:val="24"/>
        </w:rPr>
        <w:t xml:space="preserve"> </w:t>
      </w:r>
      <w:r w:rsidR="009C06C6" w:rsidRPr="001E56C6">
        <w:rPr>
          <w:rFonts w:ascii="CMU Serif" w:hAnsi="CMU Serif" w:cs="CMU Serif"/>
          <w:sz w:val="24"/>
        </w:rPr>
        <w:t>rang</w:t>
      </w:r>
      <w:r w:rsidR="00896DCB" w:rsidRPr="001E56C6">
        <w:rPr>
          <w:rFonts w:ascii="CMU Serif" w:hAnsi="CMU Serif" w:cs="CMU Serif"/>
          <w:sz w:val="24"/>
        </w:rPr>
        <w:t>ed</w:t>
      </w:r>
      <w:r w:rsidR="009C06C6" w:rsidRPr="001E56C6">
        <w:rPr>
          <w:rFonts w:ascii="CMU Serif" w:hAnsi="CMU Serif" w:cs="CMU Serif"/>
          <w:sz w:val="24"/>
        </w:rPr>
        <w:t xml:space="preserve"> from 43% to 93% </w:t>
      </w:r>
      <w:r w:rsidR="00FD003C" w:rsidRPr="001E56C6">
        <w:rPr>
          <w:rFonts w:ascii="CMU Serif" w:hAnsi="CMU Serif" w:cs="CMU Serif"/>
          <w:sz w:val="24"/>
        </w:rPr>
        <w:t xml:space="preserve">in some cases </w:t>
      </w:r>
      <w:r w:rsidR="009C06C6" w:rsidRPr="001E56C6">
        <w:rPr>
          <w:rFonts w:ascii="CMU Serif" w:hAnsi="CMU Serif" w:cs="CMU Serif"/>
          <w:sz w:val="24"/>
        </w:rPr>
        <w:t>(</w:t>
      </w:r>
      <w:proofErr w:type="spellStart"/>
      <w:r w:rsidR="009C06C6" w:rsidRPr="001E56C6">
        <w:rPr>
          <w:rFonts w:ascii="CMU Serif" w:hAnsi="CMU Serif" w:cs="CMU Serif"/>
          <w:sz w:val="24"/>
        </w:rPr>
        <w:t>Munyanzea</w:t>
      </w:r>
      <w:proofErr w:type="spellEnd"/>
      <w:r w:rsidR="009C06C6" w:rsidRPr="001E56C6">
        <w:rPr>
          <w:rFonts w:ascii="CMU Serif" w:hAnsi="CMU Serif" w:cs="CMU Serif"/>
          <w:sz w:val="24"/>
        </w:rPr>
        <w:t xml:space="preserve"> et al. 2008, 2011).</w:t>
      </w:r>
    </w:p>
    <w:p w14:paraId="6E329AA5" w14:textId="06BEF7F7" w:rsidR="00D027C7" w:rsidRPr="001E56C6" w:rsidRDefault="009C06C6"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w:t>
      </w:r>
      <w:r w:rsidR="00E84AD1" w:rsidRPr="001E56C6">
        <w:rPr>
          <w:rFonts w:ascii="CMU Serif" w:hAnsi="CMU Serif" w:cs="CMU Serif"/>
          <w:sz w:val="24"/>
        </w:rPr>
        <w:t>ZC</w:t>
      </w:r>
      <w:r w:rsidR="005A6E40" w:rsidRPr="001E56C6">
        <w:rPr>
          <w:rFonts w:ascii="CMU Serif" w:hAnsi="CMU Serif" w:cs="CMU Serif"/>
          <w:sz w:val="24"/>
        </w:rPr>
        <w:t xml:space="preserve"> symptoms</w:t>
      </w:r>
      <w:r w:rsidR="00E84AD1" w:rsidRPr="001E56C6">
        <w:rPr>
          <w:rFonts w:ascii="CMU Serif" w:hAnsi="CMU Serif" w:cs="CMU Serif"/>
          <w:sz w:val="24"/>
        </w:rPr>
        <w:t xml:space="preserve"> </w:t>
      </w:r>
      <w:r w:rsidR="005A6E40" w:rsidRPr="001E56C6">
        <w:rPr>
          <w:rFonts w:ascii="CMU Serif" w:hAnsi="CMU Serif" w:cs="CMU Serif"/>
          <w:sz w:val="24"/>
        </w:rPr>
        <w:t xml:space="preserve">were first </w:t>
      </w:r>
      <w:r w:rsidR="00E84AD1" w:rsidRPr="001E56C6">
        <w:rPr>
          <w:rFonts w:ascii="CMU Serif" w:hAnsi="CMU Serif" w:cs="CMU Serif"/>
          <w:sz w:val="24"/>
        </w:rPr>
        <w:t>described in 1994 in Mexico (</w:t>
      </w:r>
      <w:proofErr w:type="spellStart"/>
      <w:r w:rsidR="00E84AD1" w:rsidRPr="001E56C6">
        <w:rPr>
          <w:rFonts w:ascii="CMU Serif" w:hAnsi="CMU Serif" w:cs="CMU Serif"/>
          <w:sz w:val="24"/>
        </w:rPr>
        <w:t>Secor</w:t>
      </w:r>
      <w:proofErr w:type="spellEnd"/>
      <w:r w:rsidR="00E84AD1" w:rsidRPr="001E56C6">
        <w:rPr>
          <w:rFonts w:ascii="CMU Serif" w:hAnsi="CMU Serif" w:cs="CMU Serif"/>
          <w:sz w:val="24"/>
        </w:rPr>
        <w:t xml:space="preserve"> and Rivera-</w:t>
      </w:r>
      <w:proofErr w:type="spellStart"/>
      <w:r w:rsidR="00E84AD1" w:rsidRPr="001E56C6">
        <w:rPr>
          <w:rFonts w:ascii="CMU Serif" w:hAnsi="CMU Serif" w:cs="CMU Serif"/>
          <w:sz w:val="24"/>
        </w:rPr>
        <w:t>Varas</w:t>
      </w:r>
      <w:proofErr w:type="spellEnd"/>
      <w:r w:rsidR="00E84AD1" w:rsidRPr="001E56C6">
        <w:rPr>
          <w:rFonts w:ascii="CMU Serif" w:hAnsi="CMU Serif" w:cs="CMU Serif"/>
          <w:sz w:val="24"/>
        </w:rPr>
        <w:t xml:space="preserve"> 2004, </w:t>
      </w:r>
      <w:proofErr w:type="spellStart"/>
      <w:r w:rsidR="00E84AD1" w:rsidRPr="001E56C6">
        <w:rPr>
          <w:rFonts w:ascii="CMU Serif" w:hAnsi="CMU Serif" w:cs="CMU Serif"/>
          <w:sz w:val="24"/>
        </w:rPr>
        <w:t>Munyanzea</w:t>
      </w:r>
      <w:proofErr w:type="spellEnd"/>
      <w:r w:rsidR="00E84AD1" w:rsidRPr="001E56C6">
        <w:rPr>
          <w:rFonts w:ascii="CMU Serif" w:hAnsi="CMU Serif" w:cs="CMU Serif"/>
          <w:sz w:val="24"/>
        </w:rPr>
        <w:t xml:space="preserve"> et al. 2009) and was detected in the United States in 2009 (Abad et. al 2009)</w:t>
      </w:r>
      <w:r w:rsidR="005F17BF" w:rsidRPr="001E56C6">
        <w:rPr>
          <w:rFonts w:ascii="CMU Serif" w:hAnsi="CMU Serif" w:cs="CMU Serif"/>
          <w:sz w:val="24"/>
        </w:rPr>
        <w:t>.</w:t>
      </w:r>
      <w:r w:rsidR="00E84AD1" w:rsidRPr="001E56C6">
        <w:rPr>
          <w:rFonts w:ascii="CMU Serif" w:hAnsi="CMU Serif" w:cs="CMU Serif"/>
          <w:sz w:val="24"/>
        </w:rPr>
        <w:t xml:space="preserve">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w:t>
      </w:r>
      <w:r w:rsidR="00E84AD1" w:rsidRPr="001E56C6">
        <w:rPr>
          <w:rFonts w:ascii="CMU Serif" w:hAnsi="CMU Serif" w:cs="CMU Serif"/>
          <w:sz w:val="24"/>
        </w:rPr>
        <w:t xml:space="preserve">ZC </w:t>
      </w:r>
      <w:r w:rsidR="005A6E40" w:rsidRPr="001E56C6">
        <w:rPr>
          <w:rFonts w:ascii="CMU Serif" w:hAnsi="CMU Serif" w:cs="CMU Serif"/>
          <w:sz w:val="24"/>
        </w:rPr>
        <w:t xml:space="preserve">were </w:t>
      </w:r>
      <w:r w:rsidR="005F17BF" w:rsidRPr="001E56C6">
        <w:rPr>
          <w:rFonts w:ascii="CMU Serif" w:hAnsi="CMU Serif" w:cs="CMU Serif"/>
          <w:sz w:val="24"/>
        </w:rPr>
        <w:t>first detected</w:t>
      </w:r>
      <w:r w:rsidR="00E84AD1" w:rsidRPr="001E56C6">
        <w:rPr>
          <w:rFonts w:ascii="CMU Serif" w:hAnsi="CMU Serif" w:cs="CMU Serif"/>
          <w:sz w:val="24"/>
        </w:rPr>
        <w:t xml:space="preserve"> in the Pacific Northwest </w:t>
      </w:r>
      <w:r w:rsidR="005D5E1C" w:rsidRPr="001E56C6">
        <w:rPr>
          <w:rFonts w:ascii="CMU Serif" w:hAnsi="CMU Serif" w:cs="CMU Serif"/>
          <w:sz w:val="24"/>
        </w:rPr>
        <w:t xml:space="preserve">(PNW) </w:t>
      </w:r>
      <w:r w:rsidR="00E84AD1" w:rsidRPr="001E56C6">
        <w:rPr>
          <w:rFonts w:ascii="CMU Serif" w:hAnsi="CMU Serif" w:cs="CMU Serif"/>
          <w:sz w:val="24"/>
        </w:rPr>
        <w:t xml:space="preserve">states of Idaho, Washington, and Oregon in 2011 (Murphy et al. 2012, </w:t>
      </w:r>
      <w:proofErr w:type="spellStart"/>
      <w:r w:rsidR="00E84AD1" w:rsidRPr="001E56C6">
        <w:rPr>
          <w:rFonts w:ascii="CMU Serif" w:hAnsi="CMU Serif" w:cs="CMU Serif"/>
          <w:sz w:val="24"/>
        </w:rPr>
        <w:t>Crosslin</w:t>
      </w:r>
      <w:proofErr w:type="spellEnd"/>
      <w:r w:rsidR="00E84AD1" w:rsidRPr="001E56C6">
        <w:rPr>
          <w:rFonts w:ascii="CMU Serif" w:hAnsi="CMU Serif" w:cs="CMU Serif"/>
          <w:sz w:val="24"/>
        </w:rPr>
        <w:t xml:space="preserve"> et al. 2012). </w:t>
      </w:r>
      <w:r w:rsidR="005D5E1C" w:rsidRPr="001E56C6">
        <w:rPr>
          <w:rFonts w:ascii="CMU Serif" w:hAnsi="CMU Serif" w:cs="CMU Serif"/>
          <w:sz w:val="24"/>
        </w:rPr>
        <w:t xml:space="preserve">Since 2011,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ZC </w:t>
      </w:r>
      <w:r w:rsidR="005D5E1C" w:rsidRPr="001E56C6">
        <w:rPr>
          <w:rFonts w:ascii="CMU Serif" w:hAnsi="CMU Serif" w:cs="CMU Serif"/>
          <w:sz w:val="24"/>
        </w:rPr>
        <w:t>ha</w:t>
      </w:r>
      <w:r w:rsidR="005A6E40" w:rsidRPr="001E56C6">
        <w:rPr>
          <w:rFonts w:ascii="CMU Serif" w:hAnsi="CMU Serif" w:cs="CMU Serif"/>
          <w:sz w:val="24"/>
        </w:rPr>
        <w:t>ve</w:t>
      </w:r>
      <w:r w:rsidR="005D5E1C" w:rsidRPr="001E56C6">
        <w:rPr>
          <w:rFonts w:ascii="CMU Serif" w:hAnsi="CMU Serif" w:cs="CMU Serif"/>
          <w:sz w:val="24"/>
        </w:rPr>
        <w:t xml:space="preserve"> remain</w:t>
      </w:r>
      <w:r w:rsidR="005A6E40" w:rsidRPr="001E56C6">
        <w:rPr>
          <w:rFonts w:ascii="CMU Serif" w:hAnsi="CMU Serif" w:cs="CMU Serif"/>
          <w:sz w:val="24"/>
        </w:rPr>
        <w:t>ed</w:t>
      </w:r>
      <w:r w:rsidR="005D5E1C" w:rsidRPr="001E56C6">
        <w:rPr>
          <w:rFonts w:ascii="CMU Serif" w:hAnsi="CMU Serif" w:cs="CMU Serif"/>
          <w:sz w:val="24"/>
        </w:rPr>
        <w:t xml:space="preserve"> a</w:t>
      </w:r>
      <w:r w:rsidR="005A6E40" w:rsidRPr="001E56C6">
        <w:rPr>
          <w:rFonts w:ascii="CMU Serif" w:hAnsi="CMU Serif" w:cs="CMU Serif"/>
          <w:sz w:val="24"/>
        </w:rPr>
        <w:t xml:space="preserve"> continuing</w:t>
      </w:r>
      <w:r w:rsidR="005D5E1C" w:rsidRPr="001E56C6">
        <w:rPr>
          <w:rFonts w:ascii="CMU Serif" w:hAnsi="CMU Serif" w:cs="CMU Serif"/>
          <w:sz w:val="24"/>
        </w:rPr>
        <w:t xml:space="preserve"> threat to </w:t>
      </w:r>
      <w:r w:rsidR="005D5E1C" w:rsidRPr="001E56C6">
        <w:rPr>
          <w:rFonts w:ascii="CMU Serif" w:hAnsi="CMU Serif" w:cs="CMU Serif"/>
          <w:sz w:val="24"/>
        </w:rPr>
        <w:lastRenderedPageBreak/>
        <w:t>potato production in the PNW and contribute substantively to production costs (</w:t>
      </w:r>
      <w:r w:rsidR="00C36862" w:rsidRPr="001E56C6">
        <w:rPr>
          <w:rFonts w:ascii="CMU Serif" w:hAnsi="CMU Serif" w:cs="CMU Serif"/>
          <w:sz w:val="24"/>
        </w:rPr>
        <w:t>Greenway</w:t>
      </w:r>
      <w:r w:rsidR="006E154B" w:rsidRPr="001E56C6">
        <w:rPr>
          <w:rFonts w:ascii="CMU Serif" w:hAnsi="CMU Serif" w:cs="CMU Serif"/>
          <w:sz w:val="24"/>
        </w:rPr>
        <w:t>, 2014,</w:t>
      </w:r>
      <w:r w:rsidR="00C36862" w:rsidRPr="001E56C6">
        <w:rPr>
          <w:rFonts w:ascii="CMU Serif" w:hAnsi="CMU Serif" w:cs="CMU Serif"/>
          <w:sz w:val="24"/>
        </w:rPr>
        <w:t xml:space="preserve"> </w:t>
      </w:r>
      <w:r w:rsidR="006E154B" w:rsidRPr="001E56C6">
        <w:rPr>
          <w:rFonts w:ascii="CMU Serif" w:hAnsi="CMU Serif" w:cs="CMU Serif"/>
          <w:sz w:val="24"/>
        </w:rPr>
        <w:t xml:space="preserve">Greenway and </w:t>
      </w:r>
      <w:proofErr w:type="spellStart"/>
      <w:r w:rsidR="006E154B" w:rsidRPr="001E56C6">
        <w:rPr>
          <w:rFonts w:ascii="CMU Serif" w:hAnsi="CMU Serif" w:cs="CMU Serif"/>
          <w:sz w:val="24"/>
        </w:rPr>
        <w:t>Rondon</w:t>
      </w:r>
      <w:proofErr w:type="spellEnd"/>
      <w:r w:rsidR="006E154B" w:rsidRPr="001E56C6">
        <w:rPr>
          <w:rFonts w:ascii="CMU Serif" w:hAnsi="CMU Serif" w:cs="CMU Serif"/>
          <w:sz w:val="24"/>
        </w:rPr>
        <w:t xml:space="preserve"> 2018, Guenther et. al. 2012, </w:t>
      </w:r>
      <w:r w:rsidR="005D5E1C" w:rsidRPr="001E56C6">
        <w:rPr>
          <w:rFonts w:ascii="CMU Serif" w:hAnsi="CMU Serif" w:cs="CMU Serif"/>
          <w:sz w:val="24"/>
        </w:rPr>
        <w:t xml:space="preserve">Wenninger et al. 2017). </w:t>
      </w:r>
    </w:p>
    <w:p w14:paraId="6AEBEEE8" w14:textId="10FBC139" w:rsidR="00E84AD1" w:rsidRPr="001E56C6" w:rsidRDefault="00D027C7"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r w:rsidR="00E84AD1" w:rsidRPr="001E56C6">
        <w:rPr>
          <w:rFonts w:ascii="CMU Serif" w:hAnsi="CMU Serif" w:cs="CMU Serif"/>
          <w:sz w:val="24"/>
        </w:rPr>
        <w:t xml:space="preserve">Various pest management practices have been investigated for management of </w:t>
      </w:r>
      <w:proofErr w:type="spellStart"/>
      <w:r w:rsidR="005B113E" w:rsidRPr="001E56C6">
        <w:rPr>
          <w:rFonts w:ascii="CMU Serif" w:hAnsi="CMU Serif" w:cs="CMU Serif"/>
          <w:sz w:val="24"/>
        </w:rPr>
        <w:t>Lso</w:t>
      </w:r>
      <w:proofErr w:type="spellEnd"/>
      <w:r w:rsidR="005B113E" w:rsidRPr="001E56C6">
        <w:rPr>
          <w:rFonts w:ascii="CMU Serif" w:hAnsi="CMU Serif" w:cs="CMU Serif"/>
          <w:sz w:val="24"/>
        </w:rPr>
        <w:t xml:space="preserve"> and </w:t>
      </w:r>
      <w:r w:rsidR="00422469">
        <w:rPr>
          <w:rFonts w:ascii="CMU Serif" w:hAnsi="CMU Serif" w:cs="CMU Serif"/>
          <w:sz w:val="24"/>
        </w:rPr>
        <w:t>ZC</w:t>
      </w:r>
      <w:r w:rsidR="00E84AD1" w:rsidRPr="001E56C6">
        <w:rPr>
          <w:rFonts w:ascii="CMU Serif" w:hAnsi="CMU Serif" w:cs="CMU Serif"/>
          <w:sz w:val="24"/>
        </w:rPr>
        <w:t xml:space="preserve">. </w:t>
      </w:r>
      <w:r w:rsidR="00F9590A" w:rsidRPr="001E56C6">
        <w:rPr>
          <w:rFonts w:ascii="CMU Serif" w:hAnsi="CMU Serif" w:cs="CMU Serif"/>
          <w:sz w:val="24"/>
        </w:rPr>
        <w:t>P</w:t>
      </w:r>
      <w:r w:rsidR="009C06C6" w:rsidRPr="001E56C6">
        <w:rPr>
          <w:rFonts w:ascii="CMU Serif" w:hAnsi="CMU Serif" w:cs="CMU Serif"/>
          <w:sz w:val="24"/>
        </w:rPr>
        <w:t>syllid m</w:t>
      </w:r>
      <w:r w:rsidR="00E84AD1" w:rsidRPr="001E56C6">
        <w:rPr>
          <w:rFonts w:ascii="CMU Serif" w:hAnsi="CMU Serif" w:cs="CMU Serif"/>
          <w:sz w:val="24"/>
        </w:rPr>
        <w:t xml:space="preserve">anagement </w:t>
      </w:r>
      <w:r w:rsidR="00F9590A" w:rsidRPr="001E56C6">
        <w:rPr>
          <w:rFonts w:ascii="CMU Serif" w:hAnsi="CMU Serif" w:cs="CMU Serif"/>
          <w:sz w:val="24"/>
        </w:rPr>
        <w:t xml:space="preserve">traditionally </w:t>
      </w:r>
      <w:r w:rsidR="005B113E" w:rsidRPr="001E56C6">
        <w:rPr>
          <w:rFonts w:ascii="CMU Serif" w:hAnsi="CMU Serif" w:cs="CMU Serif"/>
          <w:sz w:val="24"/>
        </w:rPr>
        <w:t xml:space="preserve">relies </w:t>
      </w:r>
      <w:r w:rsidR="00E84AD1" w:rsidRPr="001E56C6">
        <w:rPr>
          <w:rFonts w:ascii="CMU Serif" w:hAnsi="CMU Serif" w:cs="CMU Serif"/>
          <w:sz w:val="24"/>
        </w:rPr>
        <w:t>on insecticides</w:t>
      </w:r>
      <w:r w:rsidR="00A01276" w:rsidRPr="001E56C6">
        <w:rPr>
          <w:rFonts w:ascii="CMU Serif" w:hAnsi="CMU Serif" w:cs="CMU Serif"/>
          <w:sz w:val="24"/>
        </w:rPr>
        <w:t xml:space="preserve"> </w:t>
      </w:r>
      <w:r w:rsidR="00F9590A" w:rsidRPr="001E56C6">
        <w:rPr>
          <w:rFonts w:ascii="CMU Serif" w:hAnsi="CMU Serif" w:cs="CMU Serif"/>
          <w:sz w:val="24"/>
        </w:rPr>
        <w:t xml:space="preserve">(Echegaray and </w:t>
      </w:r>
      <w:proofErr w:type="spellStart"/>
      <w:r w:rsidR="00F9590A" w:rsidRPr="001E56C6">
        <w:rPr>
          <w:rFonts w:ascii="CMU Serif" w:hAnsi="CMU Serif" w:cs="CMU Serif"/>
          <w:sz w:val="24"/>
        </w:rPr>
        <w:t>Rondon</w:t>
      </w:r>
      <w:proofErr w:type="spellEnd"/>
      <w:r w:rsidR="00F9590A" w:rsidRPr="001E56C6">
        <w:rPr>
          <w:rFonts w:ascii="CMU Serif" w:hAnsi="CMU Serif" w:cs="CMU Serif"/>
          <w:sz w:val="24"/>
        </w:rPr>
        <w:t xml:space="preserve"> 2017)</w:t>
      </w:r>
      <w:r w:rsidR="00A01276" w:rsidRPr="001E56C6">
        <w:rPr>
          <w:rFonts w:ascii="CMU Serif" w:hAnsi="CMU Serif" w:cs="CMU Serif"/>
          <w:sz w:val="24"/>
        </w:rPr>
        <w:t xml:space="preserve"> to manage vector populations, using c</w:t>
      </w:r>
      <w:r w:rsidR="005B113E" w:rsidRPr="001E56C6">
        <w:rPr>
          <w:rFonts w:ascii="CMU Serif" w:hAnsi="CMU Serif" w:cs="CMU Serif"/>
          <w:sz w:val="24"/>
        </w:rPr>
        <w:t>hemicals</w:t>
      </w:r>
      <w:r w:rsidR="00E84AD1" w:rsidRPr="001E56C6">
        <w:rPr>
          <w:rFonts w:ascii="CMU Serif" w:hAnsi="CMU Serif" w:cs="CMU Serif"/>
          <w:sz w:val="24"/>
        </w:rPr>
        <w:t xml:space="preserve"> such as abamectin, imidacloprid, </w:t>
      </w:r>
      <w:proofErr w:type="spellStart"/>
      <w:r w:rsidR="00E84AD1" w:rsidRPr="001E56C6">
        <w:rPr>
          <w:rFonts w:ascii="CMU Serif" w:hAnsi="CMU Serif" w:cs="CMU Serif"/>
          <w:sz w:val="24"/>
        </w:rPr>
        <w:t>spiromesifen</w:t>
      </w:r>
      <w:proofErr w:type="spellEnd"/>
      <w:r w:rsidR="00E84AD1" w:rsidRPr="001E56C6">
        <w:rPr>
          <w:rFonts w:ascii="CMU Serif" w:hAnsi="CMU Serif" w:cs="CMU Serif"/>
          <w:sz w:val="24"/>
        </w:rPr>
        <w:t>, thiamethoxam and dinotefuran (</w:t>
      </w:r>
      <w:proofErr w:type="spellStart"/>
      <w:r w:rsidR="004C4359" w:rsidRPr="001E56C6">
        <w:rPr>
          <w:rFonts w:ascii="CMU Serif" w:hAnsi="CMU Serif" w:cs="CMU Serif"/>
          <w:sz w:val="24"/>
        </w:rPr>
        <w:t>Gharalari</w:t>
      </w:r>
      <w:proofErr w:type="spellEnd"/>
      <w:r w:rsidR="004C4359" w:rsidRPr="001E56C6">
        <w:rPr>
          <w:rFonts w:ascii="CMU Serif" w:hAnsi="CMU Serif" w:cs="CMU Serif"/>
          <w:sz w:val="24"/>
        </w:rPr>
        <w:t xml:space="preserve"> 2009, </w:t>
      </w:r>
      <w:r w:rsidR="00E84AD1" w:rsidRPr="001E56C6">
        <w:rPr>
          <w:rFonts w:ascii="CMU Serif" w:hAnsi="CMU Serif" w:cs="CMU Serif"/>
          <w:sz w:val="24"/>
        </w:rPr>
        <w:t xml:space="preserve">Goolsby 2007b, </w:t>
      </w:r>
      <w:proofErr w:type="spellStart"/>
      <w:r w:rsidR="00E84AD1" w:rsidRPr="001E56C6">
        <w:rPr>
          <w:rFonts w:ascii="CMU Serif" w:hAnsi="CMU Serif" w:cs="CMU Serif"/>
          <w:sz w:val="24"/>
        </w:rPr>
        <w:t>Guenthner</w:t>
      </w:r>
      <w:proofErr w:type="spellEnd"/>
      <w:r w:rsidR="00E84AD1" w:rsidRPr="001E56C6">
        <w:rPr>
          <w:rFonts w:ascii="CMU Serif" w:hAnsi="CMU Serif" w:cs="CMU Serif"/>
          <w:sz w:val="24"/>
        </w:rPr>
        <w:t xml:space="preserve"> </w:t>
      </w:r>
      <w:r w:rsidR="00476A19">
        <w:rPr>
          <w:rFonts w:ascii="CMU Serif" w:hAnsi="CMU Serif" w:cs="CMU Serif"/>
          <w:sz w:val="24"/>
        </w:rPr>
        <w:t xml:space="preserve">et al. </w:t>
      </w:r>
      <w:r w:rsidR="00E84AD1" w:rsidRPr="001E56C6">
        <w:rPr>
          <w:rFonts w:ascii="CMU Serif" w:hAnsi="CMU Serif" w:cs="CMU Serif"/>
          <w:sz w:val="24"/>
        </w:rPr>
        <w:t>2012</w:t>
      </w:r>
      <w:r w:rsidR="00214CE5" w:rsidRPr="001E56C6">
        <w:rPr>
          <w:rFonts w:ascii="CMU Serif" w:hAnsi="CMU Serif" w:cs="CMU Serif"/>
          <w:sz w:val="24"/>
        </w:rPr>
        <w:t>, Vega-Gutierrez et al, 2008</w:t>
      </w:r>
      <w:r w:rsidR="00E84AD1" w:rsidRPr="001E56C6">
        <w:rPr>
          <w:rFonts w:ascii="CMU Serif" w:hAnsi="CMU Serif" w:cs="CMU Serif"/>
          <w:sz w:val="24"/>
        </w:rPr>
        <w:t>).</w:t>
      </w:r>
      <w:r w:rsidR="009C06C6" w:rsidRPr="001E56C6">
        <w:rPr>
          <w:rFonts w:ascii="CMU Serif" w:hAnsi="CMU Serif" w:cs="CMU Serif"/>
          <w:sz w:val="24"/>
        </w:rPr>
        <w:t xml:space="preserve"> </w:t>
      </w:r>
      <w:r w:rsidR="00D936F3" w:rsidRPr="001E56C6">
        <w:rPr>
          <w:rFonts w:ascii="CMU Serif" w:hAnsi="CMU Serif" w:cs="CMU Serif"/>
          <w:sz w:val="24"/>
        </w:rPr>
        <w:t>P</w:t>
      </w:r>
      <w:r w:rsidR="009C06C6" w:rsidRPr="001E56C6">
        <w:rPr>
          <w:rFonts w:ascii="CMU Serif" w:hAnsi="CMU Serif" w:cs="CMU Serif"/>
          <w:sz w:val="24"/>
        </w:rPr>
        <w:t xml:space="preserve">syllid populations </w:t>
      </w:r>
      <w:r w:rsidR="00D936F3" w:rsidRPr="001E56C6">
        <w:rPr>
          <w:rFonts w:ascii="CMU Serif" w:hAnsi="CMU Serif" w:cs="CMU Serif"/>
          <w:sz w:val="24"/>
        </w:rPr>
        <w:t xml:space="preserve">have the potential to </w:t>
      </w:r>
      <w:r w:rsidR="009C06C6" w:rsidRPr="001E56C6">
        <w:rPr>
          <w:rFonts w:ascii="CMU Serif" w:hAnsi="CMU Serif" w:cs="CMU Serif"/>
          <w:sz w:val="24"/>
        </w:rPr>
        <w:t>develop resistance to common insecticides</w:t>
      </w:r>
      <w:r w:rsidR="00214CE5" w:rsidRPr="001E56C6">
        <w:rPr>
          <w:rFonts w:ascii="CMU Serif" w:hAnsi="CMU Serif" w:cs="CMU Serif"/>
          <w:sz w:val="24"/>
        </w:rPr>
        <w:t xml:space="preserve"> such as neonicotinoids</w:t>
      </w:r>
      <w:r w:rsidR="00D936F3" w:rsidRPr="001E56C6">
        <w:rPr>
          <w:rFonts w:ascii="CMU Serif" w:hAnsi="CMU Serif" w:cs="CMU Serif"/>
          <w:sz w:val="24"/>
        </w:rPr>
        <w:t xml:space="preserve"> and abamectin</w:t>
      </w:r>
      <w:r w:rsidR="009C06C6" w:rsidRPr="001E56C6">
        <w:rPr>
          <w:rFonts w:ascii="CMU Serif" w:hAnsi="CMU Serif" w:cs="CMU Serif"/>
          <w:sz w:val="24"/>
        </w:rPr>
        <w:t xml:space="preserve"> (Hernandez-Bautista et al, 2013, </w:t>
      </w:r>
      <w:r w:rsidR="00D936F3" w:rsidRPr="001E56C6">
        <w:rPr>
          <w:rFonts w:ascii="CMU Serif" w:hAnsi="CMU Serif" w:cs="CMU Serif"/>
          <w:sz w:val="24"/>
        </w:rPr>
        <w:t xml:space="preserve">Chavez et. al. 2015, </w:t>
      </w:r>
      <w:r w:rsidR="009C06C6" w:rsidRPr="001E56C6">
        <w:rPr>
          <w:rFonts w:ascii="CMU Serif" w:hAnsi="CMU Serif" w:cs="CMU Serif"/>
          <w:sz w:val="24"/>
        </w:rPr>
        <w:t xml:space="preserve">Liu and </w:t>
      </w:r>
      <w:proofErr w:type="spellStart"/>
      <w:r w:rsidR="009C06C6" w:rsidRPr="001E56C6">
        <w:rPr>
          <w:rFonts w:ascii="CMU Serif" w:hAnsi="CMU Serif" w:cs="CMU Serif"/>
          <w:sz w:val="24"/>
        </w:rPr>
        <w:t>Trumble</w:t>
      </w:r>
      <w:proofErr w:type="spellEnd"/>
      <w:r w:rsidR="009C06C6" w:rsidRPr="001E56C6">
        <w:rPr>
          <w:rFonts w:ascii="CMU Serif" w:hAnsi="CMU Serif" w:cs="CMU Serif"/>
          <w:sz w:val="24"/>
        </w:rPr>
        <w:t xml:space="preserve"> 2007, Prager et al, 2013,</w:t>
      </w:r>
      <w:r w:rsidR="00D936F3" w:rsidRPr="001E56C6">
        <w:rPr>
          <w:rFonts w:ascii="CMU Serif" w:hAnsi="CMU Serif" w:cs="CMU Serif"/>
          <w:sz w:val="24"/>
        </w:rPr>
        <w:t>). M</w:t>
      </w:r>
      <w:r w:rsidR="00C27967" w:rsidRPr="001E56C6">
        <w:rPr>
          <w:rFonts w:ascii="CMU Serif" w:hAnsi="CMU Serif" w:cs="CMU Serif"/>
          <w:sz w:val="24"/>
        </w:rPr>
        <w:t>ultiple pesticide applications</w:t>
      </w:r>
      <w:r w:rsidR="00D936F3" w:rsidRPr="001E56C6">
        <w:rPr>
          <w:rFonts w:ascii="CMU Serif" w:hAnsi="CMU Serif" w:cs="CMU Serif"/>
          <w:sz w:val="24"/>
        </w:rPr>
        <w:t xml:space="preserve"> also</w:t>
      </w:r>
      <w:r w:rsidR="00C27967" w:rsidRPr="001E56C6">
        <w:rPr>
          <w:rFonts w:ascii="CMU Serif" w:hAnsi="CMU Serif" w:cs="CMU Serif"/>
          <w:sz w:val="24"/>
        </w:rPr>
        <w:t xml:space="preserve"> increase production costs (</w:t>
      </w:r>
      <w:r w:rsidR="008E7213" w:rsidRPr="001E56C6">
        <w:rPr>
          <w:rFonts w:ascii="CMU Serif" w:hAnsi="CMU Serif" w:cs="CMU Serif"/>
          <w:sz w:val="24"/>
        </w:rPr>
        <w:t xml:space="preserve">Greenway 2014, </w:t>
      </w:r>
      <w:proofErr w:type="spellStart"/>
      <w:r w:rsidR="00C27967" w:rsidRPr="001E56C6">
        <w:rPr>
          <w:rFonts w:ascii="CMU Serif" w:hAnsi="CMU Serif" w:cs="CMU Serif"/>
          <w:sz w:val="24"/>
        </w:rPr>
        <w:t>Guenthener</w:t>
      </w:r>
      <w:proofErr w:type="spellEnd"/>
      <w:r w:rsidR="00C27967" w:rsidRPr="001E56C6">
        <w:rPr>
          <w:rFonts w:ascii="CMU Serif" w:hAnsi="CMU Serif" w:cs="CMU Serif"/>
          <w:sz w:val="24"/>
        </w:rPr>
        <w:t xml:space="preserve"> et al. 2012)</w:t>
      </w:r>
      <w:r w:rsidR="002302D7" w:rsidRPr="001E56C6">
        <w:rPr>
          <w:rFonts w:ascii="CMU Serif" w:hAnsi="CMU Serif" w:cs="CMU Serif"/>
          <w:sz w:val="24"/>
        </w:rPr>
        <w:t xml:space="preserve">. </w:t>
      </w:r>
      <w:r w:rsidR="00F6282A" w:rsidRPr="001E56C6">
        <w:rPr>
          <w:rFonts w:ascii="CMU Serif" w:hAnsi="CMU Serif" w:cs="CMU Serif"/>
          <w:sz w:val="24"/>
        </w:rPr>
        <w:t xml:space="preserve">Around half of Eastern Idaho growers’ insecticide expenditures </w:t>
      </w:r>
      <w:r w:rsidRPr="001E56C6">
        <w:rPr>
          <w:rFonts w:ascii="CMU Serif" w:hAnsi="CMU Serif" w:cs="CMU Serif"/>
          <w:sz w:val="24"/>
        </w:rPr>
        <w:t xml:space="preserve">was </w:t>
      </w:r>
      <w:r w:rsidR="00F6282A" w:rsidRPr="001E56C6">
        <w:rPr>
          <w:rFonts w:ascii="CMU Serif" w:hAnsi="CMU Serif" w:cs="CMU Serif"/>
          <w:sz w:val="24"/>
        </w:rPr>
        <w:t xml:space="preserve">related </w:t>
      </w:r>
      <w:r w:rsidRPr="001E56C6">
        <w:rPr>
          <w:rFonts w:ascii="CMU Serif" w:hAnsi="CMU Serif" w:cs="CMU Serif"/>
          <w:sz w:val="24"/>
        </w:rPr>
        <w:t>to ZC control i</w:t>
      </w:r>
      <w:r w:rsidR="002302D7" w:rsidRPr="001E56C6">
        <w:rPr>
          <w:rFonts w:ascii="CMU Serif" w:hAnsi="CMU Serif" w:cs="CMU Serif"/>
          <w:sz w:val="24"/>
        </w:rPr>
        <w:t>n 2018</w:t>
      </w:r>
      <w:r w:rsidRPr="001E56C6">
        <w:rPr>
          <w:rFonts w:ascii="CMU Serif" w:hAnsi="CMU Serif" w:cs="CMU Serif"/>
          <w:sz w:val="24"/>
        </w:rPr>
        <w:t xml:space="preserve"> (Greenway and </w:t>
      </w:r>
      <w:proofErr w:type="spellStart"/>
      <w:r w:rsidRPr="001E56C6">
        <w:rPr>
          <w:rFonts w:ascii="CMU Serif" w:hAnsi="CMU Serif" w:cs="CMU Serif"/>
          <w:sz w:val="24"/>
        </w:rPr>
        <w:t>Rondon</w:t>
      </w:r>
      <w:proofErr w:type="spellEnd"/>
      <w:r w:rsidRPr="001E56C6">
        <w:rPr>
          <w:rFonts w:ascii="CMU Serif" w:hAnsi="CMU Serif" w:cs="CMU Serif"/>
          <w:sz w:val="24"/>
        </w:rPr>
        <w:t xml:space="preserve"> 2018)</w:t>
      </w:r>
      <w:r w:rsidR="002302D7" w:rsidRPr="001E56C6">
        <w:rPr>
          <w:rFonts w:ascii="CMU Serif" w:hAnsi="CMU Serif" w:cs="CMU Serif"/>
          <w:sz w:val="24"/>
        </w:rPr>
        <w:t>.</w:t>
      </w:r>
      <w:r w:rsidR="00D936F3" w:rsidRPr="001E56C6">
        <w:rPr>
          <w:rFonts w:ascii="CMU Serif" w:hAnsi="CMU Serif" w:cs="CMU Serif"/>
          <w:sz w:val="24"/>
        </w:rPr>
        <w:t xml:space="preserve"> </w:t>
      </w:r>
      <w:r w:rsidR="00E743BE" w:rsidRPr="001E56C6">
        <w:rPr>
          <w:rFonts w:ascii="CMU Serif" w:hAnsi="CMU Serif" w:cs="CMU Serif"/>
          <w:sz w:val="24"/>
        </w:rPr>
        <w:t xml:space="preserve"> The difficulty and </w:t>
      </w:r>
      <w:r w:rsidR="003E5B38" w:rsidRPr="001E56C6">
        <w:rPr>
          <w:rFonts w:ascii="CMU Serif" w:hAnsi="CMU Serif" w:cs="CMU Serif"/>
          <w:sz w:val="24"/>
        </w:rPr>
        <w:t xml:space="preserve">large </w:t>
      </w:r>
      <w:r w:rsidR="00E743BE" w:rsidRPr="001E56C6">
        <w:rPr>
          <w:rFonts w:ascii="CMU Serif" w:hAnsi="CMU Serif" w:cs="CMU Serif"/>
          <w:sz w:val="24"/>
        </w:rPr>
        <w:t>expense of psyllid control emphasizes the need for alternative and improved pest management strategies such as host plant resistance.</w:t>
      </w:r>
    </w:p>
    <w:p w14:paraId="64D8FFBC" w14:textId="01BCC2D1" w:rsidR="002F499B" w:rsidRPr="001E56C6" w:rsidRDefault="00D027C7"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r w:rsidR="00E84AD1" w:rsidRPr="001E56C6">
        <w:rPr>
          <w:rFonts w:ascii="CMU Serif" w:hAnsi="CMU Serif" w:cs="CMU Serif"/>
          <w:sz w:val="24"/>
        </w:rPr>
        <w:t xml:space="preserve">Host plant resistance </w:t>
      </w:r>
      <w:r w:rsidR="001248FE" w:rsidRPr="001E56C6">
        <w:rPr>
          <w:rFonts w:ascii="CMU Serif" w:hAnsi="CMU Serif" w:cs="CMU Serif"/>
          <w:sz w:val="24"/>
        </w:rPr>
        <w:t xml:space="preserve">is </w:t>
      </w:r>
      <w:r w:rsidR="00E84AD1" w:rsidRPr="001E56C6">
        <w:rPr>
          <w:rFonts w:ascii="CMU Serif" w:hAnsi="CMU Serif" w:cs="CMU Serif"/>
          <w:sz w:val="24"/>
        </w:rPr>
        <w:t xml:space="preserve">a valuable part of </w:t>
      </w:r>
      <w:r w:rsidR="00EE4CF5" w:rsidRPr="001E56C6">
        <w:rPr>
          <w:rFonts w:ascii="CMU Serif" w:hAnsi="CMU Serif" w:cs="CMU Serif"/>
          <w:sz w:val="24"/>
        </w:rPr>
        <w:t>i</w:t>
      </w:r>
      <w:r w:rsidR="00E84AD1" w:rsidRPr="001E56C6">
        <w:rPr>
          <w:rFonts w:ascii="CMU Serif" w:hAnsi="CMU Serif" w:cs="CMU Serif"/>
          <w:sz w:val="24"/>
        </w:rPr>
        <w:t xml:space="preserve">ntegrated </w:t>
      </w:r>
      <w:r w:rsidR="00EE4CF5" w:rsidRPr="001E56C6">
        <w:rPr>
          <w:rFonts w:ascii="CMU Serif" w:hAnsi="CMU Serif" w:cs="CMU Serif"/>
          <w:sz w:val="24"/>
        </w:rPr>
        <w:t>p</w:t>
      </w:r>
      <w:r w:rsidR="00E84AD1" w:rsidRPr="001E56C6">
        <w:rPr>
          <w:rFonts w:ascii="CMU Serif" w:hAnsi="CMU Serif" w:cs="CMU Serif"/>
          <w:sz w:val="24"/>
        </w:rPr>
        <w:t xml:space="preserve">est </w:t>
      </w:r>
      <w:r w:rsidR="00EE4CF5" w:rsidRPr="001E56C6">
        <w:rPr>
          <w:rFonts w:ascii="CMU Serif" w:hAnsi="CMU Serif" w:cs="CMU Serif"/>
          <w:sz w:val="24"/>
        </w:rPr>
        <w:t>m</w:t>
      </w:r>
      <w:r w:rsidR="00E84AD1" w:rsidRPr="001E56C6">
        <w:rPr>
          <w:rFonts w:ascii="CMU Serif" w:hAnsi="CMU Serif" w:cs="CMU Serif"/>
          <w:sz w:val="24"/>
        </w:rPr>
        <w:t>anagement (</w:t>
      </w:r>
      <w:r w:rsidR="00187B3C" w:rsidRPr="001E56C6">
        <w:rPr>
          <w:rFonts w:ascii="CMU Serif" w:hAnsi="CMU Serif" w:cs="CMU Serif"/>
          <w:sz w:val="24"/>
        </w:rPr>
        <w:t xml:space="preserve">Butler and </w:t>
      </w:r>
      <w:proofErr w:type="spellStart"/>
      <w:r w:rsidR="00187B3C" w:rsidRPr="001E56C6">
        <w:rPr>
          <w:rFonts w:ascii="CMU Serif" w:hAnsi="CMU Serif" w:cs="CMU Serif"/>
          <w:sz w:val="24"/>
        </w:rPr>
        <w:t>Trumble</w:t>
      </w:r>
      <w:proofErr w:type="spellEnd"/>
      <w:r w:rsidR="00187B3C" w:rsidRPr="001E56C6">
        <w:rPr>
          <w:rFonts w:ascii="CMU Serif" w:hAnsi="CMU Serif" w:cs="CMU Serif"/>
          <w:sz w:val="24"/>
        </w:rPr>
        <w:t xml:space="preserve"> 2012,</w:t>
      </w:r>
      <w:r w:rsidR="00C836CD" w:rsidRPr="001E56C6">
        <w:rPr>
          <w:rFonts w:ascii="CMU Serif" w:hAnsi="CMU Serif" w:cs="CMU Serif"/>
          <w:sz w:val="24"/>
        </w:rPr>
        <w:t xml:space="preserve"> Diaz-Montano et al. 2013,</w:t>
      </w:r>
      <w:r w:rsidR="00187B3C" w:rsidRPr="001E56C6">
        <w:rPr>
          <w:rFonts w:ascii="CMU Serif" w:hAnsi="CMU Serif" w:cs="CMU Serif"/>
          <w:sz w:val="24"/>
        </w:rPr>
        <w:t xml:space="preserve"> </w:t>
      </w:r>
      <w:r w:rsidR="00E84AD1" w:rsidRPr="001E56C6">
        <w:rPr>
          <w:rFonts w:ascii="CMU Serif" w:hAnsi="CMU Serif" w:cs="CMU Serif"/>
          <w:sz w:val="24"/>
        </w:rPr>
        <w:t xml:space="preserve">Kogan 1988, </w:t>
      </w:r>
      <w:proofErr w:type="spellStart"/>
      <w:r w:rsidR="00E84AD1" w:rsidRPr="001E56C6">
        <w:rPr>
          <w:rFonts w:ascii="CMU Serif" w:hAnsi="CMU Serif" w:cs="CMU Serif"/>
          <w:sz w:val="24"/>
        </w:rPr>
        <w:t>Munyanzea</w:t>
      </w:r>
      <w:proofErr w:type="spellEnd"/>
      <w:r w:rsidR="00E84AD1" w:rsidRPr="001E56C6">
        <w:rPr>
          <w:rFonts w:ascii="CMU Serif" w:hAnsi="CMU Serif" w:cs="CMU Serif"/>
          <w:sz w:val="24"/>
        </w:rPr>
        <w:t xml:space="preserve"> 2012</w:t>
      </w:r>
      <w:r w:rsidR="00187B3C" w:rsidRPr="001E56C6">
        <w:rPr>
          <w:rFonts w:ascii="CMU Serif" w:hAnsi="CMU Serif" w:cs="CMU Serif"/>
          <w:sz w:val="24"/>
        </w:rPr>
        <w:t>)</w:t>
      </w:r>
      <w:r w:rsidR="00EE4CF5" w:rsidRPr="001E56C6">
        <w:rPr>
          <w:rFonts w:ascii="CMU Serif" w:hAnsi="CMU Serif" w:cs="CMU Serif"/>
          <w:sz w:val="24"/>
        </w:rPr>
        <w:t>.</w:t>
      </w:r>
      <w:r w:rsidR="0075501E">
        <w:rPr>
          <w:rFonts w:ascii="CMU Serif" w:hAnsi="CMU Serif" w:cs="CMU Serif"/>
          <w:sz w:val="24"/>
        </w:rPr>
        <w:t xml:space="preserve"> </w:t>
      </w:r>
      <w:r w:rsidR="0075501E">
        <w:rPr>
          <w:rFonts w:ascii="CMU Serif" w:hAnsi="CMU Serif" w:cs="CMU Serif"/>
          <w:sz w:val="24"/>
          <w:szCs w:val="24"/>
        </w:rPr>
        <w:t>Even a small amount of resistance or tolerance of a plant to a pathogen or a vector may help reduce damage below action thresholds and reduce pesticide applications (Kennedy et al. 1987).</w:t>
      </w:r>
      <w:r w:rsidR="00A41223" w:rsidRPr="001E56C6">
        <w:rPr>
          <w:rFonts w:ascii="CMU Serif" w:hAnsi="CMU Serif" w:cs="CMU Serif"/>
          <w:sz w:val="24"/>
        </w:rPr>
        <w:t xml:space="preserve"> </w:t>
      </w:r>
      <w:r w:rsidR="00EE4CF5" w:rsidRPr="001E56C6">
        <w:rPr>
          <w:rFonts w:ascii="CMU Serif" w:hAnsi="CMU Serif" w:cs="CMU Serif"/>
          <w:sz w:val="24"/>
        </w:rPr>
        <w:t xml:space="preserve">Host plant resistance </w:t>
      </w:r>
      <w:r w:rsidR="0075501E">
        <w:rPr>
          <w:rFonts w:ascii="CMU Serif" w:hAnsi="CMU Serif" w:cs="CMU Serif"/>
          <w:sz w:val="24"/>
        </w:rPr>
        <w:t xml:space="preserve">also </w:t>
      </w:r>
      <w:r w:rsidR="00EE4CF5" w:rsidRPr="001E56C6">
        <w:rPr>
          <w:rFonts w:ascii="CMU Serif" w:hAnsi="CMU Serif" w:cs="CMU Serif"/>
          <w:sz w:val="24"/>
        </w:rPr>
        <w:t xml:space="preserve">increases </w:t>
      </w:r>
      <w:r w:rsidR="00A41223" w:rsidRPr="001E56C6">
        <w:rPr>
          <w:rFonts w:ascii="CMU Serif" w:hAnsi="CMU Serif" w:cs="CMU Serif"/>
          <w:sz w:val="24"/>
        </w:rPr>
        <w:t xml:space="preserve">pesticide efficiency and </w:t>
      </w:r>
      <w:r w:rsidR="00EE4CF5" w:rsidRPr="001E56C6">
        <w:rPr>
          <w:rFonts w:ascii="CMU Serif" w:hAnsi="CMU Serif" w:cs="CMU Serif"/>
          <w:sz w:val="24"/>
        </w:rPr>
        <w:t xml:space="preserve">helps to delay </w:t>
      </w:r>
      <w:r w:rsidR="00EE4CF5" w:rsidRPr="001E56C6">
        <w:rPr>
          <w:rFonts w:ascii="CMU Serif" w:hAnsi="CMU Serif" w:cs="CMU Serif"/>
          <w:sz w:val="24"/>
        </w:rPr>
        <w:lastRenderedPageBreak/>
        <w:t xml:space="preserve">insecticide resistance </w:t>
      </w:r>
      <w:r w:rsidR="00C66BE8" w:rsidRPr="001E56C6">
        <w:rPr>
          <w:rFonts w:ascii="CMU Serif" w:hAnsi="CMU Serif" w:cs="CMU Serif"/>
          <w:sz w:val="24"/>
        </w:rPr>
        <w:t>(</w:t>
      </w:r>
      <w:proofErr w:type="spellStart"/>
      <w:r w:rsidR="00C66BE8" w:rsidRPr="001E56C6">
        <w:rPr>
          <w:rFonts w:ascii="CMU Serif" w:hAnsi="CMU Serif" w:cs="CMU Serif"/>
          <w:sz w:val="24"/>
        </w:rPr>
        <w:t>Gharalari</w:t>
      </w:r>
      <w:proofErr w:type="spellEnd"/>
      <w:r w:rsidR="00C66BE8" w:rsidRPr="001E56C6">
        <w:rPr>
          <w:rFonts w:ascii="CMU Serif" w:hAnsi="CMU Serif" w:cs="CMU Serif"/>
          <w:sz w:val="24"/>
        </w:rPr>
        <w:t xml:space="preserve"> 2009).</w:t>
      </w:r>
      <w:r w:rsidRPr="001E56C6">
        <w:rPr>
          <w:rFonts w:ascii="CMU Serif" w:hAnsi="CMU Serif" w:cs="CMU Serif"/>
          <w:sz w:val="24"/>
        </w:rPr>
        <w:t xml:space="preserve"> Currently, </w:t>
      </w:r>
      <w:r w:rsidR="009B6AF0" w:rsidRPr="001E56C6">
        <w:rPr>
          <w:rFonts w:ascii="CMU Serif" w:hAnsi="CMU Serif" w:cs="CMU Serif"/>
          <w:sz w:val="24"/>
        </w:rPr>
        <w:t>no</w:t>
      </w:r>
      <w:r w:rsidRPr="001E56C6">
        <w:rPr>
          <w:rFonts w:ascii="CMU Serif" w:hAnsi="CMU Serif" w:cs="CMU Serif"/>
          <w:sz w:val="24"/>
        </w:rPr>
        <w:t xml:space="preserve"> commercial potato variet</w:t>
      </w:r>
      <w:r w:rsidR="00B5527E" w:rsidRPr="001E56C6">
        <w:rPr>
          <w:rFonts w:ascii="CMU Serif" w:hAnsi="CMU Serif" w:cs="CMU Serif"/>
          <w:sz w:val="24"/>
        </w:rPr>
        <w:t>ies</w:t>
      </w:r>
      <w:r w:rsidRPr="001E56C6">
        <w:rPr>
          <w:rFonts w:ascii="CMU Serif" w:hAnsi="CMU Serif" w:cs="CMU Serif"/>
          <w:sz w:val="24"/>
        </w:rPr>
        <w:t xml:space="preserve"> ha</w:t>
      </w:r>
      <w:r w:rsidR="00B5527E" w:rsidRPr="001E56C6">
        <w:rPr>
          <w:rFonts w:ascii="CMU Serif" w:hAnsi="CMU Serif" w:cs="CMU Serif"/>
          <w:sz w:val="24"/>
        </w:rPr>
        <w:t>ve</w:t>
      </w:r>
      <w:r w:rsidRPr="001E56C6">
        <w:rPr>
          <w:rFonts w:ascii="CMU Serif" w:hAnsi="CMU Serif" w:cs="CMU Serif"/>
          <w:sz w:val="24"/>
        </w:rPr>
        <w:t xml:space="preserve"> been found </w:t>
      </w:r>
      <w:r w:rsidR="009B6AF0" w:rsidRPr="001E56C6">
        <w:rPr>
          <w:rFonts w:ascii="CMU Serif" w:hAnsi="CMU Serif" w:cs="CMU Serif"/>
          <w:sz w:val="24"/>
        </w:rPr>
        <w:t xml:space="preserve">with </w:t>
      </w:r>
      <w:r w:rsidR="00A01276" w:rsidRPr="001E56C6">
        <w:rPr>
          <w:rFonts w:ascii="CMU Serif" w:hAnsi="CMU Serif" w:cs="CMU Serif"/>
          <w:sz w:val="24"/>
        </w:rPr>
        <w:t>acceptable</w:t>
      </w:r>
      <w:r w:rsidR="009B6AF0" w:rsidRPr="001E56C6">
        <w:rPr>
          <w:rFonts w:ascii="CMU Serif" w:hAnsi="CMU Serif" w:cs="CMU Serif"/>
          <w:sz w:val="24"/>
        </w:rPr>
        <w:t xml:space="preserve"> </w:t>
      </w:r>
      <w:r w:rsidRPr="001E56C6">
        <w:rPr>
          <w:rFonts w:ascii="CMU Serif" w:hAnsi="CMU Serif" w:cs="CMU Serif"/>
          <w:sz w:val="24"/>
        </w:rPr>
        <w:t>resist</w:t>
      </w:r>
      <w:r w:rsidR="009B6AF0" w:rsidRPr="001E56C6">
        <w:rPr>
          <w:rFonts w:ascii="CMU Serif" w:hAnsi="CMU Serif" w:cs="CMU Serif"/>
          <w:sz w:val="24"/>
        </w:rPr>
        <w:t>ance</w:t>
      </w:r>
      <w:r w:rsidRPr="001E56C6">
        <w:rPr>
          <w:rFonts w:ascii="CMU Serif" w:hAnsi="CMU Serif" w:cs="CMU Serif"/>
          <w:sz w:val="24"/>
        </w:rPr>
        <w:t xml:space="preserve"> </w:t>
      </w:r>
      <w:r w:rsidR="009B6AF0" w:rsidRPr="001E56C6">
        <w:rPr>
          <w:rFonts w:ascii="CMU Serif" w:hAnsi="CMU Serif" w:cs="CMU Serif"/>
          <w:sz w:val="24"/>
        </w:rPr>
        <w:t xml:space="preserve">to </w:t>
      </w:r>
      <w:proofErr w:type="spellStart"/>
      <w:r w:rsidRPr="001E56C6">
        <w:rPr>
          <w:rFonts w:ascii="CMU Serif" w:hAnsi="CMU Serif" w:cs="CMU Serif"/>
          <w:sz w:val="24"/>
        </w:rPr>
        <w:t>Lso</w:t>
      </w:r>
      <w:proofErr w:type="spellEnd"/>
      <w:r w:rsidRPr="001E56C6">
        <w:rPr>
          <w:rFonts w:ascii="CMU Serif" w:hAnsi="CMU Serif" w:cs="CMU Serif"/>
          <w:sz w:val="24"/>
        </w:rPr>
        <w:t xml:space="preserve"> (</w:t>
      </w:r>
      <w:r w:rsidR="009B6AF0" w:rsidRPr="001E56C6">
        <w:rPr>
          <w:rFonts w:ascii="CMU Serif" w:hAnsi="CMU Serif" w:cs="CMU Serif"/>
          <w:sz w:val="24"/>
        </w:rPr>
        <w:t xml:space="preserve">Anderson et al. 2012,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et al. 2011). Uncultivated and wild </w:t>
      </w:r>
      <w:r w:rsidR="00EE4CF5" w:rsidRPr="001E56C6">
        <w:rPr>
          <w:rFonts w:ascii="CMU Serif" w:hAnsi="CMU Serif" w:cs="CMU Serif"/>
          <w:sz w:val="24"/>
        </w:rPr>
        <w:t>solanaceous</w:t>
      </w:r>
      <w:r w:rsidRPr="001E56C6">
        <w:rPr>
          <w:rFonts w:ascii="CMU Serif" w:hAnsi="CMU Serif" w:cs="CMU Serif"/>
          <w:sz w:val="24"/>
        </w:rPr>
        <w:t xml:space="preserve"> </w:t>
      </w:r>
      <w:r w:rsidR="00EE4CF5" w:rsidRPr="001E56C6">
        <w:rPr>
          <w:rFonts w:ascii="CMU Serif" w:hAnsi="CMU Serif" w:cs="CMU Serif"/>
          <w:sz w:val="24"/>
        </w:rPr>
        <w:t>plants</w:t>
      </w:r>
      <w:r w:rsidR="0063769F" w:rsidRPr="001E56C6">
        <w:rPr>
          <w:rFonts w:ascii="CMU Serif" w:hAnsi="CMU Serif" w:cs="CMU Serif"/>
          <w:sz w:val="24"/>
        </w:rPr>
        <w:t xml:space="preserve"> such as </w:t>
      </w:r>
      <w:r w:rsidR="0063769F" w:rsidRPr="001E56C6">
        <w:rPr>
          <w:rFonts w:ascii="CMU Serif" w:hAnsi="CMU Serif" w:cs="CMU Serif"/>
          <w:i/>
          <w:sz w:val="24"/>
        </w:rPr>
        <w:t xml:space="preserve">Solanum </w:t>
      </w:r>
      <w:proofErr w:type="spellStart"/>
      <w:r w:rsidR="0063769F" w:rsidRPr="001E56C6">
        <w:rPr>
          <w:rFonts w:ascii="CMU Serif" w:hAnsi="CMU Serif" w:cs="CMU Serif"/>
          <w:i/>
          <w:sz w:val="24"/>
        </w:rPr>
        <w:t>chacoense</w:t>
      </w:r>
      <w:proofErr w:type="spellEnd"/>
      <w:r w:rsidR="0063769F" w:rsidRPr="001E56C6">
        <w:rPr>
          <w:rFonts w:ascii="CMU Serif" w:hAnsi="CMU Serif" w:cs="CMU Serif"/>
          <w:sz w:val="24"/>
        </w:rPr>
        <w:t xml:space="preserve"> Bitter (Rashidi </w:t>
      </w:r>
      <w:r w:rsidR="00476A19">
        <w:rPr>
          <w:rFonts w:ascii="CMU Serif" w:hAnsi="CMU Serif" w:cs="CMU Serif"/>
          <w:sz w:val="24"/>
        </w:rPr>
        <w:t xml:space="preserve">et al. </w:t>
      </w:r>
      <w:r w:rsidR="0063769F" w:rsidRPr="001E56C6">
        <w:rPr>
          <w:rFonts w:ascii="CMU Serif" w:hAnsi="CMU Serif" w:cs="CMU Serif"/>
          <w:sz w:val="24"/>
        </w:rPr>
        <w:t xml:space="preserve">2017) and </w:t>
      </w:r>
      <w:r w:rsidR="0063769F" w:rsidRPr="001E56C6">
        <w:rPr>
          <w:rFonts w:ascii="CMU Serif" w:hAnsi="CMU Serif" w:cs="CMU Serif"/>
          <w:i/>
          <w:sz w:val="24"/>
        </w:rPr>
        <w:t xml:space="preserve">Solanum </w:t>
      </w:r>
      <w:proofErr w:type="spellStart"/>
      <w:r w:rsidR="0063769F" w:rsidRPr="001E56C6">
        <w:rPr>
          <w:rFonts w:ascii="CMU Serif" w:hAnsi="CMU Serif" w:cs="CMU Serif"/>
          <w:i/>
          <w:sz w:val="24"/>
        </w:rPr>
        <w:t>berthaultii</w:t>
      </w:r>
      <w:proofErr w:type="spellEnd"/>
      <w:r w:rsidR="0063769F" w:rsidRPr="001E56C6">
        <w:rPr>
          <w:rFonts w:ascii="CMU Serif" w:hAnsi="CMU Serif" w:cs="CMU Serif"/>
          <w:sz w:val="24"/>
        </w:rPr>
        <w:t xml:space="preserve"> Hawkes (Butler et al. 2011)</w:t>
      </w:r>
      <w:r w:rsidRPr="001E56C6">
        <w:rPr>
          <w:rFonts w:ascii="CMU Serif" w:hAnsi="CMU Serif" w:cs="CMU Serif"/>
          <w:sz w:val="24"/>
        </w:rPr>
        <w:t xml:space="preserve"> </w:t>
      </w:r>
      <w:r w:rsidR="0063769F" w:rsidRPr="001E56C6">
        <w:rPr>
          <w:rFonts w:ascii="CMU Serif" w:hAnsi="CMU Serif" w:cs="CMU Serif"/>
          <w:sz w:val="24"/>
        </w:rPr>
        <w:t>have</w:t>
      </w:r>
      <w:r w:rsidR="00E743BE" w:rsidRPr="001E56C6">
        <w:rPr>
          <w:rFonts w:ascii="CMU Serif" w:hAnsi="CMU Serif" w:cs="CMU Serif"/>
          <w:sz w:val="24"/>
        </w:rPr>
        <w:t xml:space="preserve"> </w:t>
      </w:r>
      <w:r w:rsidR="006A7EC2" w:rsidRPr="001E56C6">
        <w:rPr>
          <w:rFonts w:ascii="CMU Serif" w:hAnsi="CMU Serif" w:cs="CMU Serif"/>
          <w:sz w:val="24"/>
        </w:rPr>
        <w:t>shown less</w:t>
      </w:r>
      <w:r w:rsidR="00E743BE" w:rsidRPr="001E56C6">
        <w:rPr>
          <w:rFonts w:ascii="CMU Serif" w:hAnsi="CMU Serif" w:cs="CMU Serif"/>
          <w:sz w:val="24"/>
        </w:rPr>
        <w:t xml:space="preserve"> </w:t>
      </w:r>
      <w:proofErr w:type="spellStart"/>
      <w:r w:rsidR="006A7EC2" w:rsidRPr="001E56C6">
        <w:rPr>
          <w:rFonts w:ascii="CMU Serif" w:hAnsi="CMU Serif" w:cs="CMU Serif"/>
          <w:sz w:val="24"/>
        </w:rPr>
        <w:t>Lso</w:t>
      </w:r>
      <w:proofErr w:type="spellEnd"/>
      <w:r w:rsidR="006A7EC2" w:rsidRPr="001E56C6">
        <w:rPr>
          <w:rFonts w:ascii="CMU Serif" w:hAnsi="CMU Serif" w:cs="CMU Serif"/>
          <w:sz w:val="24"/>
        </w:rPr>
        <w:t xml:space="preserve"> infection</w:t>
      </w:r>
      <w:r w:rsidR="00A01276" w:rsidRPr="001E56C6">
        <w:rPr>
          <w:rFonts w:ascii="CMU Serif" w:hAnsi="CMU Serif" w:cs="CMU Serif"/>
          <w:sz w:val="24"/>
        </w:rPr>
        <w:t xml:space="preserve"> and</w:t>
      </w:r>
      <w:r w:rsidR="006A7EC2" w:rsidRPr="001E56C6">
        <w:rPr>
          <w:rFonts w:ascii="CMU Serif" w:hAnsi="CMU Serif" w:cs="CMU Serif"/>
          <w:sz w:val="24"/>
        </w:rPr>
        <w:t>/</w:t>
      </w:r>
      <w:r w:rsidR="00A01276" w:rsidRPr="001E56C6">
        <w:rPr>
          <w:rFonts w:ascii="CMU Serif" w:hAnsi="CMU Serif" w:cs="CMU Serif"/>
          <w:sz w:val="24"/>
        </w:rPr>
        <w:t xml:space="preserve">or </w:t>
      </w:r>
      <w:r w:rsidR="006A7EC2" w:rsidRPr="001E56C6">
        <w:rPr>
          <w:rFonts w:ascii="CMU Serif" w:hAnsi="CMU Serif" w:cs="CMU Serif"/>
          <w:sz w:val="24"/>
        </w:rPr>
        <w:t xml:space="preserve">ZC symptoms than other cultivars. These plants have special traits </w:t>
      </w:r>
      <w:r w:rsidR="00A01276" w:rsidRPr="001E56C6">
        <w:rPr>
          <w:rFonts w:ascii="CMU Serif" w:hAnsi="CMU Serif" w:cs="CMU Serif"/>
          <w:sz w:val="24"/>
        </w:rPr>
        <w:t>that</w:t>
      </w:r>
      <w:r w:rsidR="006A7EC2" w:rsidRPr="001E56C6">
        <w:rPr>
          <w:rFonts w:ascii="CMU Serif" w:hAnsi="CMU Serif" w:cs="CMU Serif"/>
          <w:sz w:val="24"/>
        </w:rPr>
        <w:t xml:space="preserve"> can</w:t>
      </w:r>
      <w:r w:rsidRPr="001E56C6">
        <w:rPr>
          <w:rFonts w:ascii="CMU Serif" w:hAnsi="CMU Serif" w:cs="CMU Serif"/>
          <w:sz w:val="24"/>
        </w:rPr>
        <w:t xml:space="preserve"> be bred or cloned into commercial cultivars</w:t>
      </w:r>
      <w:r w:rsidR="000C55D9" w:rsidRPr="001E56C6">
        <w:rPr>
          <w:rFonts w:ascii="CMU Serif" w:hAnsi="CMU Serif" w:cs="CMU Serif"/>
          <w:sz w:val="24"/>
        </w:rPr>
        <w:t>,</w:t>
      </w:r>
      <w:r w:rsidR="006A7EC2" w:rsidRPr="001E56C6">
        <w:rPr>
          <w:rFonts w:ascii="CMU Serif" w:hAnsi="CMU Serif" w:cs="CMU Serif"/>
          <w:sz w:val="24"/>
        </w:rPr>
        <w:t xml:space="preserve"> conferring them</w:t>
      </w:r>
      <w:r w:rsidR="00ED06DF" w:rsidRPr="001E56C6">
        <w:rPr>
          <w:rFonts w:ascii="CMU Serif" w:hAnsi="CMU Serif" w:cs="CMU Serif"/>
          <w:sz w:val="24"/>
        </w:rPr>
        <w:t xml:space="preserve"> the same</w:t>
      </w:r>
      <w:r w:rsidR="006A7EC2" w:rsidRPr="001E56C6">
        <w:rPr>
          <w:rFonts w:ascii="CMU Serif" w:hAnsi="CMU Serif" w:cs="CMU Serif"/>
          <w:sz w:val="24"/>
        </w:rPr>
        <w:t xml:space="preserve"> resistance to disease </w:t>
      </w:r>
      <w:r w:rsidRPr="001E56C6">
        <w:rPr>
          <w:rFonts w:ascii="CMU Serif" w:hAnsi="CMU Serif" w:cs="CMU Serif"/>
          <w:sz w:val="24"/>
        </w:rPr>
        <w:t>(</w:t>
      </w:r>
      <w:r w:rsidR="00DD568A" w:rsidRPr="001E56C6">
        <w:rPr>
          <w:rFonts w:ascii="CMU Serif" w:hAnsi="CMU Serif" w:cs="CMU Serif"/>
          <w:sz w:val="24"/>
        </w:rPr>
        <w:t>Casteel et al. 2006, 2007</w:t>
      </w:r>
      <w:r w:rsidR="0063769F" w:rsidRPr="001E56C6">
        <w:rPr>
          <w:rFonts w:ascii="CMU Serif" w:hAnsi="CMU Serif" w:cs="CMU Serif"/>
          <w:sz w:val="24"/>
        </w:rPr>
        <w:t xml:space="preserve">, </w:t>
      </w:r>
      <w:proofErr w:type="spellStart"/>
      <w:r w:rsidR="0063769F" w:rsidRPr="001E56C6">
        <w:rPr>
          <w:rFonts w:ascii="CMU Serif" w:hAnsi="CMU Serif" w:cs="CMU Serif"/>
          <w:sz w:val="24"/>
        </w:rPr>
        <w:t>Kaloshian</w:t>
      </w:r>
      <w:proofErr w:type="spellEnd"/>
      <w:r w:rsidR="0063769F" w:rsidRPr="001E56C6">
        <w:rPr>
          <w:rFonts w:ascii="CMU Serif" w:hAnsi="CMU Serif" w:cs="CMU Serif"/>
          <w:sz w:val="24"/>
        </w:rPr>
        <w:t xml:space="preserve"> 2004</w:t>
      </w:r>
      <w:r w:rsidRPr="001E56C6">
        <w:rPr>
          <w:rFonts w:ascii="CMU Serif" w:hAnsi="CMU Serif" w:cs="CMU Serif"/>
          <w:sz w:val="24"/>
        </w:rPr>
        <w:t xml:space="preserve">). </w:t>
      </w:r>
      <w:r w:rsidR="00A01276" w:rsidRPr="001E56C6">
        <w:rPr>
          <w:rFonts w:ascii="CMU Serif" w:hAnsi="CMU Serif" w:cs="CMU Serif"/>
          <w:sz w:val="24"/>
        </w:rPr>
        <w:t>However, i</w:t>
      </w:r>
      <w:r w:rsidR="00EC4871" w:rsidRPr="001E56C6">
        <w:rPr>
          <w:rFonts w:ascii="CMU Serif" w:hAnsi="CMU Serif" w:cs="CMU Serif"/>
          <w:sz w:val="24"/>
        </w:rPr>
        <w:t xml:space="preserve">t remains unclear whether </w:t>
      </w:r>
      <w:r w:rsidR="006238B4" w:rsidRPr="001E56C6">
        <w:rPr>
          <w:rFonts w:ascii="CMU Serif" w:hAnsi="CMU Serif" w:cs="CMU Serif"/>
          <w:sz w:val="24"/>
        </w:rPr>
        <w:t xml:space="preserve">these </w:t>
      </w:r>
      <w:r w:rsidR="003E5B38" w:rsidRPr="001E56C6">
        <w:rPr>
          <w:rFonts w:ascii="CMU Serif" w:hAnsi="CMU Serif" w:cs="CMU Serif"/>
          <w:sz w:val="24"/>
        </w:rPr>
        <w:t>wild</w:t>
      </w:r>
      <w:r w:rsidR="006238B4" w:rsidRPr="001E56C6">
        <w:rPr>
          <w:rFonts w:ascii="CMU Serif" w:hAnsi="CMU Serif" w:cs="CMU Serif"/>
          <w:sz w:val="24"/>
        </w:rPr>
        <w:t xml:space="preserve"> </w:t>
      </w:r>
      <w:r w:rsidR="00A96E5B" w:rsidRPr="001E56C6">
        <w:rPr>
          <w:rFonts w:ascii="CMU Serif" w:hAnsi="CMU Serif" w:cs="CMU Serif"/>
          <w:sz w:val="24"/>
        </w:rPr>
        <w:t xml:space="preserve">plants </w:t>
      </w:r>
      <w:r w:rsidR="006238B4" w:rsidRPr="001E56C6">
        <w:rPr>
          <w:rFonts w:ascii="CMU Serif" w:hAnsi="CMU Serif" w:cs="CMU Serif"/>
          <w:sz w:val="24"/>
        </w:rPr>
        <w:t xml:space="preserve">are </w:t>
      </w:r>
      <w:r w:rsidR="00EC4871" w:rsidRPr="001E56C6">
        <w:rPr>
          <w:rFonts w:ascii="CMU Serif" w:hAnsi="CMU Serif" w:cs="CMU Serif"/>
          <w:sz w:val="24"/>
        </w:rPr>
        <w:t>resist</w:t>
      </w:r>
      <w:r w:rsidR="00A96E5B" w:rsidRPr="001E56C6">
        <w:rPr>
          <w:rFonts w:ascii="CMU Serif" w:hAnsi="CMU Serif" w:cs="CMU Serif"/>
          <w:sz w:val="24"/>
        </w:rPr>
        <w:t>ant</w:t>
      </w:r>
      <w:r w:rsidR="00482EA5" w:rsidRPr="001E56C6">
        <w:rPr>
          <w:rFonts w:ascii="CMU Serif" w:hAnsi="CMU Serif" w:cs="CMU Serif"/>
          <w:sz w:val="24"/>
        </w:rPr>
        <w:t xml:space="preserve"> or </w:t>
      </w:r>
      <w:r w:rsidR="00A96E5B" w:rsidRPr="001E56C6">
        <w:rPr>
          <w:rFonts w:ascii="CMU Serif" w:hAnsi="CMU Serif" w:cs="CMU Serif"/>
          <w:sz w:val="24"/>
        </w:rPr>
        <w:t xml:space="preserve">tolerant </w:t>
      </w:r>
      <w:r w:rsidR="002F499B" w:rsidRPr="001E56C6">
        <w:rPr>
          <w:rFonts w:ascii="CMU Serif" w:hAnsi="CMU Serif" w:cs="CMU Serif"/>
          <w:sz w:val="24"/>
        </w:rPr>
        <w:t xml:space="preserve">to </w:t>
      </w:r>
      <w:proofErr w:type="spellStart"/>
      <w:r w:rsidR="00EC4871" w:rsidRPr="001E56C6">
        <w:rPr>
          <w:rFonts w:ascii="CMU Serif" w:hAnsi="CMU Serif" w:cs="CMU Serif"/>
          <w:sz w:val="24"/>
        </w:rPr>
        <w:t>Lso</w:t>
      </w:r>
      <w:proofErr w:type="spellEnd"/>
      <w:r w:rsidR="00EC4871" w:rsidRPr="001E56C6">
        <w:rPr>
          <w:rFonts w:ascii="CMU Serif" w:hAnsi="CMU Serif" w:cs="CMU Serif"/>
          <w:sz w:val="24"/>
        </w:rPr>
        <w:t xml:space="preserve"> or</w:t>
      </w:r>
      <w:r w:rsidR="000C55D9" w:rsidRPr="001E56C6">
        <w:rPr>
          <w:rFonts w:ascii="CMU Serif" w:hAnsi="CMU Serif" w:cs="CMU Serif"/>
          <w:sz w:val="24"/>
        </w:rPr>
        <w:t xml:space="preserve"> </w:t>
      </w:r>
      <w:r w:rsidR="00482EA5" w:rsidRPr="001E56C6">
        <w:rPr>
          <w:rFonts w:ascii="CMU Serif" w:hAnsi="CMU Serif" w:cs="CMU Serif"/>
          <w:sz w:val="24"/>
        </w:rPr>
        <w:t xml:space="preserve">to </w:t>
      </w:r>
      <w:r w:rsidR="000C55D9" w:rsidRPr="001E56C6">
        <w:rPr>
          <w:rFonts w:ascii="CMU Serif" w:hAnsi="CMU Serif" w:cs="CMU Serif"/>
          <w:sz w:val="24"/>
        </w:rPr>
        <w:t>the</w:t>
      </w:r>
      <w:r w:rsidR="00EC4871" w:rsidRPr="001E56C6">
        <w:rPr>
          <w:rFonts w:ascii="CMU Serif" w:hAnsi="CMU Serif" w:cs="CMU Serif"/>
          <w:sz w:val="24"/>
        </w:rPr>
        <w:t xml:space="preserve"> psyllid</w:t>
      </w:r>
      <w:r w:rsidR="003E5B38" w:rsidRPr="001E56C6">
        <w:rPr>
          <w:rFonts w:ascii="CMU Serif" w:hAnsi="CMU Serif" w:cs="CMU Serif"/>
          <w:sz w:val="24"/>
        </w:rPr>
        <w:t xml:space="preserve"> vector </w:t>
      </w:r>
      <w:r w:rsidR="00EC4871" w:rsidRPr="001E56C6">
        <w:rPr>
          <w:rFonts w:ascii="CMU Serif" w:hAnsi="CMU Serif" w:cs="CMU Serif"/>
          <w:sz w:val="24"/>
        </w:rPr>
        <w:t>(Butler et al. 2011</w:t>
      </w:r>
      <w:r w:rsidR="000C350E">
        <w:rPr>
          <w:rFonts w:ascii="CMU Serif" w:hAnsi="CMU Serif" w:cs="CMU Serif"/>
          <w:sz w:val="24"/>
        </w:rPr>
        <w:t xml:space="preserve">, </w:t>
      </w:r>
      <w:proofErr w:type="spellStart"/>
      <w:r w:rsidR="000C350E">
        <w:rPr>
          <w:rFonts w:ascii="CMU Serif" w:hAnsi="CMU Serif" w:cs="CMU Serif"/>
          <w:sz w:val="24"/>
        </w:rPr>
        <w:t>Putten</w:t>
      </w:r>
      <w:proofErr w:type="spellEnd"/>
      <w:r w:rsidR="000C350E">
        <w:rPr>
          <w:rFonts w:ascii="CMU Serif" w:hAnsi="CMU Serif" w:cs="CMU Serif"/>
          <w:sz w:val="24"/>
        </w:rPr>
        <w:t xml:space="preserve"> et al. 2001, Kennedy et al. 1987</w:t>
      </w:r>
      <w:r w:rsidR="00EC4871" w:rsidRPr="001E56C6">
        <w:rPr>
          <w:rFonts w:ascii="CMU Serif" w:hAnsi="CMU Serif" w:cs="CMU Serif"/>
          <w:sz w:val="24"/>
        </w:rPr>
        <w:t>)</w:t>
      </w:r>
      <w:r w:rsidR="006238B4" w:rsidRPr="001E56C6">
        <w:rPr>
          <w:rFonts w:ascii="CMU Serif" w:hAnsi="CMU Serif" w:cs="CMU Serif"/>
          <w:sz w:val="24"/>
        </w:rPr>
        <w:t>.</w:t>
      </w:r>
      <w:r w:rsidR="00EC4871" w:rsidRPr="001E56C6">
        <w:rPr>
          <w:rFonts w:ascii="CMU Serif" w:hAnsi="CMU Serif" w:cs="CMU Serif"/>
          <w:sz w:val="24"/>
        </w:rPr>
        <w:t xml:space="preserve"> </w:t>
      </w:r>
    </w:p>
    <w:p w14:paraId="6897CCB9" w14:textId="418A6C25" w:rsidR="003D5198" w:rsidRPr="001E56C6" w:rsidRDefault="00482EA5"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ab/>
      </w:r>
      <w:r w:rsidR="002F499B" w:rsidRPr="001E56C6">
        <w:rPr>
          <w:rFonts w:ascii="CMU Serif" w:hAnsi="CMU Serif" w:cs="CMU Serif"/>
          <w:sz w:val="24"/>
        </w:rPr>
        <w:t xml:space="preserve">In order to </w:t>
      </w:r>
      <w:r w:rsidR="00DD78E4">
        <w:rPr>
          <w:rFonts w:ascii="CMU Serif" w:hAnsi="CMU Serif" w:cs="CMU Serif"/>
          <w:sz w:val="24"/>
        </w:rPr>
        <w:t xml:space="preserve">assess in these </w:t>
      </w:r>
      <w:proofErr w:type="gramStart"/>
      <w:r w:rsidR="00DD78E4">
        <w:rPr>
          <w:rFonts w:ascii="CMU Serif" w:hAnsi="CMU Serif" w:cs="CMU Serif"/>
          <w:sz w:val="24"/>
        </w:rPr>
        <w:t>germplasms</w:t>
      </w:r>
      <w:proofErr w:type="gramEnd"/>
      <w:r w:rsidR="00DD78E4">
        <w:rPr>
          <w:rFonts w:ascii="CMU Serif" w:hAnsi="CMU Serif" w:cs="CMU Serif"/>
          <w:sz w:val="24"/>
        </w:rPr>
        <w:t xml:space="preserve"> possible antibiosis and </w:t>
      </w:r>
      <w:proofErr w:type="spellStart"/>
      <w:r w:rsidR="00DD78E4">
        <w:rPr>
          <w:rFonts w:ascii="CMU Serif" w:hAnsi="CMU Serif" w:cs="CMU Serif"/>
          <w:sz w:val="24"/>
        </w:rPr>
        <w:t>antixenosis</w:t>
      </w:r>
      <w:proofErr w:type="spellEnd"/>
      <w:r w:rsidR="00DD78E4">
        <w:rPr>
          <w:rFonts w:ascii="CMU Serif" w:hAnsi="CMU Serif" w:cs="CMU Serif"/>
          <w:sz w:val="24"/>
        </w:rPr>
        <w:t xml:space="preserve"> against the psyllid vector</w:t>
      </w:r>
      <w:r w:rsidR="002F499B" w:rsidRPr="001E56C6">
        <w:rPr>
          <w:rFonts w:ascii="CMU Serif" w:hAnsi="CMU Serif" w:cs="CMU Serif"/>
          <w:sz w:val="24"/>
        </w:rPr>
        <w:t>,</w:t>
      </w:r>
      <w:r w:rsidR="005C649E" w:rsidRPr="001E56C6">
        <w:rPr>
          <w:rFonts w:ascii="CMU Serif" w:hAnsi="CMU Serif" w:cs="CMU Serif"/>
          <w:sz w:val="24"/>
        </w:rPr>
        <w:t xml:space="preserve"> </w:t>
      </w:r>
      <w:r w:rsidR="002F499B" w:rsidRPr="001E56C6">
        <w:rPr>
          <w:rFonts w:ascii="CMU Serif" w:hAnsi="CMU Serif" w:cs="CMU Serif"/>
          <w:sz w:val="24"/>
        </w:rPr>
        <w:t>w</w:t>
      </w:r>
      <w:r w:rsidR="00E84AD1" w:rsidRPr="001E56C6">
        <w:rPr>
          <w:rFonts w:ascii="CMU Serif" w:hAnsi="CMU Serif" w:cs="CMU Serif"/>
          <w:sz w:val="24"/>
        </w:rPr>
        <w:t xml:space="preserve">e examined psyllid </w:t>
      </w:r>
      <w:r w:rsidR="00187B3C" w:rsidRPr="001E56C6">
        <w:rPr>
          <w:rFonts w:ascii="CMU Serif" w:hAnsi="CMU Serif" w:cs="CMU Serif"/>
          <w:sz w:val="24"/>
        </w:rPr>
        <w:t xml:space="preserve">probing, walking and cleaning </w:t>
      </w:r>
      <w:r w:rsidR="00E84AD1" w:rsidRPr="001E56C6">
        <w:rPr>
          <w:rFonts w:ascii="CMU Serif" w:hAnsi="CMU Serif" w:cs="CMU Serif"/>
          <w:sz w:val="24"/>
        </w:rPr>
        <w:t>behavior</w:t>
      </w:r>
      <w:r w:rsidR="004C2285" w:rsidRPr="001E56C6">
        <w:rPr>
          <w:rFonts w:ascii="CMU Serif" w:hAnsi="CMU Serif" w:cs="CMU Serif"/>
          <w:sz w:val="24"/>
        </w:rPr>
        <w:t>s</w:t>
      </w:r>
      <w:r w:rsidR="00187B3C" w:rsidRPr="001E56C6">
        <w:rPr>
          <w:rFonts w:ascii="CMU Serif" w:hAnsi="CMU Serif" w:cs="CMU Serif"/>
          <w:sz w:val="24"/>
        </w:rPr>
        <w:t xml:space="preserve"> </w:t>
      </w:r>
      <w:r w:rsidR="005C649E" w:rsidRPr="001E56C6">
        <w:rPr>
          <w:rFonts w:ascii="CMU Serif" w:hAnsi="CMU Serif" w:cs="CMU Serif"/>
          <w:sz w:val="24"/>
        </w:rPr>
        <w:t>as well as</w:t>
      </w:r>
      <w:r w:rsidR="00BC4C71" w:rsidRPr="001E56C6">
        <w:rPr>
          <w:rFonts w:ascii="CMU Serif" w:hAnsi="CMU Serif" w:cs="CMU Serif"/>
          <w:sz w:val="24"/>
        </w:rPr>
        <w:t xml:space="preserve"> female </w:t>
      </w:r>
      <w:r w:rsidR="00DD78E4">
        <w:rPr>
          <w:rFonts w:ascii="CMU Serif" w:hAnsi="CMU Serif" w:cs="CMU Serif"/>
          <w:sz w:val="24"/>
        </w:rPr>
        <w:t xml:space="preserve">oviposition and egg </w:t>
      </w:r>
      <w:r w:rsidR="00575319">
        <w:rPr>
          <w:rFonts w:ascii="CMU Serif" w:hAnsi="CMU Serif" w:cs="CMU Serif"/>
          <w:sz w:val="24"/>
        </w:rPr>
        <w:t xml:space="preserve">fertility </w:t>
      </w:r>
      <w:r w:rsidR="00E84AD1" w:rsidRPr="001E56C6">
        <w:rPr>
          <w:rFonts w:ascii="CMU Serif" w:hAnsi="CMU Serif" w:cs="CMU Serif"/>
          <w:sz w:val="24"/>
        </w:rPr>
        <w:t xml:space="preserve">on three </w:t>
      </w:r>
      <w:r w:rsidR="00187B3C" w:rsidRPr="001E56C6">
        <w:rPr>
          <w:rFonts w:ascii="CMU Serif" w:hAnsi="CMU Serif" w:cs="CMU Serif"/>
          <w:sz w:val="24"/>
        </w:rPr>
        <w:t xml:space="preserve">potato </w:t>
      </w:r>
      <w:r w:rsidR="00E84AD1" w:rsidRPr="001E56C6">
        <w:rPr>
          <w:rFonts w:ascii="CMU Serif" w:hAnsi="CMU Serif" w:cs="CMU Serif"/>
          <w:sz w:val="24"/>
        </w:rPr>
        <w:t>breeding clones</w:t>
      </w:r>
      <w:r w:rsidR="00187B3C" w:rsidRPr="001E56C6">
        <w:rPr>
          <w:rFonts w:ascii="CMU Serif" w:hAnsi="CMU Serif" w:cs="CMU Serif"/>
          <w:sz w:val="24"/>
        </w:rPr>
        <w:t>:</w:t>
      </w:r>
      <w:r w:rsidR="00DB7DC0" w:rsidRPr="001E56C6">
        <w:rPr>
          <w:rFonts w:ascii="CMU Serif" w:hAnsi="CMU Serif" w:cs="CMU Serif"/>
          <w:sz w:val="24"/>
        </w:rPr>
        <w:t xml:space="preserve"> </w:t>
      </w:r>
      <w:r w:rsidR="00575319">
        <w:rPr>
          <w:rFonts w:ascii="CMU Serif" w:hAnsi="CMU Serif" w:cs="CMU Serif"/>
          <w:sz w:val="24"/>
        </w:rPr>
        <w:t>‘</w:t>
      </w:r>
      <w:r w:rsidR="00DB7DC0" w:rsidRPr="001E56C6">
        <w:rPr>
          <w:rFonts w:ascii="CMU Serif" w:hAnsi="CMU Serif" w:cs="CMU Serif"/>
          <w:sz w:val="24"/>
        </w:rPr>
        <w:t>A07781-10LB</w:t>
      </w:r>
      <w:r w:rsidR="00575319">
        <w:rPr>
          <w:rFonts w:ascii="CMU Serif" w:hAnsi="CMU Serif" w:cs="CMU Serif"/>
          <w:sz w:val="24"/>
        </w:rPr>
        <w:t>’</w:t>
      </w:r>
      <w:r w:rsidR="008B221E" w:rsidRPr="001E56C6">
        <w:rPr>
          <w:rFonts w:ascii="CMU Serif" w:hAnsi="CMU Serif" w:cs="CMU Serif"/>
          <w:sz w:val="24"/>
        </w:rPr>
        <w:t xml:space="preserve"> </w:t>
      </w:r>
      <w:r w:rsidR="00B70659" w:rsidRPr="001E56C6">
        <w:rPr>
          <w:rFonts w:ascii="CMU Serif" w:hAnsi="CMU Serif" w:cs="CMU Serif"/>
          <w:sz w:val="24"/>
        </w:rPr>
        <w:t>(‘10LB’)</w:t>
      </w:r>
      <w:r w:rsidR="00DB7DC0" w:rsidRPr="001E56C6">
        <w:rPr>
          <w:rFonts w:ascii="CMU Serif" w:hAnsi="CMU Serif" w:cs="CMU Serif"/>
          <w:sz w:val="24"/>
        </w:rPr>
        <w:t>,</w:t>
      </w:r>
      <w:r w:rsidR="00187B3C" w:rsidRPr="001E56C6">
        <w:rPr>
          <w:rFonts w:ascii="CMU Serif" w:hAnsi="CMU Serif" w:cs="CMU Serif"/>
          <w:sz w:val="24"/>
        </w:rPr>
        <w:t xml:space="preserve"> </w:t>
      </w:r>
      <w:r w:rsidR="00575319">
        <w:rPr>
          <w:rFonts w:ascii="CMU Serif" w:hAnsi="CMU Serif" w:cs="CMU Serif"/>
          <w:sz w:val="24"/>
        </w:rPr>
        <w:t>‘</w:t>
      </w:r>
      <w:r w:rsidR="00187B3C" w:rsidRPr="001E56C6">
        <w:rPr>
          <w:rFonts w:ascii="CMU Serif" w:hAnsi="CMU Serif" w:cs="CMU Serif"/>
          <w:sz w:val="24"/>
        </w:rPr>
        <w:t>A07781-3LB</w:t>
      </w:r>
      <w:r w:rsidR="00575319">
        <w:rPr>
          <w:rFonts w:ascii="CMU Serif" w:hAnsi="CMU Serif" w:cs="CMU Serif"/>
          <w:sz w:val="24"/>
        </w:rPr>
        <w:t>’</w:t>
      </w:r>
      <w:r w:rsidR="00B70659" w:rsidRPr="001E56C6">
        <w:rPr>
          <w:rFonts w:ascii="CMU Serif" w:hAnsi="CMU Serif" w:cs="CMU Serif"/>
          <w:sz w:val="24"/>
        </w:rPr>
        <w:t xml:space="preserve"> (‘3LB’)</w:t>
      </w:r>
      <w:r w:rsidR="00DB7DC0" w:rsidRPr="001E56C6">
        <w:rPr>
          <w:rFonts w:ascii="CMU Serif" w:hAnsi="CMU Serif" w:cs="CMU Serif"/>
          <w:sz w:val="24"/>
        </w:rPr>
        <w:t xml:space="preserve"> and</w:t>
      </w:r>
      <w:r w:rsidR="00187B3C" w:rsidRPr="001E56C6">
        <w:rPr>
          <w:rFonts w:ascii="CMU Serif" w:hAnsi="CMU Serif" w:cs="CMU Serif"/>
          <w:sz w:val="24"/>
        </w:rPr>
        <w:t xml:space="preserve"> </w:t>
      </w:r>
      <w:r w:rsidR="00575319">
        <w:rPr>
          <w:rFonts w:ascii="CMU Serif" w:hAnsi="CMU Serif" w:cs="CMU Serif"/>
          <w:sz w:val="24"/>
        </w:rPr>
        <w:t>‘</w:t>
      </w:r>
      <w:r w:rsidR="00187B3C" w:rsidRPr="001E56C6">
        <w:rPr>
          <w:rFonts w:ascii="CMU Serif" w:hAnsi="CMU Serif" w:cs="CMU Serif"/>
          <w:sz w:val="24"/>
        </w:rPr>
        <w:t>A07781-4LB</w:t>
      </w:r>
      <w:r w:rsidR="00575319">
        <w:rPr>
          <w:rFonts w:ascii="CMU Serif" w:hAnsi="CMU Serif" w:cs="CMU Serif"/>
          <w:sz w:val="24"/>
        </w:rPr>
        <w:t>’</w:t>
      </w:r>
      <w:r w:rsidR="00187B3C" w:rsidRPr="001E56C6">
        <w:rPr>
          <w:rFonts w:ascii="CMU Serif" w:hAnsi="CMU Serif" w:cs="CMU Serif"/>
          <w:sz w:val="24"/>
        </w:rPr>
        <w:t xml:space="preserve"> </w:t>
      </w:r>
      <w:r w:rsidR="00B70659" w:rsidRPr="001E56C6">
        <w:rPr>
          <w:rFonts w:ascii="CMU Serif" w:hAnsi="CMU Serif" w:cs="CMU Serif"/>
          <w:sz w:val="24"/>
        </w:rPr>
        <w:t xml:space="preserve">(‘4LB’) </w:t>
      </w:r>
      <w:r w:rsidR="00B23485" w:rsidRPr="001E56C6">
        <w:rPr>
          <w:rFonts w:ascii="CMU Serif" w:hAnsi="CMU Serif" w:cs="CMU Serif"/>
          <w:sz w:val="24"/>
        </w:rPr>
        <w:t>(Rashidi et al. 2017)</w:t>
      </w:r>
      <w:r w:rsidR="00187B3C" w:rsidRPr="001E56C6">
        <w:rPr>
          <w:rFonts w:ascii="CMU Serif" w:hAnsi="CMU Serif" w:cs="CMU Serif"/>
          <w:sz w:val="24"/>
        </w:rPr>
        <w:t xml:space="preserve">. These germplasms were derived from the wild potato </w:t>
      </w:r>
      <w:r w:rsidR="00187B3C" w:rsidRPr="001E56C6">
        <w:rPr>
          <w:rFonts w:ascii="CMU Serif" w:hAnsi="CMU Serif" w:cs="CMU Serif"/>
          <w:i/>
          <w:sz w:val="24"/>
        </w:rPr>
        <w:t xml:space="preserve">Solanum </w:t>
      </w:r>
      <w:proofErr w:type="spellStart"/>
      <w:r w:rsidR="00187B3C" w:rsidRPr="001E56C6">
        <w:rPr>
          <w:rFonts w:ascii="CMU Serif" w:hAnsi="CMU Serif" w:cs="CMU Serif"/>
          <w:i/>
          <w:sz w:val="24"/>
        </w:rPr>
        <w:t>chacoense</w:t>
      </w:r>
      <w:proofErr w:type="spellEnd"/>
      <w:r w:rsidR="00187B3C" w:rsidRPr="001E56C6">
        <w:rPr>
          <w:rFonts w:ascii="CMU Serif" w:hAnsi="CMU Serif" w:cs="CMU Serif"/>
          <w:sz w:val="24"/>
        </w:rPr>
        <w:t xml:space="preserve"> and exhibit high tolerance and low susceptibility to </w:t>
      </w:r>
      <w:proofErr w:type="spellStart"/>
      <w:r w:rsidR="00187B3C" w:rsidRPr="001E56C6">
        <w:rPr>
          <w:rFonts w:ascii="CMU Serif" w:hAnsi="CMU Serif" w:cs="CMU Serif"/>
          <w:sz w:val="24"/>
        </w:rPr>
        <w:t>Lso</w:t>
      </w:r>
      <w:proofErr w:type="spellEnd"/>
      <w:r w:rsidR="00187B3C" w:rsidRPr="001E56C6">
        <w:rPr>
          <w:rFonts w:ascii="CMU Serif" w:hAnsi="CMU Serif" w:cs="CMU Serif"/>
          <w:sz w:val="24"/>
        </w:rPr>
        <w:t xml:space="preserve"> (Rashidi et al. 2017). </w:t>
      </w:r>
      <w:r w:rsidR="004C3DA9" w:rsidRPr="001E56C6">
        <w:rPr>
          <w:rFonts w:ascii="CMU Serif" w:hAnsi="CMU Serif" w:cs="CMU Serif"/>
          <w:sz w:val="24"/>
        </w:rPr>
        <w:t>Russet Burbank was used as a susceptible control (</w:t>
      </w:r>
      <w:proofErr w:type="spellStart"/>
      <w:r w:rsidR="004C3DA9" w:rsidRPr="001E56C6">
        <w:rPr>
          <w:rFonts w:ascii="CMU Serif" w:hAnsi="CMU Serif" w:cs="CMU Serif"/>
          <w:sz w:val="24"/>
        </w:rPr>
        <w:t>Munyaneza</w:t>
      </w:r>
      <w:proofErr w:type="spellEnd"/>
      <w:r w:rsidR="004C3DA9" w:rsidRPr="001E56C6">
        <w:rPr>
          <w:rFonts w:ascii="CMU Serif" w:hAnsi="CMU Serif" w:cs="CMU Serif"/>
          <w:sz w:val="24"/>
        </w:rPr>
        <w:t xml:space="preserve"> et al. 2011). </w:t>
      </w:r>
      <w:r w:rsidR="005D5E1C" w:rsidRPr="001E56C6">
        <w:rPr>
          <w:rFonts w:ascii="CMU Serif" w:hAnsi="CMU Serif" w:cs="CMU Serif"/>
          <w:sz w:val="24"/>
        </w:rPr>
        <w:t>The r</w:t>
      </w:r>
      <w:r w:rsidR="00E84AD1" w:rsidRPr="001E56C6">
        <w:rPr>
          <w:rFonts w:ascii="CMU Serif" w:hAnsi="CMU Serif" w:cs="CMU Serif"/>
          <w:sz w:val="24"/>
        </w:rPr>
        <w:t xml:space="preserve">esults will help </w:t>
      </w:r>
      <w:r w:rsidR="002F499B" w:rsidRPr="001E56C6">
        <w:rPr>
          <w:rFonts w:ascii="CMU Serif" w:hAnsi="CMU Serif" w:cs="CMU Serif"/>
          <w:sz w:val="24"/>
        </w:rPr>
        <w:t xml:space="preserve">clarify </w:t>
      </w:r>
      <w:r w:rsidR="00E84AD1" w:rsidRPr="001E56C6">
        <w:rPr>
          <w:rFonts w:ascii="CMU Serif" w:hAnsi="CMU Serif" w:cs="CMU Serif"/>
          <w:sz w:val="24"/>
        </w:rPr>
        <w:t>the mechanisms of resistance found in these germplasms</w:t>
      </w:r>
      <w:r w:rsidR="008240BE" w:rsidRPr="001E56C6">
        <w:rPr>
          <w:rFonts w:ascii="CMU Serif" w:hAnsi="CMU Serif" w:cs="CMU Serif"/>
          <w:sz w:val="24"/>
        </w:rPr>
        <w:t xml:space="preserve"> and help </w:t>
      </w:r>
      <w:r w:rsidR="005C649E" w:rsidRPr="001E56C6">
        <w:rPr>
          <w:rFonts w:ascii="CMU Serif" w:hAnsi="CMU Serif" w:cs="CMU Serif"/>
          <w:sz w:val="24"/>
        </w:rPr>
        <w:t xml:space="preserve">inform </w:t>
      </w:r>
      <w:r w:rsidR="008240BE" w:rsidRPr="001E56C6">
        <w:rPr>
          <w:rFonts w:ascii="CMU Serif" w:hAnsi="CMU Serif" w:cs="CMU Serif"/>
          <w:sz w:val="24"/>
        </w:rPr>
        <w:t>plant breeder</w:t>
      </w:r>
      <w:r w:rsidR="00B41B8C" w:rsidRPr="001E56C6">
        <w:rPr>
          <w:rFonts w:ascii="CMU Serif" w:hAnsi="CMU Serif" w:cs="CMU Serif"/>
          <w:sz w:val="24"/>
        </w:rPr>
        <w:t>s</w:t>
      </w:r>
      <w:r w:rsidR="005D5E1C" w:rsidRPr="001E56C6">
        <w:rPr>
          <w:rFonts w:ascii="CMU Serif" w:hAnsi="CMU Serif" w:cs="CMU Serif"/>
          <w:sz w:val="24"/>
        </w:rPr>
        <w:t xml:space="preserve"> </w:t>
      </w:r>
      <w:r w:rsidR="00BC4C71" w:rsidRPr="001E56C6">
        <w:rPr>
          <w:rFonts w:ascii="CMU Serif" w:hAnsi="CMU Serif" w:cs="CMU Serif"/>
          <w:sz w:val="24"/>
        </w:rPr>
        <w:t>in the development of</w:t>
      </w:r>
      <w:r w:rsidR="005D5E1C" w:rsidRPr="001E56C6">
        <w:rPr>
          <w:rFonts w:ascii="CMU Serif" w:hAnsi="CMU Serif" w:cs="CMU Serif"/>
          <w:sz w:val="24"/>
        </w:rPr>
        <w:t xml:space="preserve"> </w:t>
      </w:r>
      <w:proofErr w:type="spellStart"/>
      <w:r w:rsidR="005C649E" w:rsidRPr="001E56C6">
        <w:rPr>
          <w:rFonts w:ascii="CMU Serif" w:hAnsi="CMU Serif" w:cs="CMU Serif"/>
          <w:sz w:val="24"/>
        </w:rPr>
        <w:t>Lso</w:t>
      </w:r>
      <w:proofErr w:type="spellEnd"/>
      <w:r w:rsidR="008240BE" w:rsidRPr="001E56C6">
        <w:rPr>
          <w:rFonts w:ascii="CMU Serif" w:hAnsi="CMU Serif" w:cs="CMU Serif"/>
          <w:sz w:val="24"/>
        </w:rPr>
        <w:t>-resistant potato</w:t>
      </w:r>
      <w:r w:rsidR="005C649E" w:rsidRPr="001E56C6">
        <w:rPr>
          <w:rFonts w:ascii="CMU Serif" w:hAnsi="CMU Serif" w:cs="CMU Serif"/>
          <w:sz w:val="24"/>
        </w:rPr>
        <w:t>es (Kennedy et al. 1987).</w:t>
      </w:r>
      <w:r w:rsidR="005C649E" w:rsidRPr="001E56C6" w:rsidDel="005C649E">
        <w:rPr>
          <w:rFonts w:ascii="CMU Serif" w:hAnsi="CMU Serif" w:cs="CMU Serif"/>
          <w:sz w:val="24"/>
        </w:rPr>
        <w:t xml:space="preserve"> </w:t>
      </w:r>
    </w:p>
    <w:p w14:paraId="36D54497" w14:textId="084FF5A3" w:rsidR="00FF7415" w:rsidRPr="001E56C6" w:rsidRDefault="00FF7415" w:rsidP="0075501E">
      <w:pPr>
        <w:pStyle w:val="Heading1"/>
        <w:keepNext w:val="0"/>
        <w:keepLines w:val="0"/>
        <w:widowControl w:val="0"/>
        <w:mirrorIndents/>
        <w:rPr>
          <w:rFonts w:ascii="CMU Serif" w:hAnsi="CMU Serif" w:cs="CMU Serif"/>
          <w:sz w:val="24"/>
          <w:szCs w:val="22"/>
        </w:rPr>
      </w:pPr>
      <w:bookmarkStart w:id="16" w:name="_Toc495324089"/>
      <w:bookmarkStart w:id="17" w:name="_Toc528941659"/>
      <w:r w:rsidRPr="001E56C6">
        <w:rPr>
          <w:rFonts w:ascii="CMU Serif" w:hAnsi="CMU Serif" w:cs="CMU Serif"/>
          <w:sz w:val="24"/>
          <w:szCs w:val="22"/>
        </w:rPr>
        <w:t>C</w:t>
      </w:r>
      <w:r w:rsidR="005A18DE" w:rsidRPr="001E56C6">
        <w:rPr>
          <w:rFonts w:ascii="CMU Serif" w:hAnsi="CMU Serif" w:cs="CMU Serif"/>
          <w:sz w:val="24"/>
          <w:szCs w:val="22"/>
        </w:rPr>
        <w:t>hapter</w:t>
      </w:r>
      <w:r w:rsidRPr="001E56C6">
        <w:rPr>
          <w:rFonts w:ascii="CMU Serif" w:hAnsi="CMU Serif" w:cs="CMU Serif"/>
          <w:sz w:val="24"/>
          <w:szCs w:val="22"/>
        </w:rPr>
        <w:t xml:space="preserve"> 2</w:t>
      </w:r>
      <w:r w:rsidR="005A18DE" w:rsidRPr="001E56C6">
        <w:rPr>
          <w:rFonts w:ascii="CMU Serif" w:hAnsi="CMU Serif" w:cs="CMU Serif"/>
          <w:sz w:val="24"/>
          <w:szCs w:val="22"/>
        </w:rPr>
        <w:t>:</w:t>
      </w:r>
      <w:r w:rsidRPr="001E56C6">
        <w:rPr>
          <w:rFonts w:ascii="CMU Serif" w:hAnsi="CMU Serif" w:cs="CMU Serif"/>
          <w:sz w:val="24"/>
          <w:szCs w:val="22"/>
        </w:rPr>
        <w:t xml:space="preserve"> Materials </w:t>
      </w:r>
      <w:r w:rsidR="009D7710" w:rsidRPr="001E56C6">
        <w:rPr>
          <w:rFonts w:ascii="CMU Serif" w:hAnsi="CMU Serif" w:cs="CMU Serif"/>
          <w:sz w:val="24"/>
          <w:szCs w:val="22"/>
        </w:rPr>
        <w:t>and</w:t>
      </w:r>
      <w:r w:rsidRPr="001E56C6">
        <w:rPr>
          <w:rFonts w:ascii="CMU Serif" w:hAnsi="CMU Serif" w:cs="CMU Serif"/>
          <w:sz w:val="24"/>
          <w:szCs w:val="22"/>
        </w:rPr>
        <w:t xml:space="preserve"> </w:t>
      </w:r>
      <w:r w:rsidR="009D7710" w:rsidRPr="001E56C6">
        <w:rPr>
          <w:rFonts w:ascii="CMU Serif" w:hAnsi="CMU Serif" w:cs="CMU Serif"/>
          <w:sz w:val="24"/>
          <w:szCs w:val="22"/>
        </w:rPr>
        <w:t>m</w:t>
      </w:r>
      <w:r w:rsidRPr="001E56C6">
        <w:rPr>
          <w:rFonts w:ascii="CMU Serif" w:hAnsi="CMU Serif" w:cs="CMU Serif"/>
          <w:sz w:val="24"/>
          <w:szCs w:val="22"/>
        </w:rPr>
        <w:t>ethods</w:t>
      </w:r>
      <w:bookmarkEnd w:id="16"/>
      <w:bookmarkEnd w:id="17"/>
    </w:p>
    <w:p w14:paraId="2EB53870" w14:textId="77777777" w:rsidR="00FF7415" w:rsidRPr="001E56C6" w:rsidRDefault="009D7710" w:rsidP="0075501E">
      <w:pPr>
        <w:pStyle w:val="Heading2"/>
        <w:keepNext w:val="0"/>
        <w:keepLines w:val="0"/>
        <w:widowControl w:val="0"/>
        <w:mirrorIndents/>
        <w:jc w:val="center"/>
        <w:rPr>
          <w:rFonts w:ascii="CMU Serif" w:hAnsi="CMU Serif" w:cs="CMU Serif"/>
          <w:sz w:val="24"/>
          <w:szCs w:val="22"/>
        </w:rPr>
      </w:pPr>
      <w:bookmarkStart w:id="18" w:name="_Toc528941660"/>
      <w:r w:rsidRPr="001E56C6">
        <w:rPr>
          <w:rFonts w:ascii="CMU Serif" w:hAnsi="CMU Serif" w:cs="CMU Serif"/>
          <w:sz w:val="24"/>
          <w:szCs w:val="22"/>
        </w:rPr>
        <w:lastRenderedPageBreak/>
        <w:t>Plant characteristics and living conditions</w:t>
      </w:r>
      <w:bookmarkEnd w:id="18"/>
    </w:p>
    <w:p w14:paraId="3A906EFB" w14:textId="6F37CBA7" w:rsidR="00FF5B5E" w:rsidRPr="001E56C6" w:rsidRDefault="009D7710"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19" w:name="_Toc528752951"/>
      <w:bookmarkStart w:id="20" w:name="_Toc528941661"/>
      <w:bookmarkStart w:id="21" w:name="_Toc495324091"/>
      <w:r w:rsidRPr="001E56C6">
        <w:rPr>
          <w:rFonts w:ascii="CMU Serif" w:eastAsiaTheme="minorHAnsi" w:hAnsi="CMU Serif" w:cs="CMU Serif"/>
          <w:b w:val="0"/>
          <w:bCs w:val="0"/>
          <w:sz w:val="24"/>
          <w:szCs w:val="22"/>
        </w:rPr>
        <w:t>Potato clones were provided by the USDA-ARS, Small Grains and Potato Germplasm Research Unit</w:t>
      </w:r>
      <w:r w:rsidR="00BC4C71" w:rsidRPr="001E56C6">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Aberdeen, ID, USA. We used three sibling clones derived from </w:t>
      </w:r>
      <w:r w:rsidRPr="001E56C6">
        <w:rPr>
          <w:rFonts w:ascii="CMU Serif" w:eastAsiaTheme="minorHAnsi" w:hAnsi="CMU Serif" w:cs="CMU Serif"/>
          <w:b w:val="0"/>
          <w:bCs w:val="0"/>
          <w:i/>
          <w:sz w:val="24"/>
          <w:szCs w:val="22"/>
        </w:rPr>
        <w:t xml:space="preserve">Solanum </w:t>
      </w:r>
      <w:proofErr w:type="spellStart"/>
      <w:r w:rsidRPr="001E56C6">
        <w:rPr>
          <w:rFonts w:ascii="CMU Serif" w:eastAsiaTheme="minorHAnsi" w:hAnsi="CMU Serif" w:cs="CMU Serif"/>
          <w:b w:val="0"/>
          <w:bCs w:val="0"/>
          <w:i/>
          <w:sz w:val="24"/>
          <w:szCs w:val="22"/>
        </w:rPr>
        <w:t>chacoense</w:t>
      </w:r>
      <w:proofErr w:type="spellEnd"/>
      <w:r w:rsidRPr="001E56C6">
        <w:rPr>
          <w:rFonts w:ascii="CMU Serif" w:eastAsiaTheme="minorHAnsi" w:hAnsi="CMU Serif" w:cs="CMU Serif"/>
          <w:b w:val="0"/>
          <w:bCs w:val="0"/>
          <w:sz w:val="24"/>
          <w:szCs w:val="22"/>
        </w:rPr>
        <w:t xml:space="preserve"> </w:t>
      </w:r>
      <w:r w:rsidR="004B7608" w:rsidRPr="001E56C6">
        <w:rPr>
          <w:rFonts w:ascii="CMU Serif" w:eastAsiaTheme="minorHAnsi" w:hAnsi="CMU Serif" w:cs="CMU Serif"/>
          <w:b w:val="0"/>
          <w:bCs w:val="0"/>
          <w:sz w:val="24"/>
          <w:szCs w:val="22"/>
        </w:rPr>
        <w:t>Bitter</w:t>
      </w:r>
      <w:r w:rsidRPr="001E56C6">
        <w:rPr>
          <w:rFonts w:ascii="CMU Serif" w:eastAsiaTheme="minorHAnsi" w:hAnsi="CMU Serif" w:cs="CMU Serif"/>
          <w:b w:val="0"/>
          <w:bCs w:val="0"/>
          <w:sz w:val="24"/>
          <w:szCs w:val="22"/>
        </w:rPr>
        <w:t xml:space="preserve"> with resistance to </w:t>
      </w:r>
      <w:proofErr w:type="spellStart"/>
      <w:r w:rsidRPr="001E56C6">
        <w:rPr>
          <w:rFonts w:ascii="CMU Serif" w:eastAsiaTheme="minorHAnsi" w:hAnsi="CMU Serif" w:cs="CMU Serif"/>
          <w:b w:val="0"/>
          <w:bCs w:val="0"/>
          <w:sz w:val="24"/>
          <w:szCs w:val="22"/>
        </w:rPr>
        <w:t>Lso</w:t>
      </w:r>
      <w:proofErr w:type="spellEnd"/>
      <w:r w:rsidRPr="001E56C6">
        <w:rPr>
          <w:rFonts w:ascii="CMU Serif" w:eastAsiaTheme="minorHAnsi" w:hAnsi="CMU Serif" w:cs="CMU Serif"/>
          <w:b w:val="0"/>
          <w:bCs w:val="0"/>
          <w:sz w:val="24"/>
          <w:szCs w:val="22"/>
        </w:rPr>
        <w:t xml:space="preserve">: A07781-3LB, A07781-4LB, and A07781-10LB (Rashidi et al. 2017). </w:t>
      </w:r>
      <w:r w:rsidR="00B70659" w:rsidRPr="001E56C6">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Russet Burbank</w:t>
      </w:r>
      <w:r w:rsidR="00B70659" w:rsidRPr="001E56C6">
        <w:rPr>
          <w:rFonts w:ascii="CMU Serif" w:eastAsiaTheme="minorHAnsi" w:hAnsi="CMU Serif" w:cs="CMU Serif"/>
          <w:b w:val="0"/>
          <w:bCs w:val="0"/>
          <w:sz w:val="24"/>
          <w:szCs w:val="22"/>
        </w:rPr>
        <w:t>’</w:t>
      </w:r>
      <w:r w:rsidR="00A42C23" w:rsidRPr="001E56C6">
        <w:rPr>
          <w:rFonts w:ascii="CMU Serif" w:eastAsiaTheme="minorHAnsi" w:hAnsi="CMU Serif" w:cs="CMU Serif"/>
          <w:b w:val="0"/>
          <w:bCs w:val="0"/>
          <w:sz w:val="24"/>
          <w:szCs w:val="22"/>
        </w:rPr>
        <w:t xml:space="preserve"> was used because it </w:t>
      </w:r>
      <w:r w:rsidR="00967982" w:rsidRPr="001E56C6">
        <w:rPr>
          <w:rFonts w:ascii="CMU Serif" w:eastAsiaTheme="minorHAnsi" w:hAnsi="CMU Serif" w:cs="CMU Serif"/>
          <w:b w:val="0"/>
          <w:bCs w:val="0"/>
          <w:sz w:val="24"/>
          <w:szCs w:val="22"/>
        </w:rPr>
        <w:t>is</w:t>
      </w:r>
      <w:r w:rsidRPr="001E56C6">
        <w:rPr>
          <w:rFonts w:ascii="CMU Serif" w:eastAsiaTheme="minorHAnsi" w:hAnsi="CMU Serif" w:cs="CMU Serif"/>
          <w:b w:val="0"/>
          <w:bCs w:val="0"/>
          <w:sz w:val="24"/>
          <w:szCs w:val="22"/>
        </w:rPr>
        <w:t xml:space="preserve"> suscepti</w:t>
      </w:r>
      <w:r w:rsidR="00967982" w:rsidRPr="001E56C6">
        <w:rPr>
          <w:rFonts w:ascii="CMU Serif" w:eastAsiaTheme="minorHAnsi" w:hAnsi="CMU Serif" w:cs="CMU Serif"/>
          <w:b w:val="0"/>
          <w:bCs w:val="0"/>
          <w:sz w:val="24"/>
          <w:szCs w:val="22"/>
        </w:rPr>
        <w:t>ble</w:t>
      </w:r>
      <w:r w:rsidRPr="001E56C6">
        <w:rPr>
          <w:rFonts w:ascii="CMU Serif" w:eastAsiaTheme="minorHAnsi" w:hAnsi="CMU Serif" w:cs="CMU Serif"/>
          <w:b w:val="0"/>
          <w:bCs w:val="0"/>
          <w:sz w:val="24"/>
          <w:szCs w:val="22"/>
        </w:rPr>
        <w:t xml:space="preserve"> to </w:t>
      </w:r>
      <w:proofErr w:type="spellStart"/>
      <w:r w:rsidRPr="001E56C6">
        <w:rPr>
          <w:rFonts w:ascii="CMU Serif" w:eastAsiaTheme="minorHAnsi" w:hAnsi="CMU Serif" w:cs="CMU Serif"/>
          <w:b w:val="0"/>
          <w:bCs w:val="0"/>
          <w:sz w:val="24"/>
          <w:szCs w:val="22"/>
        </w:rPr>
        <w:t>Lso</w:t>
      </w:r>
      <w:proofErr w:type="spellEnd"/>
      <w:r w:rsidR="00967982" w:rsidRPr="001E56C6">
        <w:rPr>
          <w:rFonts w:ascii="CMU Serif" w:eastAsiaTheme="minorHAnsi" w:hAnsi="CMU Serif" w:cs="CMU Serif"/>
          <w:b w:val="0"/>
          <w:bCs w:val="0"/>
          <w:sz w:val="24"/>
          <w:szCs w:val="22"/>
        </w:rPr>
        <w:t xml:space="preserve"> (</w:t>
      </w:r>
      <w:proofErr w:type="spellStart"/>
      <w:r w:rsidR="00967982" w:rsidRPr="001E56C6">
        <w:rPr>
          <w:rFonts w:ascii="CMU Serif" w:eastAsiaTheme="minorHAnsi" w:hAnsi="CMU Serif" w:cs="CMU Serif"/>
          <w:b w:val="0"/>
          <w:bCs w:val="0"/>
          <w:sz w:val="24"/>
          <w:szCs w:val="22"/>
        </w:rPr>
        <w:t>Munyaneza</w:t>
      </w:r>
      <w:proofErr w:type="spellEnd"/>
      <w:r w:rsidR="00967982" w:rsidRPr="001E56C6">
        <w:rPr>
          <w:rFonts w:ascii="CMU Serif" w:eastAsiaTheme="minorHAnsi" w:hAnsi="CMU Serif" w:cs="CMU Serif"/>
          <w:b w:val="0"/>
          <w:bCs w:val="0"/>
          <w:sz w:val="24"/>
          <w:szCs w:val="22"/>
        </w:rPr>
        <w:t xml:space="preserve"> et al. 2011) and </w:t>
      </w:r>
      <w:r w:rsidR="00A42C23" w:rsidRPr="001E56C6">
        <w:rPr>
          <w:rFonts w:ascii="CMU Serif" w:eastAsiaTheme="minorHAnsi" w:hAnsi="CMU Serif" w:cs="CMU Serif"/>
          <w:b w:val="0"/>
          <w:bCs w:val="0"/>
          <w:sz w:val="24"/>
          <w:szCs w:val="22"/>
        </w:rPr>
        <w:t>because of its large</w:t>
      </w:r>
      <w:r w:rsidR="00967982" w:rsidRPr="001E56C6">
        <w:rPr>
          <w:rFonts w:ascii="CMU Serif" w:eastAsiaTheme="minorHAnsi" w:hAnsi="CMU Serif" w:cs="CMU Serif"/>
          <w:b w:val="0"/>
          <w:bCs w:val="0"/>
          <w:sz w:val="24"/>
          <w:szCs w:val="22"/>
        </w:rPr>
        <w:t xml:space="preserve"> impact on </w:t>
      </w:r>
      <w:r w:rsidR="00040DC4" w:rsidRPr="001E56C6">
        <w:rPr>
          <w:rFonts w:ascii="CMU Serif" w:eastAsiaTheme="minorHAnsi" w:hAnsi="CMU Serif" w:cs="CMU Serif"/>
          <w:b w:val="0"/>
          <w:bCs w:val="0"/>
          <w:sz w:val="24"/>
          <w:szCs w:val="22"/>
        </w:rPr>
        <w:t>potato production in the Pacific Northwest</w:t>
      </w:r>
      <w:r w:rsidR="0055198E" w:rsidRPr="001E56C6">
        <w:rPr>
          <w:rFonts w:ascii="CMU Serif" w:eastAsiaTheme="minorHAnsi" w:hAnsi="CMU Serif" w:cs="CMU Serif"/>
          <w:b w:val="0"/>
          <w:bCs w:val="0"/>
          <w:sz w:val="24"/>
          <w:szCs w:val="22"/>
        </w:rPr>
        <w:t xml:space="preserve"> (NASS 2017)</w:t>
      </w:r>
      <w:r w:rsidR="00C42818" w:rsidRPr="001E56C6">
        <w:rPr>
          <w:rFonts w:ascii="CMU Serif" w:eastAsiaTheme="minorHAnsi" w:hAnsi="CMU Serif" w:cs="CMU Serif"/>
          <w:b w:val="0"/>
          <w:bCs w:val="0"/>
          <w:sz w:val="24"/>
          <w:szCs w:val="22"/>
        </w:rPr>
        <w:t>.</w:t>
      </w:r>
      <w:bookmarkEnd w:id="19"/>
      <w:bookmarkEnd w:id="20"/>
    </w:p>
    <w:p w14:paraId="7942FA86" w14:textId="0DCADD17" w:rsidR="009D7710" w:rsidRPr="001E56C6" w:rsidRDefault="00A42C23"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22" w:name="_Toc528752952"/>
      <w:bookmarkStart w:id="23" w:name="_Toc528941662"/>
      <w:r w:rsidRPr="001E56C6">
        <w:rPr>
          <w:rFonts w:ascii="CMU Serif" w:eastAsiaTheme="minorHAnsi" w:hAnsi="CMU Serif" w:cs="CMU Serif"/>
          <w:b w:val="0"/>
          <w:bCs w:val="0"/>
          <w:sz w:val="24"/>
          <w:szCs w:val="22"/>
        </w:rPr>
        <w:t>The selected p</w:t>
      </w:r>
      <w:r w:rsidR="009D7710" w:rsidRPr="001E56C6">
        <w:rPr>
          <w:rFonts w:ascii="CMU Serif" w:eastAsiaTheme="minorHAnsi" w:hAnsi="CMU Serif" w:cs="CMU Serif"/>
          <w:b w:val="0"/>
          <w:bCs w:val="0"/>
          <w:sz w:val="24"/>
          <w:szCs w:val="22"/>
        </w:rPr>
        <w:t xml:space="preserve">otatoes were grown in a greenhouse maintained between 25-32°C, 32% RH, with a photoperiod of 16:8 (L:D). Plants were grown in pots of approximately 8.5 cm length </w:t>
      </w:r>
      <w:r w:rsidR="00967982" w:rsidRPr="001E56C6">
        <w:rPr>
          <w:rFonts w:ascii="Cambria" w:eastAsiaTheme="minorHAnsi" w:hAnsi="Cambria" w:cs="Cambria"/>
          <w:b w:val="0"/>
          <w:bCs w:val="0"/>
          <w:sz w:val="24"/>
          <w:szCs w:val="22"/>
        </w:rPr>
        <w:t>×</w:t>
      </w:r>
      <w:r w:rsidR="009D7710" w:rsidRPr="001E56C6">
        <w:rPr>
          <w:rFonts w:ascii="CMU Serif" w:eastAsiaTheme="minorHAnsi" w:hAnsi="CMU Serif" w:cs="CMU Serif"/>
          <w:b w:val="0"/>
          <w:bCs w:val="0"/>
          <w:sz w:val="24"/>
          <w:szCs w:val="22"/>
        </w:rPr>
        <w:t xml:space="preserve"> 8.5 cm width </w:t>
      </w:r>
      <w:r w:rsidR="00967982" w:rsidRPr="001E56C6">
        <w:rPr>
          <w:rFonts w:ascii="Cambria" w:eastAsiaTheme="minorHAnsi" w:hAnsi="Cambria" w:cs="Cambria"/>
          <w:b w:val="0"/>
          <w:bCs w:val="0"/>
          <w:sz w:val="24"/>
          <w:szCs w:val="22"/>
        </w:rPr>
        <w:t>×</w:t>
      </w:r>
      <w:r w:rsidR="009D7710" w:rsidRPr="001E56C6">
        <w:rPr>
          <w:rFonts w:ascii="CMU Serif" w:eastAsiaTheme="minorHAnsi" w:hAnsi="CMU Serif" w:cs="CMU Serif"/>
          <w:b w:val="0"/>
          <w:bCs w:val="0"/>
          <w:sz w:val="24"/>
          <w:szCs w:val="22"/>
        </w:rPr>
        <w:t xml:space="preserve"> 9.5 cm height, with a soil mixture of 4:4:4:1 peat moss: compost: coconut coir: perlite. Fertilizer was not used on experimental plants to avoid nitrogen increases which may affect insect feeding behaviors (Pfeiffer and </w:t>
      </w:r>
      <w:proofErr w:type="spellStart"/>
      <w:r w:rsidR="009D7710" w:rsidRPr="001E56C6">
        <w:rPr>
          <w:rFonts w:ascii="CMU Serif" w:eastAsiaTheme="minorHAnsi" w:hAnsi="CMU Serif" w:cs="CMU Serif"/>
          <w:b w:val="0"/>
          <w:bCs w:val="0"/>
          <w:sz w:val="24"/>
          <w:szCs w:val="22"/>
        </w:rPr>
        <w:t>Burts</w:t>
      </w:r>
      <w:proofErr w:type="spellEnd"/>
      <w:r w:rsidR="009D7710" w:rsidRPr="001E56C6">
        <w:rPr>
          <w:rFonts w:ascii="CMU Serif" w:eastAsiaTheme="minorHAnsi" w:hAnsi="CMU Serif" w:cs="CMU Serif"/>
          <w:b w:val="0"/>
          <w:bCs w:val="0"/>
          <w:sz w:val="24"/>
          <w:szCs w:val="22"/>
        </w:rPr>
        <w:t xml:space="preserve"> 1983, 1984). We used plants in their vegetative growth stage (growth stage II) (</w:t>
      </w:r>
      <w:proofErr w:type="spellStart"/>
      <w:r w:rsidR="009D7710" w:rsidRPr="001E56C6">
        <w:rPr>
          <w:rFonts w:ascii="CMU Serif" w:eastAsiaTheme="minorHAnsi" w:hAnsi="CMU Serif" w:cs="CMU Serif"/>
          <w:b w:val="0"/>
          <w:bCs w:val="0"/>
          <w:sz w:val="24"/>
          <w:szCs w:val="22"/>
        </w:rPr>
        <w:t>Dwelle</w:t>
      </w:r>
      <w:proofErr w:type="spellEnd"/>
      <w:r w:rsidR="009D7710" w:rsidRPr="001E56C6">
        <w:rPr>
          <w:rFonts w:ascii="CMU Serif" w:eastAsiaTheme="minorHAnsi" w:hAnsi="CMU Serif" w:cs="CMU Serif"/>
          <w:b w:val="0"/>
          <w:bCs w:val="0"/>
          <w:sz w:val="24"/>
          <w:szCs w:val="22"/>
        </w:rPr>
        <w:t xml:space="preserve"> et al. 2003).</w:t>
      </w:r>
      <w:bookmarkEnd w:id="22"/>
      <w:bookmarkEnd w:id="23"/>
      <w:r w:rsidR="009D7710" w:rsidRPr="001E56C6">
        <w:rPr>
          <w:rFonts w:ascii="CMU Serif" w:eastAsiaTheme="minorHAnsi" w:hAnsi="CMU Serif" w:cs="CMU Serif"/>
          <w:b w:val="0"/>
          <w:bCs w:val="0"/>
          <w:sz w:val="24"/>
          <w:szCs w:val="22"/>
        </w:rPr>
        <w:t xml:space="preserve"> </w:t>
      </w:r>
    </w:p>
    <w:p w14:paraId="1991DEB8" w14:textId="77777777" w:rsidR="009D7710" w:rsidRPr="001E56C6" w:rsidRDefault="009D7710" w:rsidP="0075501E">
      <w:pPr>
        <w:widowControl w:val="0"/>
        <w:spacing w:line="480" w:lineRule="auto"/>
        <w:contextualSpacing/>
        <w:mirrorIndents/>
        <w:rPr>
          <w:rFonts w:ascii="CMU Serif" w:hAnsi="CMU Serif" w:cs="CMU Serif"/>
          <w:sz w:val="24"/>
        </w:rPr>
      </w:pPr>
    </w:p>
    <w:p w14:paraId="0C19EC06" w14:textId="77777777" w:rsidR="009D7710" w:rsidRPr="001E56C6" w:rsidRDefault="009D7710" w:rsidP="0075501E">
      <w:pPr>
        <w:pStyle w:val="Heading2"/>
        <w:keepNext w:val="0"/>
        <w:keepLines w:val="0"/>
        <w:widowControl w:val="0"/>
        <w:mirrorIndents/>
        <w:rPr>
          <w:rFonts w:ascii="CMU Serif" w:hAnsi="CMU Serif" w:cs="CMU Serif"/>
          <w:i/>
          <w:iCs/>
          <w:sz w:val="24"/>
          <w:szCs w:val="22"/>
        </w:rPr>
      </w:pPr>
      <w:bookmarkStart w:id="24" w:name="_Toc528941663"/>
      <w:bookmarkEnd w:id="21"/>
      <w:r w:rsidRPr="001E56C6">
        <w:rPr>
          <w:rFonts w:ascii="CMU Serif" w:hAnsi="CMU Serif" w:cs="CMU Serif"/>
          <w:sz w:val="24"/>
          <w:szCs w:val="22"/>
        </w:rPr>
        <w:t>Insect characteristics and living conditions</w:t>
      </w:r>
      <w:bookmarkEnd w:id="24"/>
    </w:p>
    <w:p w14:paraId="598057FA" w14:textId="696EEC96" w:rsidR="00FF7415" w:rsidRPr="001E56C6" w:rsidRDefault="0079064C" w:rsidP="0075501E">
      <w:pPr>
        <w:widowControl w:val="0"/>
        <w:spacing w:line="480" w:lineRule="auto"/>
        <w:ind w:firstLine="720"/>
        <w:contextualSpacing/>
        <w:mirrorIndents/>
        <w:rPr>
          <w:rFonts w:ascii="CMU Serif" w:hAnsi="CMU Serif" w:cs="CMU Serif"/>
          <w:sz w:val="24"/>
        </w:rPr>
      </w:pPr>
      <w:bookmarkStart w:id="25" w:name="_Toc495324092"/>
      <w:r w:rsidRPr="001E56C6">
        <w:rPr>
          <w:rFonts w:ascii="CMU Serif" w:hAnsi="CMU Serif" w:cs="CMU Serif"/>
          <w:sz w:val="24"/>
        </w:rPr>
        <w:t xml:space="preserve">A </w:t>
      </w:r>
      <w:proofErr w:type="spellStart"/>
      <w:r w:rsidRPr="001E56C6">
        <w:rPr>
          <w:rFonts w:ascii="CMU Serif" w:hAnsi="CMU Serif" w:cs="CMU Serif"/>
          <w:sz w:val="24"/>
        </w:rPr>
        <w:t>Lso</w:t>
      </w:r>
      <w:proofErr w:type="spellEnd"/>
      <w:r w:rsidRPr="001E56C6">
        <w:rPr>
          <w:rFonts w:ascii="CMU Serif" w:hAnsi="CMU Serif" w:cs="CMU Serif"/>
          <w:sz w:val="24"/>
        </w:rPr>
        <w:t xml:space="preserve">-positive potato psyllid colony was reared in the same greenhouse conditions as described above to avoid phenological asynchrony (Hodkinson et al. 2015). </w:t>
      </w:r>
      <w:r w:rsidR="009D7710" w:rsidRPr="001E56C6">
        <w:rPr>
          <w:rFonts w:ascii="CMU Serif" w:hAnsi="CMU Serif" w:cs="CMU Serif"/>
          <w:sz w:val="24"/>
        </w:rPr>
        <w:t>Psyllids were allowed free access to both Russet Burbank potatoes and ‘Yellow Pear’ tomatoes (</w:t>
      </w:r>
      <w:r w:rsidR="009D7710" w:rsidRPr="001E56C6">
        <w:rPr>
          <w:rFonts w:ascii="CMU Serif" w:hAnsi="CMU Serif" w:cs="CMU Serif"/>
          <w:i/>
          <w:sz w:val="24"/>
        </w:rPr>
        <w:t xml:space="preserve">Solanum </w:t>
      </w:r>
      <w:proofErr w:type="spellStart"/>
      <w:r w:rsidR="009D7710" w:rsidRPr="001E56C6">
        <w:rPr>
          <w:rFonts w:ascii="CMU Serif" w:hAnsi="CMU Serif" w:cs="CMU Serif"/>
          <w:i/>
          <w:sz w:val="24"/>
        </w:rPr>
        <w:t>lycopersicum</w:t>
      </w:r>
      <w:proofErr w:type="spellEnd"/>
      <w:r w:rsidR="009D7710" w:rsidRPr="001E56C6">
        <w:rPr>
          <w:rFonts w:ascii="CMU Serif" w:hAnsi="CMU Serif" w:cs="CMU Serif"/>
          <w:sz w:val="24"/>
        </w:rPr>
        <w:t>)</w:t>
      </w:r>
      <w:r w:rsidR="00DE0525">
        <w:rPr>
          <w:rFonts w:ascii="CMU Serif" w:hAnsi="CMU Serif" w:cs="CMU Serif"/>
          <w:sz w:val="24"/>
        </w:rPr>
        <w:t xml:space="preserve"> L</w:t>
      </w:r>
      <w:r w:rsidR="009D7710" w:rsidRPr="001E56C6">
        <w:rPr>
          <w:rFonts w:ascii="CMU Serif" w:hAnsi="CMU Serif" w:cs="CMU Serif"/>
          <w:sz w:val="24"/>
        </w:rPr>
        <w:t xml:space="preserve">. Colony plants were fertilized once weekly </w:t>
      </w:r>
      <w:r w:rsidR="009D7710" w:rsidRPr="001E56C6">
        <w:rPr>
          <w:rFonts w:ascii="CMU Serif" w:hAnsi="CMU Serif" w:cs="CMU Serif"/>
          <w:sz w:val="24"/>
        </w:rPr>
        <w:lastRenderedPageBreak/>
        <w:t>with approximately 17 g of 24:8:16 NPK fertilizer per gallon of water (</w:t>
      </w:r>
      <w:proofErr w:type="spellStart"/>
      <w:r w:rsidR="009D7710" w:rsidRPr="001E56C6">
        <w:rPr>
          <w:rFonts w:ascii="CMU Serif" w:hAnsi="CMU Serif" w:cs="CMU Serif"/>
          <w:sz w:val="24"/>
        </w:rPr>
        <w:t>MiracleGro</w:t>
      </w:r>
      <w:proofErr w:type="spellEnd"/>
      <w:r w:rsidR="009D7710" w:rsidRPr="001E56C6">
        <w:rPr>
          <w:rFonts w:ascii="CMU Serif" w:hAnsi="CMU Serif" w:cs="CMU Serif"/>
          <w:sz w:val="24"/>
        </w:rPr>
        <w:t xml:space="preserve">® All Purpose Plant Food, Scotts Company, Marysville, OH). Plants were replaced as needed. </w:t>
      </w:r>
      <w:bookmarkEnd w:id="25"/>
    </w:p>
    <w:p w14:paraId="2BBBFBB2" w14:textId="77777777" w:rsidR="009D7710" w:rsidRPr="001E56C6" w:rsidRDefault="009D7710" w:rsidP="0075501E">
      <w:pPr>
        <w:widowControl w:val="0"/>
        <w:spacing w:line="480" w:lineRule="auto"/>
        <w:contextualSpacing/>
        <w:mirrorIndents/>
        <w:rPr>
          <w:rFonts w:ascii="CMU Serif" w:hAnsi="CMU Serif" w:cs="CMU Serif"/>
          <w:sz w:val="24"/>
        </w:rPr>
      </w:pPr>
    </w:p>
    <w:p w14:paraId="65B3A863" w14:textId="0CF8A71B" w:rsidR="009D7710" w:rsidRPr="001E56C6" w:rsidRDefault="009D7710" w:rsidP="0075501E">
      <w:pPr>
        <w:widowControl w:val="0"/>
        <w:autoSpaceDE w:val="0"/>
        <w:autoSpaceDN w:val="0"/>
        <w:adjustRightInd w:val="0"/>
        <w:spacing w:before="240" w:after="160" w:line="480" w:lineRule="auto"/>
        <w:contextualSpacing/>
        <w:mirrorIndents/>
        <w:outlineLvl w:val="1"/>
        <w:rPr>
          <w:rFonts w:ascii="CMU Serif" w:eastAsia="DengXian" w:hAnsi="CMU Serif" w:cs="CMU Serif"/>
          <w:b/>
          <w:sz w:val="24"/>
          <w:lang w:eastAsia="zh-CN"/>
        </w:rPr>
      </w:pPr>
      <w:bookmarkStart w:id="26" w:name="_Toc528941664"/>
      <w:proofErr w:type="spellStart"/>
      <w:r w:rsidRPr="001E56C6">
        <w:rPr>
          <w:rFonts w:ascii="CMU Serif" w:eastAsia="DengXian" w:hAnsi="CMU Serif" w:cs="CMU Serif"/>
          <w:b/>
          <w:iCs/>
          <w:sz w:val="24"/>
          <w:lang w:eastAsia="zh-CN"/>
        </w:rPr>
        <w:t>Lso</w:t>
      </w:r>
      <w:proofErr w:type="spellEnd"/>
      <w:r w:rsidRPr="001E56C6">
        <w:rPr>
          <w:rFonts w:ascii="CMU Serif" w:eastAsia="DengXian" w:hAnsi="CMU Serif" w:cs="CMU Serif"/>
          <w:b/>
          <w:iCs/>
          <w:sz w:val="24"/>
          <w:lang w:eastAsia="zh-CN"/>
        </w:rPr>
        <w:t xml:space="preserve"> </w:t>
      </w:r>
      <w:r w:rsidR="00AD5A23" w:rsidRPr="001E56C6">
        <w:rPr>
          <w:rFonts w:ascii="CMU Serif" w:eastAsia="DengXian" w:hAnsi="CMU Serif" w:cs="CMU Serif"/>
          <w:b/>
          <w:iCs/>
          <w:sz w:val="24"/>
          <w:lang w:eastAsia="zh-CN"/>
        </w:rPr>
        <w:t>confirmation</w:t>
      </w:r>
      <w:bookmarkEnd w:id="26"/>
      <w:r w:rsidRPr="001E56C6">
        <w:rPr>
          <w:rFonts w:ascii="CMU Serif" w:eastAsia="DengXian" w:hAnsi="CMU Serif" w:cs="CMU Serif"/>
          <w:b/>
          <w:iCs/>
          <w:sz w:val="24"/>
          <w:lang w:eastAsia="zh-CN"/>
        </w:rPr>
        <w:t xml:space="preserve"> </w:t>
      </w:r>
    </w:p>
    <w:p w14:paraId="37746563" w14:textId="20188464" w:rsidR="00531FFD" w:rsidRPr="001E56C6" w:rsidRDefault="00531FFD"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Idaho harbors four haplotypes of the potato psyllid</w:t>
      </w:r>
      <w:r w:rsidR="00D05C97">
        <w:rPr>
          <w:rFonts w:ascii="CMU Serif" w:hAnsi="CMU Serif" w:cs="CMU Serif"/>
          <w:sz w:val="24"/>
        </w:rPr>
        <w:t>:</w:t>
      </w:r>
      <w:r w:rsidRPr="001E56C6">
        <w:rPr>
          <w:rFonts w:ascii="CMU Serif" w:hAnsi="CMU Serif" w:cs="CMU Serif"/>
          <w:sz w:val="24"/>
        </w:rPr>
        <w:t xml:space="preserve"> Northwestern, Western, Central and Southwestern and two haplotypes of </w:t>
      </w:r>
      <w:proofErr w:type="spellStart"/>
      <w:r w:rsidRPr="001E56C6">
        <w:rPr>
          <w:rFonts w:ascii="CMU Serif" w:hAnsi="CMU Serif" w:cs="CMU Serif"/>
          <w:sz w:val="24"/>
        </w:rPr>
        <w:t>Lso</w:t>
      </w:r>
      <w:proofErr w:type="spellEnd"/>
      <w:r w:rsidR="00D05C97">
        <w:rPr>
          <w:rFonts w:ascii="CMU Serif" w:hAnsi="CMU Serif" w:cs="CMU Serif"/>
          <w:sz w:val="24"/>
        </w:rPr>
        <w:t>:</w:t>
      </w:r>
      <w:r w:rsidRPr="001E56C6">
        <w:rPr>
          <w:rFonts w:ascii="CMU Serif" w:hAnsi="CMU Serif" w:cs="CMU Serif"/>
          <w:sz w:val="24"/>
        </w:rPr>
        <w:t xml:space="preserve"> A and B (</w:t>
      </w:r>
      <w:proofErr w:type="spellStart"/>
      <w:r w:rsidRPr="001E56C6">
        <w:rPr>
          <w:rFonts w:ascii="CMU Serif" w:hAnsi="CMU Serif" w:cs="CMU Serif"/>
          <w:sz w:val="24"/>
        </w:rPr>
        <w:t>Dahan</w:t>
      </w:r>
      <w:proofErr w:type="spellEnd"/>
      <w:r w:rsidRPr="001E56C6">
        <w:rPr>
          <w:rFonts w:ascii="CMU Serif" w:hAnsi="CMU Serif" w:cs="CMU Serif"/>
          <w:sz w:val="24"/>
        </w:rPr>
        <w:t xml:space="preserve"> et al. 2017, Wenninger et al. 2017).  The ‘Central’ psyllid haplotype was confirmed in our laboratory colony via the methods described in Swisher and </w:t>
      </w:r>
      <w:proofErr w:type="spellStart"/>
      <w:r w:rsidRPr="001E56C6">
        <w:rPr>
          <w:rFonts w:ascii="CMU Serif" w:hAnsi="CMU Serif" w:cs="CMU Serif"/>
          <w:sz w:val="24"/>
        </w:rPr>
        <w:t>Crosslin</w:t>
      </w:r>
      <w:proofErr w:type="spellEnd"/>
      <w:r w:rsidRPr="001E56C6">
        <w:rPr>
          <w:rFonts w:ascii="CMU Serif" w:hAnsi="CMU Serif" w:cs="CMU Serif"/>
          <w:sz w:val="24"/>
        </w:rPr>
        <w:t xml:space="preserve"> (2014) and analyzed with ethidium bromide-stained agarose gels.</w:t>
      </w:r>
    </w:p>
    <w:p w14:paraId="384FDE2B" w14:textId="24F54535" w:rsidR="009D7710" w:rsidRPr="001E56C6" w:rsidRDefault="00E17A1E"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A sample of f</w:t>
      </w:r>
      <w:r w:rsidR="009D7710" w:rsidRPr="001E56C6">
        <w:rPr>
          <w:rFonts w:ascii="CMU Serif" w:hAnsi="CMU Serif" w:cs="CMU Serif"/>
          <w:sz w:val="24"/>
        </w:rPr>
        <w:t xml:space="preserve">orty psyllids </w:t>
      </w:r>
      <w:r w:rsidRPr="001E56C6">
        <w:rPr>
          <w:rFonts w:ascii="CMU Serif" w:hAnsi="CMU Serif" w:cs="CMU Serif"/>
          <w:sz w:val="24"/>
        </w:rPr>
        <w:t xml:space="preserve">taken from the colony </w:t>
      </w:r>
      <w:r w:rsidR="009D7710" w:rsidRPr="001E56C6">
        <w:rPr>
          <w:rFonts w:ascii="CMU Serif" w:hAnsi="CMU Serif" w:cs="CMU Serif"/>
          <w:sz w:val="24"/>
        </w:rPr>
        <w:t xml:space="preserve">were transferred to individual microcentrifuge tubes filled with 70% ethanol. </w:t>
      </w:r>
      <w:proofErr w:type="spellStart"/>
      <w:r w:rsidR="009D7710" w:rsidRPr="001E56C6">
        <w:rPr>
          <w:rFonts w:ascii="CMU Serif" w:hAnsi="CMU Serif" w:cs="CMU Serif"/>
          <w:sz w:val="24"/>
        </w:rPr>
        <w:t>Lso</w:t>
      </w:r>
      <w:proofErr w:type="spellEnd"/>
      <w:r w:rsidR="009D7710" w:rsidRPr="001E56C6">
        <w:rPr>
          <w:rFonts w:ascii="CMU Serif" w:hAnsi="CMU Serif" w:cs="CMU Serif"/>
          <w:sz w:val="24"/>
        </w:rPr>
        <w:t xml:space="preserve"> incidence was tested </w:t>
      </w:r>
      <w:r w:rsidR="005C649E" w:rsidRPr="001E56C6">
        <w:rPr>
          <w:rFonts w:ascii="CMU Serif" w:hAnsi="CMU Serif" w:cs="CMU Serif"/>
          <w:sz w:val="24"/>
        </w:rPr>
        <w:t xml:space="preserve">according to established protocols </w:t>
      </w:r>
      <w:r w:rsidR="009D7710" w:rsidRPr="001E56C6">
        <w:rPr>
          <w:rFonts w:ascii="CMU Serif" w:hAnsi="CMU Serif" w:cs="CMU Serif"/>
          <w:sz w:val="24"/>
        </w:rPr>
        <w:t>at the Aberdeen Research and Extension Center (Aberdeen, ID, USA)</w:t>
      </w:r>
      <w:r w:rsidR="005C649E" w:rsidRPr="001E56C6">
        <w:rPr>
          <w:rFonts w:ascii="CMU Serif" w:hAnsi="CMU Serif" w:cs="CMU Serif"/>
          <w:sz w:val="24"/>
        </w:rPr>
        <w:t xml:space="preserve"> (</w:t>
      </w:r>
      <w:proofErr w:type="spellStart"/>
      <w:r w:rsidR="005C649E" w:rsidRPr="001E56C6">
        <w:rPr>
          <w:rFonts w:ascii="CMU Serif" w:hAnsi="CMU Serif" w:cs="CMU Serif"/>
          <w:sz w:val="24"/>
        </w:rPr>
        <w:t>Dahan</w:t>
      </w:r>
      <w:proofErr w:type="spellEnd"/>
      <w:r w:rsidR="005C649E" w:rsidRPr="001E56C6">
        <w:rPr>
          <w:rFonts w:ascii="CMU Serif" w:hAnsi="CMU Serif" w:cs="CMU Serif"/>
          <w:sz w:val="24"/>
        </w:rPr>
        <w:t xml:space="preserve"> et al. 2017)</w:t>
      </w:r>
      <w:r w:rsidR="009D7710" w:rsidRPr="001E56C6">
        <w:rPr>
          <w:rFonts w:ascii="CMU Serif" w:hAnsi="CMU Serif" w:cs="CMU Serif"/>
          <w:sz w:val="24"/>
        </w:rPr>
        <w:t xml:space="preserve">. DNA extraction was based on the methods described by </w:t>
      </w:r>
      <w:proofErr w:type="spellStart"/>
      <w:r w:rsidR="009D7710" w:rsidRPr="001E56C6">
        <w:rPr>
          <w:rFonts w:ascii="CMU Serif" w:hAnsi="CMU Serif" w:cs="CMU Serif"/>
          <w:sz w:val="24"/>
        </w:rPr>
        <w:t>Marzachi</w:t>
      </w:r>
      <w:proofErr w:type="spellEnd"/>
      <w:r w:rsidR="009D7710" w:rsidRPr="001E56C6">
        <w:rPr>
          <w:rFonts w:ascii="CMU Serif" w:hAnsi="CMU Serif" w:cs="CMU Serif"/>
          <w:sz w:val="24"/>
        </w:rPr>
        <w:t xml:space="preserve"> et al. (1998). Individual psyllids were ground by a homogenizer (Omni International Inc., Kennesaw, GA), macerating each psyllid for 1 minute at high speed and an additional minute at medium speed in 500 µl of CTAB 2% % (Alpha </w:t>
      </w:r>
      <w:proofErr w:type="spellStart"/>
      <w:r w:rsidR="009D7710" w:rsidRPr="001E56C6">
        <w:rPr>
          <w:rFonts w:ascii="CMU Serif" w:hAnsi="CMU Serif" w:cs="CMU Serif"/>
          <w:sz w:val="24"/>
        </w:rPr>
        <w:t>Teknova</w:t>
      </w:r>
      <w:proofErr w:type="spellEnd"/>
      <w:r w:rsidR="009D7710" w:rsidRPr="001E56C6">
        <w:rPr>
          <w:rFonts w:ascii="CMU Serif" w:hAnsi="CMU Serif" w:cs="CMU Serif"/>
          <w:sz w:val="24"/>
        </w:rPr>
        <w:t xml:space="preserve">, Inc., Hollister, CA, Cat. No. C2190) (Composition: 2% CTAB, 100mM Tris-HCl, pH 8.0, 20mM EDTA, pH 8.0, 1.4M Sodium Chloride (NaCl). Microcentrifuge tubes were then incubated at 60°C for 30 minutes and gently mixed by </w:t>
      </w:r>
      <w:r w:rsidR="009D7710" w:rsidRPr="001E56C6">
        <w:rPr>
          <w:rFonts w:ascii="CMU Serif" w:hAnsi="CMU Serif" w:cs="CMU Serif"/>
          <w:sz w:val="24"/>
        </w:rPr>
        <w:lastRenderedPageBreak/>
        <w:t xml:space="preserve">inversion every 10 minutes while incubating. Tubes were then spun in a centrifuge at 14,000 rpm for 5 minutes and then the supernatant was transferred to clean 2 ml tubes. The supernatant was vortexed for approximately 20 seconds with 500 ml of </w:t>
      </w:r>
      <w:proofErr w:type="spellStart"/>
      <w:proofErr w:type="gramStart"/>
      <w:r w:rsidR="009D7710" w:rsidRPr="001E56C6">
        <w:rPr>
          <w:rFonts w:ascii="CMU Serif" w:hAnsi="CMU Serif" w:cs="CMU Serif"/>
          <w:sz w:val="24"/>
        </w:rPr>
        <w:t>chloroform:isoamyl</w:t>
      </w:r>
      <w:proofErr w:type="spellEnd"/>
      <w:proofErr w:type="gramEnd"/>
      <w:r w:rsidR="009D7710" w:rsidRPr="001E56C6">
        <w:rPr>
          <w:rFonts w:ascii="CMU Serif" w:hAnsi="CMU Serif" w:cs="CMU Serif"/>
          <w:sz w:val="24"/>
        </w:rPr>
        <w:t xml:space="preserve"> alcohol (24:1 v:v) (Sigma-Aldrich, Inc., Atlanta, GA; Catalogue number C0549), then centrifuged at 14,000 rpm for 5-10 minutes at 4</w:t>
      </w:r>
      <w:r w:rsidR="009D7710" w:rsidRPr="00A7188E">
        <w:rPr>
          <w:rFonts w:ascii="Times New Roman" w:hAnsi="Times New Roman" w:cs="Times New Roman"/>
          <w:sz w:val="24"/>
        </w:rPr>
        <w:t>℃</w:t>
      </w:r>
      <w:r w:rsidR="009D7710" w:rsidRPr="001E56C6">
        <w:rPr>
          <w:rFonts w:ascii="CMU Serif" w:hAnsi="CMU Serif" w:cs="CMU Serif"/>
          <w:sz w:val="24"/>
        </w:rPr>
        <w:t xml:space="preserve">. The clean supernatant was transferred to a new tube, then refrigerated isopropanol (Sigma-Aldrich, Inc., Atlanta, GA; Catalogue number I9516) was added at a rate of 2/3 of the volume of the supernatant. The mixture was then refrigerated at </w:t>
      </w:r>
      <w:r w:rsidR="009D7710" w:rsidRPr="00A7188E">
        <w:rPr>
          <w:rFonts w:ascii="Times New Roman" w:hAnsi="Times New Roman" w:cs="Times New Roman"/>
          <w:sz w:val="24"/>
        </w:rPr>
        <w:t>˗</w:t>
      </w:r>
      <w:r w:rsidR="009D7710" w:rsidRPr="001E56C6">
        <w:rPr>
          <w:rFonts w:ascii="CMU Serif" w:hAnsi="CMU Serif" w:cs="CMU Serif"/>
          <w:sz w:val="24"/>
        </w:rPr>
        <w:t>20°C for 20-30 minutes. DNA was precipitated by centrifuging the mixture for 20 minutes at 14,000 rpm at 4</w:t>
      </w:r>
      <w:r w:rsidR="009D7710" w:rsidRPr="00A7188E">
        <w:rPr>
          <w:rFonts w:ascii="Times New Roman" w:hAnsi="Times New Roman" w:cs="Times New Roman"/>
          <w:sz w:val="24"/>
        </w:rPr>
        <w:t>℃</w:t>
      </w:r>
      <w:r w:rsidR="009D7710" w:rsidRPr="001E56C6">
        <w:rPr>
          <w:rFonts w:ascii="CMU Serif" w:hAnsi="CMU Serif" w:cs="CMU Serif"/>
          <w:sz w:val="24"/>
        </w:rPr>
        <w:t>, gently pouring off the supernatant and keeping the precipitated DNA pellet. The pellet was washed in 300 µl of 70% ethanol and centrifuged for 5 min</w:t>
      </w:r>
      <w:r w:rsidR="00253C79" w:rsidRPr="001E56C6">
        <w:rPr>
          <w:rFonts w:ascii="CMU Serif" w:hAnsi="CMU Serif" w:cs="CMU Serif"/>
          <w:sz w:val="24"/>
        </w:rPr>
        <w:t>ute</w:t>
      </w:r>
      <w:r w:rsidR="009D7710" w:rsidRPr="001E56C6">
        <w:rPr>
          <w:rFonts w:ascii="CMU Serif" w:hAnsi="CMU Serif" w:cs="CMU Serif"/>
          <w:sz w:val="24"/>
        </w:rPr>
        <w:t xml:space="preserve">s at 10,000 rpm. The pellet was then dried overnight in a fume hood. Once dry, 30 µl of nuclease-free water was added. DNA was stored at </w:t>
      </w:r>
      <w:r w:rsidR="009D7710" w:rsidRPr="00A7188E">
        <w:rPr>
          <w:rFonts w:ascii="Times New Roman" w:hAnsi="Times New Roman" w:cs="Times New Roman"/>
          <w:sz w:val="24"/>
        </w:rPr>
        <w:t>˗</w:t>
      </w:r>
      <w:r w:rsidR="009D7710" w:rsidRPr="001E56C6">
        <w:rPr>
          <w:rFonts w:ascii="CMU Serif" w:hAnsi="CMU Serif" w:cs="CMU Serif"/>
          <w:sz w:val="24"/>
        </w:rPr>
        <w:t>20°C.</w:t>
      </w:r>
    </w:p>
    <w:p w14:paraId="1CA4BBA3" w14:textId="108E8166" w:rsidR="009D7710"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Extracted DNA samples were then processed using a </w:t>
      </w:r>
      <w:proofErr w:type="spellStart"/>
      <w:r w:rsidRPr="001E56C6">
        <w:rPr>
          <w:rFonts w:ascii="CMU Serif" w:hAnsi="CMU Serif" w:cs="CMU Serif"/>
          <w:sz w:val="24"/>
        </w:rPr>
        <w:t>Sybgreen</w:t>
      </w:r>
      <w:proofErr w:type="spellEnd"/>
      <w:r w:rsidRPr="001E56C6">
        <w:rPr>
          <w:rFonts w:ascii="CMU Serif" w:hAnsi="CMU Serif" w:cs="CMU Serif"/>
          <w:sz w:val="24"/>
        </w:rPr>
        <w:t xml:space="preserve"> method. </w:t>
      </w:r>
      <w:proofErr w:type="spellStart"/>
      <w:r w:rsidRPr="001E56C6">
        <w:rPr>
          <w:rFonts w:ascii="CMU Serif" w:hAnsi="CMU Serif" w:cs="CMU Serif"/>
          <w:sz w:val="24"/>
        </w:rPr>
        <w:t>SsoAdvanced</w:t>
      </w:r>
      <w:proofErr w:type="spellEnd"/>
      <w:r w:rsidRPr="001E56C6">
        <w:rPr>
          <w:rFonts w:ascii="CMU Serif" w:hAnsi="CMU Serif" w:cs="CMU Serif"/>
          <w:sz w:val="24"/>
        </w:rPr>
        <w:t xml:space="preserve">™ Universal SYBR® Green </w:t>
      </w:r>
      <w:proofErr w:type="spellStart"/>
      <w:r w:rsidRPr="001E56C6">
        <w:rPr>
          <w:rFonts w:ascii="CMU Serif" w:hAnsi="CMU Serif" w:cs="CMU Serif"/>
          <w:sz w:val="24"/>
        </w:rPr>
        <w:t>Supermix</w:t>
      </w:r>
      <w:proofErr w:type="spellEnd"/>
      <w:r w:rsidRPr="001E56C6">
        <w:rPr>
          <w:rFonts w:ascii="CMU Serif" w:hAnsi="CMU Serif" w:cs="CMU Serif"/>
          <w:sz w:val="24"/>
        </w:rPr>
        <w:t xml:space="preserve"> (</w:t>
      </w:r>
      <w:proofErr w:type="spellStart"/>
      <w:r w:rsidRPr="001E56C6">
        <w:rPr>
          <w:rFonts w:ascii="CMU Serif" w:hAnsi="CMU Serif" w:cs="CMU Serif"/>
          <w:sz w:val="24"/>
        </w:rPr>
        <w:t>Biorad</w:t>
      </w:r>
      <w:proofErr w:type="spellEnd"/>
      <w:r w:rsidRPr="001E56C6">
        <w:rPr>
          <w:rFonts w:ascii="CMU Serif" w:hAnsi="CMU Serif" w:cs="CMU Serif"/>
          <w:sz w:val="24"/>
        </w:rPr>
        <w:t>, Hercules, CA) was mixed in a CFX Connect Real-Time PCR Detection System (</w:t>
      </w:r>
      <w:proofErr w:type="spellStart"/>
      <w:r w:rsidRPr="001E56C6">
        <w:rPr>
          <w:rFonts w:ascii="CMU Serif" w:hAnsi="CMU Serif" w:cs="CMU Serif"/>
          <w:sz w:val="24"/>
        </w:rPr>
        <w:t>Biorad</w:t>
      </w:r>
      <w:proofErr w:type="spellEnd"/>
      <w:r w:rsidRPr="001E56C6">
        <w:rPr>
          <w:rFonts w:ascii="CMU Serif" w:hAnsi="CMU Serif" w:cs="CMU Serif"/>
          <w:sz w:val="24"/>
        </w:rPr>
        <w:t xml:space="preserve">, Hercules, CA). </w:t>
      </w:r>
      <w:proofErr w:type="spellStart"/>
      <w:r w:rsidRPr="001E56C6">
        <w:rPr>
          <w:rFonts w:ascii="CMU Serif" w:hAnsi="CMU Serif" w:cs="CMU Serif"/>
          <w:sz w:val="24"/>
        </w:rPr>
        <w:t>HLBr</w:t>
      </w:r>
      <w:proofErr w:type="spellEnd"/>
      <w:r w:rsidRPr="001E56C6">
        <w:rPr>
          <w:rFonts w:ascii="CMU Serif" w:hAnsi="CMU Serif" w:cs="CMU Serif"/>
          <w:sz w:val="24"/>
        </w:rPr>
        <w:t xml:space="preserve"> (5’-GCG TTA TCC CGT AGA AAA AGG TAG-3’) and </w:t>
      </w:r>
      <w:proofErr w:type="spellStart"/>
      <w:r w:rsidRPr="001E56C6">
        <w:rPr>
          <w:rFonts w:ascii="CMU Serif" w:hAnsi="CMU Serif" w:cs="CMU Serif"/>
          <w:sz w:val="24"/>
        </w:rPr>
        <w:t>LsoF</w:t>
      </w:r>
      <w:proofErr w:type="spellEnd"/>
      <w:r w:rsidRPr="001E56C6">
        <w:rPr>
          <w:rFonts w:ascii="CMU Serif" w:hAnsi="CMU Serif" w:cs="CMU Serif"/>
          <w:sz w:val="24"/>
        </w:rPr>
        <w:t xml:space="preserve"> (5’-GTC GAG CGC TTA TTT TTA ATA GGA-3’) were used as primers (Li et al. 2006; Li et al. 2009) and 10 µl of </w:t>
      </w:r>
      <w:proofErr w:type="spellStart"/>
      <w:r w:rsidRPr="001E56C6">
        <w:rPr>
          <w:rFonts w:ascii="CMU Serif" w:hAnsi="CMU Serif" w:cs="CMU Serif"/>
          <w:sz w:val="24"/>
        </w:rPr>
        <w:t>Sybgreen</w:t>
      </w:r>
      <w:proofErr w:type="spellEnd"/>
      <w:r w:rsidRPr="001E56C6">
        <w:rPr>
          <w:rFonts w:ascii="CMU Serif" w:hAnsi="CMU Serif" w:cs="CMU Serif"/>
          <w:sz w:val="24"/>
        </w:rPr>
        <w:t xml:space="preserve"> </w:t>
      </w:r>
      <w:proofErr w:type="spellStart"/>
      <w:r w:rsidRPr="001E56C6">
        <w:rPr>
          <w:rFonts w:ascii="CMU Serif" w:hAnsi="CMU Serif" w:cs="CMU Serif"/>
          <w:sz w:val="24"/>
        </w:rPr>
        <w:t>supermix</w:t>
      </w:r>
      <w:proofErr w:type="spellEnd"/>
      <w:r w:rsidRPr="001E56C6">
        <w:rPr>
          <w:rFonts w:ascii="CMU Serif" w:hAnsi="CMU Serif" w:cs="CMU Serif"/>
          <w:sz w:val="24"/>
        </w:rPr>
        <w:t xml:space="preserve"> was added to 150 </w:t>
      </w:r>
      <w:proofErr w:type="spellStart"/>
      <w:r w:rsidRPr="001E56C6">
        <w:rPr>
          <w:rFonts w:ascii="CMU Serif" w:hAnsi="CMU Serif" w:cs="CMU Serif"/>
          <w:sz w:val="24"/>
        </w:rPr>
        <w:t>nM</w:t>
      </w:r>
      <w:proofErr w:type="spellEnd"/>
      <w:r w:rsidRPr="001E56C6">
        <w:rPr>
          <w:rFonts w:ascii="CMU Serif" w:hAnsi="CMU Serif" w:cs="CMU Serif"/>
          <w:sz w:val="24"/>
        </w:rPr>
        <w:t xml:space="preserve"> of each primer with 1 µl of DNA template. The program cycle was as follows: one cycle at 98°C for 2 mins followed by 40 cycles of 95°C for 10 sec and 62°C for 20 sec. The melt curve was 65°C </w:t>
      </w:r>
      <w:r w:rsidRPr="001E56C6">
        <w:rPr>
          <w:rFonts w:ascii="CMU Serif" w:hAnsi="CMU Serif" w:cs="CMU Serif"/>
          <w:sz w:val="24"/>
        </w:rPr>
        <w:lastRenderedPageBreak/>
        <w:t xml:space="preserve">to 95°C, with increments of 0.5°C sec-1. DNA of a healthy tuber was used as a negative control. DNA of a </w:t>
      </w:r>
      <w:proofErr w:type="spellStart"/>
      <w:r w:rsidRPr="001E56C6">
        <w:rPr>
          <w:rFonts w:ascii="CMU Serif" w:hAnsi="CMU Serif" w:cs="CMU Serif"/>
          <w:sz w:val="24"/>
        </w:rPr>
        <w:t>Lso</w:t>
      </w:r>
      <w:proofErr w:type="spellEnd"/>
      <w:r w:rsidRPr="001E56C6">
        <w:rPr>
          <w:rFonts w:ascii="CMU Serif" w:hAnsi="CMU Serif" w:cs="CMU Serif"/>
          <w:sz w:val="24"/>
        </w:rPr>
        <w:t xml:space="preserve">-infected tuber was used as a positive control and water was used as a no-template control in all tests. </w:t>
      </w:r>
      <w:proofErr w:type="spellStart"/>
      <w:r w:rsidRPr="001E56C6">
        <w:rPr>
          <w:rFonts w:ascii="CMU Serif" w:hAnsi="CMU Serif" w:cs="CMU Serif"/>
          <w:sz w:val="24"/>
        </w:rPr>
        <w:t>pIDTSmart</w:t>
      </w:r>
      <w:proofErr w:type="spellEnd"/>
      <w:r w:rsidRPr="001E56C6">
        <w:rPr>
          <w:rFonts w:ascii="CMU Serif" w:hAnsi="CMU Serif" w:cs="CMU Serif"/>
          <w:sz w:val="24"/>
        </w:rPr>
        <w:t xml:space="preserve"> Kan (Synthetic Genomics, SGI-DNA, CA) with a 250 bp region was amplified with the primer </w:t>
      </w:r>
      <w:proofErr w:type="spellStart"/>
      <w:r w:rsidRPr="001E56C6">
        <w:rPr>
          <w:rFonts w:ascii="CMU Serif" w:hAnsi="CMU Serif" w:cs="CMU Serif"/>
          <w:sz w:val="24"/>
        </w:rPr>
        <w:t>HLBr</w:t>
      </w:r>
      <w:proofErr w:type="spellEnd"/>
      <w:r w:rsidRPr="001E56C6">
        <w:rPr>
          <w:rFonts w:ascii="CMU Serif" w:hAnsi="CMU Serif" w:cs="CMU Serif"/>
          <w:sz w:val="24"/>
        </w:rPr>
        <w:t xml:space="preserve">. The plasmid was diluted 10-fold and used with the following dilutions: 1 </w:t>
      </w:r>
      <w:r w:rsidR="00AD5A23" w:rsidRPr="001E56C6">
        <w:rPr>
          <w:rFonts w:ascii="Cambria" w:hAnsi="Cambria" w:cs="Cambria"/>
          <w:sz w:val="24"/>
        </w:rPr>
        <w:t>×</w:t>
      </w:r>
      <w:r w:rsidRPr="001E56C6">
        <w:rPr>
          <w:rFonts w:ascii="CMU Serif" w:hAnsi="CMU Serif" w:cs="CMU Serif"/>
          <w:sz w:val="24"/>
        </w:rPr>
        <w:t xml:space="preserve"> 10</w:t>
      </w:r>
      <w:r w:rsidRPr="001E56C6">
        <w:rPr>
          <w:rFonts w:ascii="CMU Serif" w:hAnsi="CMU Serif" w:cs="CMU Serif"/>
          <w:sz w:val="24"/>
          <w:vertAlign w:val="superscript"/>
        </w:rPr>
        <w:t>-2</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-3</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-4</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-6</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-7</w:t>
      </w:r>
      <w:r w:rsidRPr="001E56C6">
        <w:rPr>
          <w:rFonts w:ascii="CMU Serif" w:hAnsi="CMU Serif" w:cs="CMU Serif"/>
          <w:sz w:val="24"/>
        </w:rPr>
        <w:t xml:space="preserve">, and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-8</w:t>
      </w:r>
      <w:r w:rsidRPr="001E56C6">
        <w:rPr>
          <w:rFonts w:ascii="CMU Serif" w:hAnsi="CMU Serif" w:cs="CMU Serif"/>
          <w:sz w:val="24"/>
        </w:rPr>
        <w:t xml:space="preserve"> ng. Pathogen quantity was reported as copy number of </w:t>
      </w:r>
      <w:proofErr w:type="spellStart"/>
      <w:r w:rsidRPr="001E56C6">
        <w:rPr>
          <w:rFonts w:ascii="CMU Serif" w:hAnsi="CMU Serif" w:cs="CMU Serif"/>
          <w:sz w:val="24"/>
        </w:rPr>
        <w:t>Lso</w:t>
      </w:r>
      <w:proofErr w:type="spellEnd"/>
      <w:r w:rsidRPr="001E56C6">
        <w:rPr>
          <w:rFonts w:ascii="CMU Serif" w:hAnsi="CMU Serif" w:cs="CMU Serif"/>
          <w:sz w:val="24"/>
        </w:rPr>
        <w:t xml:space="preserve">; copy numbers were determined using the methods of Levy et al. (2011). </w:t>
      </w:r>
    </w:p>
    <w:p w14:paraId="76BF2A83" w14:textId="447BB2CF" w:rsidR="00FF7415" w:rsidRPr="001E56C6" w:rsidRDefault="00E17A1E"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Each</w:t>
      </w:r>
      <w:r w:rsidR="009D7710" w:rsidRPr="001E56C6">
        <w:rPr>
          <w:rFonts w:ascii="CMU Serif" w:hAnsi="CMU Serif" w:cs="CMU Serif"/>
          <w:sz w:val="24"/>
        </w:rPr>
        <w:t xml:space="preserve"> psyllid</w:t>
      </w:r>
      <w:r w:rsidRPr="001E56C6">
        <w:rPr>
          <w:rFonts w:ascii="CMU Serif" w:hAnsi="CMU Serif" w:cs="CMU Serif"/>
          <w:sz w:val="24"/>
        </w:rPr>
        <w:t xml:space="preserve"> tested</w:t>
      </w:r>
      <w:r w:rsidR="009D7710" w:rsidRPr="001E56C6">
        <w:rPr>
          <w:rFonts w:ascii="CMU Serif" w:hAnsi="CMU Serif" w:cs="CMU Serif"/>
          <w:sz w:val="24"/>
        </w:rPr>
        <w:t xml:space="preserve"> positive</w:t>
      </w:r>
      <w:r w:rsidRPr="001E56C6">
        <w:rPr>
          <w:rFonts w:ascii="CMU Serif" w:hAnsi="CMU Serif" w:cs="CMU Serif"/>
          <w:sz w:val="24"/>
        </w:rPr>
        <w:t xml:space="preserve"> for </w:t>
      </w:r>
      <w:proofErr w:type="spellStart"/>
      <w:r w:rsidRPr="001E56C6">
        <w:rPr>
          <w:rFonts w:ascii="CMU Serif" w:hAnsi="CMU Serif" w:cs="CMU Serif"/>
          <w:sz w:val="24"/>
        </w:rPr>
        <w:t>Lso</w:t>
      </w:r>
      <w:proofErr w:type="spellEnd"/>
      <w:r w:rsidRPr="001E56C6">
        <w:rPr>
          <w:rFonts w:ascii="CMU Serif" w:hAnsi="CMU Serif" w:cs="CMU Serif"/>
          <w:sz w:val="24"/>
        </w:rPr>
        <w:t>,</w:t>
      </w:r>
      <w:r w:rsidR="009D7710" w:rsidRPr="001E56C6">
        <w:rPr>
          <w:rFonts w:ascii="CMU Serif" w:hAnsi="CMU Serif" w:cs="CMU Serif"/>
          <w:sz w:val="24"/>
        </w:rPr>
        <w:t xml:space="preserve"> suggesting a 100% rate of </w:t>
      </w:r>
      <w:r w:rsidRPr="001E56C6">
        <w:rPr>
          <w:rFonts w:ascii="CMU Serif" w:hAnsi="CMU Serif" w:cs="CMU Serif"/>
          <w:sz w:val="24"/>
        </w:rPr>
        <w:t xml:space="preserve">infection </w:t>
      </w:r>
      <w:r w:rsidR="009D7710" w:rsidRPr="001E56C6">
        <w:rPr>
          <w:rFonts w:ascii="CMU Serif" w:hAnsi="CMU Serif" w:cs="CMU Serif"/>
          <w:sz w:val="24"/>
        </w:rPr>
        <w:t>for the colony.</w:t>
      </w:r>
      <w:r w:rsidR="00FF7415" w:rsidRPr="001E56C6">
        <w:rPr>
          <w:rFonts w:ascii="CMU Serif" w:hAnsi="CMU Serif" w:cs="CMU Serif"/>
          <w:sz w:val="24"/>
        </w:rPr>
        <w:t xml:space="preserve"> </w:t>
      </w:r>
    </w:p>
    <w:p w14:paraId="1ECEDCAD" w14:textId="77777777" w:rsidR="00FF7415" w:rsidRPr="001E56C6" w:rsidRDefault="009D7710" w:rsidP="0075501E">
      <w:pPr>
        <w:pStyle w:val="Heading2"/>
        <w:keepNext w:val="0"/>
        <w:keepLines w:val="0"/>
        <w:widowControl w:val="0"/>
        <w:mirrorIndents/>
        <w:rPr>
          <w:rFonts w:ascii="CMU Serif" w:hAnsi="CMU Serif" w:cs="CMU Serif"/>
          <w:sz w:val="24"/>
          <w:szCs w:val="22"/>
        </w:rPr>
      </w:pPr>
      <w:bookmarkStart w:id="27" w:name="_Toc528941665"/>
      <w:r w:rsidRPr="001E56C6">
        <w:rPr>
          <w:rFonts w:ascii="CMU Serif" w:hAnsi="CMU Serif" w:cs="CMU Serif"/>
          <w:sz w:val="24"/>
          <w:szCs w:val="22"/>
        </w:rPr>
        <w:t>No-choice behavior assays</w:t>
      </w:r>
      <w:bookmarkEnd w:id="27"/>
    </w:p>
    <w:p w14:paraId="00F4A0B5" w14:textId="5B3E0C33" w:rsidR="009D7710" w:rsidRPr="001E56C6" w:rsidRDefault="00FF7415"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bookmarkStart w:id="28" w:name="_Toc495324094"/>
      <w:bookmarkStart w:id="29" w:name="_Toc497474459"/>
      <w:r w:rsidR="009D7710" w:rsidRPr="001E56C6">
        <w:rPr>
          <w:rFonts w:ascii="CMU Serif" w:hAnsi="CMU Serif" w:cs="CMU Serif"/>
          <w:sz w:val="24"/>
        </w:rPr>
        <w:t xml:space="preserve">No-choice assays were conducted in a climate-controlled room maintained at 26°C. Assays were conducted on a wire shelving unit, which allowed the testing arena to be lit both from above and below. Three Smith-Victor </w:t>
      </w:r>
      <w:proofErr w:type="spellStart"/>
      <w:r w:rsidR="009D7710" w:rsidRPr="001E56C6">
        <w:rPr>
          <w:rFonts w:ascii="CMU Serif" w:hAnsi="CMU Serif" w:cs="CMU Serif"/>
          <w:sz w:val="24"/>
        </w:rPr>
        <w:t>Digilight</w:t>
      </w:r>
      <w:proofErr w:type="spellEnd"/>
      <w:r w:rsidR="009D7710" w:rsidRPr="001E56C6">
        <w:rPr>
          <w:rFonts w:ascii="CMU Serif" w:hAnsi="CMU Serif" w:cs="CMU Serif"/>
          <w:sz w:val="24"/>
        </w:rPr>
        <w:t xml:space="preserve"> fixtures (Smith-Victor Corporation, Bartlett, IL) were used with three </w:t>
      </w:r>
      <w:proofErr w:type="spellStart"/>
      <w:r w:rsidR="009D7710" w:rsidRPr="001E56C6">
        <w:rPr>
          <w:rFonts w:ascii="CMU Serif" w:hAnsi="CMU Serif" w:cs="CMU Serif"/>
          <w:sz w:val="24"/>
        </w:rPr>
        <w:t>Azlo</w:t>
      </w:r>
      <w:proofErr w:type="spellEnd"/>
      <w:r w:rsidR="009D7710" w:rsidRPr="001E56C6">
        <w:rPr>
          <w:rFonts w:ascii="CMU Serif" w:hAnsi="CMU Serif" w:cs="CMU Serif"/>
          <w:sz w:val="24"/>
        </w:rPr>
        <w:t xml:space="preserve"> (</w:t>
      </w:r>
      <w:proofErr w:type="spellStart"/>
      <w:r w:rsidR="009D7710" w:rsidRPr="001E56C6">
        <w:rPr>
          <w:rFonts w:ascii="CMU Serif" w:hAnsi="CMU Serif" w:cs="CMU Serif"/>
          <w:sz w:val="24"/>
        </w:rPr>
        <w:t>Akces</w:t>
      </w:r>
      <w:proofErr w:type="spellEnd"/>
      <w:r w:rsidR="009D7710" w:rsidRPr="001E56C6">
        <w:rPr>
          <w:rFonts w:ascii="CMU Serif" w:hAnsi="CMU Serif" w:cs="CMU Serif"/>
          <w:sz w:val="24"/>
        </w:rPr>
        <w:t xml:space="preserve"> Media LLC dba ALZO Digital, Bethel, CT) full-spectrum CFL bulbs per light fixture (100-240 volts, 60 Hz, color temp 5500K CRI 91, 750 lumens, 15 watts). Two lights were placed with their light sources 35 cm above the testing arena and the light was softened with a diffusion </w:t>
      </w:r>
      <w:r w:rsidR="009411A5" w:rsidRPr="001E56C6">
        <w:rPr>
          <w:rFonts w:ascii="CMU Serif" w:hAnsi="CMU Serif" w:cs="CMU Serif"/>
          <w:sz w:val="24"/>
        </w:rPr>
        <w:t>material</w:t>
      </w:r>
      <w:r w:rsidR="009D7710" w:rsidRPr="001E56C6">
        <w:rPr>
          <w:rFonts w:ascii="CMU Serif" w:hAnsi="CMU Serif" w:cs="CMU Serif"/>
          <w:sz w:val="24"/>
        </w:rPr>
        <w:t xml:space="preserve">. The remaining light fixture was placed so that its light source was 45 cm below the testing arena and was softened with diffusion material as well. </w:t>
      </w:r>
      <w:r w:rsidR="009D7710" w:rsidRPr="001E56C6">
        <w:rPr>
          <w:rFonts w:ascii="CMU Serif" w:hAnsi="CMU Serif" w:cs="CMU Serif"/>
          <w:sz w:val="24"/>
        </w:rPr>
        <w:lastRenderedPageBreak/>
        <w:t>Illuminance was 3600 lx at the surface of the arena (</w:t>
      </w:r>
      <w:proofErr w:type="spellStart"/>
      <w:r w:rsidR="009D7710" w:rsidRPr="001E56C6">
        <w:rPr>
          <w:rFonts w:ascii="CMU Serif" w:hAnsi="CMU Serif" w:cs="CMU Serif"/>
          <w:sz w:val="24"/>
        </w:rPr>
        <w:t>Sekonic</w:t>
      </w:r>
      <w:proofErr w:type="spellEnd"/>
      <w:r w:rsidR="009D7710" w:rsidRPr="001E56C6">
        <w:rPr>
          <w:rFonts w:ascii="CMU Serif" w:hAnsi="CMU Serif" w:cs="CMU Serif"/>
          <w:sz w:val="24"/>
        </w:rPr>
        <w:t xml:space="preserve"> L-308DC-U Light Meter, </w:t>
      </w:r>
      <w:proofErr w:type="spellStart"/>
      <w:r w:rsidR="009D7710" w:rsidRPr="001E56C6">
        <w:rPr>
          <w:rFonts w:ascii="CMU Serif" w:hAnsi="CMU Serif" w:cs="CMU Serif"/>
          <w:sz w:val="24"/>
        </w:rPr>
        <w:t>Sekonic</w:t>
      </w:r>
      <w:proofErr w:type="spellEnd"/>
      <w:r w:rsidR="009D7710" w:rsidRPr="001E56C6">
        <w:rPr>
          <w:rFonts w:ascii="CMU Serif" w:hAnsi="CMU Serif" w:cs="CMU Serif"/>
          <w:sz w:val="24"/>
        </w:rPr>
        <w:t xml:space="preserve"> Corporation, Tokyo, Japan). </w:t>
      </w:r>
    </w:p>
    <w:p w14:paraId="1D2D834E" w14:textId="741372CA" w:rsidR="009D7710"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The observation arena (Fig. </w:t>
      </w:r>
      <w:r w:rsidR="00E62C92" w:rsidRPr="001E56C6">
        <w:rPr>
          <w:rFonts w:ascii="CMU Serif" w:hAnsi="CMU Serif" w:cs="CMU Serif"/>
          <w:sz w:val="24"/>
        </w:rPr>
        <w:t>2.</w:t>
      </w:r>
      <w:r w:rsidRPr="001E56C6">
        <w:rPr>
          <w:rFonts w:ascii="CMU Serif" w:hAnsi="CMU Serif" w:cs="CMU Serif"/>
          <w:sz w:val="24"/>
        </w:rPr>
        <w:t xml:space="preserve">1) was modeled after the design described by Liu and </w:t>
      </w:r>
      <w:proofErr w:type="spellStart"/>
      <w:r w:rsidRPr="001E56C6">
        <w:rPr>
          <w:rFonts w:ascii="CMU Serif" w:hAnsi="CMU Serif" w:cs="CMU Serif"/>
          <w:sz w:val="24"/>
        </w:rPr>
        <w:t>Trumble</w:t>
      </w:r>
      <w:proofErr w:type="spellEnd"/>
      <w:r w:rsidRPr="001E56C6">
        <w:rPr>
          <w:rFonts w:ascii="CMU Serif" w:hAnsi="CMU Serif" w:cs="CMU Serif"/>
          <w:sz w:val="24"/>
        </w:rPr>
        <w:t xml:space="preserve"> (2004)</w:t>
      </w:r>
      <w:r w:rsidR="009635DB" w:rsidRPr="001E56C6">
        <w:rPr>
          <w:rFonts w:ascii="CMU Serif" w:hAnsi="CMU Serif" w:cs="CMU Serif"/>
          <w:sz w:val="24"/>
        </w:rPr>
        <w:t>,</w:t>
      </w:r>
      <w:r w:rsidR="00694BC5" w:rsidRPr="001E56C6">
        <w:rPr>
          <w:rFonts w:ascii="CMU Serif" w:hAnsi="CMU Serif" w:cs="CMU Serif"/>
          <w:sz w:val="24"/>
        </w:rPr>
        <w:t xml:space="preserve"> but</w:t>
      </w:r>
      <w:r w:rsidR="009635DB" w:rsidRPr="001E56C6">
        <w:rPr>
          <w:rFonts w:ascii="CMU Serif" w:hAnsi="CMU Serif" w:cs="CMU Serif"/>
          <w:sz w:val="24"/>
        </w:rPr>
        <w:t xml:space="preserve"> </w:t>
      </w:r>
      <w:r w:rsidR="00F06111" w:rsidRPr="001E56C6">
        <w:rPr>
          <w:rFonts w:ascii="CMU Serif" w:hAnsi="CMU Serif" w:cs="CMU Serif"/>
          <w:sz w:val="24"/>
        </w:rPr>
        <w:t>modified</w:t>
      </w:r>
      <w:r w:rsidR="00694BC5" w:rsidRPr="001E56C6">
        <w:rPr>
          <w:rFonts w:ascii="CMU Serif" w:hAnsi="CMU Serif" w:cs="CMU Serif"/>
          <w:sz w:val="24"/>
        </w:rPr>
        <w:t xml:space="preserve"> </w:t>
      </w:r>
      <w:r w:rsidR="00F153F1" w:rsidRPr="001E56C6">
        <w:rPr>
          <w:rFonts w:ascii="CMU Serif" w:hAnsi="CMU Serif" w:cs="CMU Serif"/>
          <w:sz w:val="24"/>
        </w:rPr>
        <w:t>to use</w:t>
      </w:r>
      <w:r w:rsidR="009635DB" w:rsidRPr="001E56C6">
        <w:rPr>
          <w:rFonts w:ascii="CMU Serif" w:hAnsi="CMU Serif" w:cs="CMU Serif"/>
          <w:sz w:val="24"/>
        </w:rPr>
        <w:t xml:space="preserve"> </w:t>
      </w:r>
      <w:r w:rsidRPr="001E56C6">
        <w:rPr>
          <w:rFonts w:ascii="CMU Serif" w:hAnsi="CMU Serif" w:cs="CMU Serif"/>
          <w:sz w:val="24"/>
        </w:rPr>
        <w:t>leaflets</w:t>
      </w:r>
      <w:r w:rsidR="00F06111" w:rsidRPr="001E56C6">
        <w:rPr>
          <w:rFonts w:ascii="CMU Serif" w:hAnsi="CMU Serif" w:cs="CMU Serif"/>
          <w:sz w:val="24"/>
        </w:rPr>
        <w:t xml:space="preserve"> of intact, potted plants</w:t>
      </w:r>
      <w:r w:rsidR="005B65D1">
        <w:rPr>
          <w:rFonts w:ascii="CMU Serif" w:hAnsi="CMU Serif" w:cs="CMU Serif"/>
          <w:sz w:val="24"/>
        </w:rPr>
        <w:t xml:space="preserve"> </w:t>
      </w:r>
      <w:commentRangeStart w:id="30"/>
      <w:r w:rsidR="005B65D1">
        <w:rPr>
          <w:rFonts w:ascii="CMU Serif" w:hAnsi="CMU Serif" w:cs="CMU Serif"/>
          <w:sz w:val="24"/>
        </w:rPr>
        <w:t>like Butler et al (2011</w:t>
      </w:r>
      <w:commentRangeEnd w:id="30"/>
      <w:r w:rsidR="005B65D1">
        <w:rPr>
          <w:rStyle w:val="CommentReference"/>
        </w:rPr>
        <w:commentReference w:id="30"/>
      </w:r>
      <w:r w:rsidR="005B65D1">
        <w:rPr>
          <w:rFonts w:ascii="CMU Serif" w:hAnsi="CMU Serif" w:cs="CMU Serif"/>
          <w:sz w:val="24"/>
        </w:rPr>
        <w:t>)</w:t>
      </w:r>
      <w:r w:rsidR="00F153F1" w:rsidRPr="001E56C6">
        <w:rPr>
          <w:rFonts w:ascii="CMU Serif" w:hAnsi="CMU Serif" w:cs="CMU Serif"/>
          <w:sz w:val="24"/>
        </w:rPr>
        <w:t>.</w:t>
      </w:r>
      <w:r w:rsidR="0079064C" w:rsidRPr="001E56C6">
        <w:rPr>
          <w:rFonts w:ascii="CMU Serif" w:hAnsi="CMU Serif" w:cs="CMU Serif"/>
          <w:sz w:val="24"/>
        </w:rPr>
        <w:t xml:space="preserve"> This </w:t>
      </w:r>
      <w:r w:rsidR="002739F5" w:rsidRPr="001E56C6">
        <w:rPr>
          <w:rFonts w:ascii="CMU Serif" w:hAnsi="CMU Serif" w:cs="CMU Serif"/>
          <w:sz w:val="24"/>
        </w:rPr>
        <w:t>permitted</w:t>
      </w:r>
      <w:r w:rsidR="0079064C" w:rsidRPr="001E56C6">
        <w:rPr>
          <w:rFonts w:ascii="CMU Serif" w:hAnsi="CMU Serif" w:cs="CMU Serif"/>
          <w:sz w:val="24"/>
        </w:rPr>
        <w:t xml:space="preserve"> us to observe the psyllids </w:t>
      </w:r>
      <w:r w:rsidR="002739F5" w:rsidRPr="001E56C6">
        <w:rPr>
          <w:rFonts w:ascii="CMU Serif" w:hAnsi="CMU Serif" w:cs="CMU Serif"/>
          <w:sz w:val="24"/>
        </w:rPr>
        <w:t>with minimal</w:t>
      </w:r>
      <w:r w:rsidR="0079064C" w:rsidRPr="001E56C6">
        <w:rPr>
          <w:rFonts w:ascii="CMU Serif" w:hAnsi="CMU Serif" w:cs="CMU Serif"/>
          <w:sz w:val="24"/>
        </w:rPr>
        <w:t xml:space="preserve"> interference to plant physiology</w:t>
      </w:r>
      <w:r w:rsidR="00253C79" w:rsidRPr="001E56C6">
        <w:rPr>
          <w:rFonts w:ascii="CMU Serif" w:hAnsi="CMU Serif" w:cs="CMU Serif"/>
          <w:sz w:val="24"/>
        </w:rPr>
        <w:t xml:space="preserve"> and </w:t>
      </w:r>
      <w:r w:rsidR="002739F5" w:rsidRPr="001E56C6">
        <w:rPr>
          <w:rFonts w:ascii="CMU Serif" w:hAnsi="CMU Serif" w:cs="CMU Serif"/>
          <w:sz w:val="24"/>
        </w:rPr>
        <w:t>avoid</w:t>
      </w:r>
      <w:r w:rsidR="00253C79" w:rsidRPr="001E56C6">
        <w:rPr>
          <w:rFonts w:ascii="CMU Serif" w:hAnsi="CMU Serif" w:cs="CMU Serif"/>
          <w:sz w:val="24"/>
        </w:rPr>
        <w:t>ed</w:t>
      </w:r>
      <w:r w:rsidR="002739F5" w:rsidRPr="001E56C6">
        <w:rPr>
          <w:rFonts w:ascii="CMU Serif" w:hAnsi="CMU Serif" w:cs="CMU Serif"/>
          <w:sz w:val="24"/>
        </w:rPr>
        <w:t xml:space="preserve"> altering plant volatiles or chemical defenses activated by damaging plant tissues </w:t>
      </w:r>
      <w:r w:rsidR="009635DB" w:rsidRPr="001E56C6">
        <w:rPr>
          <w:rFonts w:ascii="CMU Serif" w:hAnsi="CMU Serif" w:cs="CMU Serif"/>
          <w:sz w:val="24"/>
        </w:rPr>
        <w:t>(Klingler 2005)</w:t>
      </w:r>
      <w:r w:rsidRPr="001E56C6">
        <w:rPr>
          <w:rFonts w:ascii="CMU Serif" w:hAnsi="CMU Serif" w:cs="CMU Serif"/>
          <w:sz w:val="24"/>
        </w:rPr>
        <w:t xml:space="preserve">. A recording arena was formed by sandwiching a panel of glass, a wetted filter paper, a leaf, and a piece of </w:t>
      </w:r>
      <w:proofErr w:type="spellStart"/>
      <w:r w:rsidRPr="001E56C6">
        <w:rPr>
          <w:rFonts w:ascii="CMU Serif" w:hAnsi="CMU Serif" w:cs="CMU Serif"/>
          <w:sz w:val="24"/>
        </w:rPr>
        <w:t>Plastazote</w:t>
      </w:r>
      <w:proofErr w:type="spellEnd"/>
      <w:r w:rsidRPr="001E56C6">
        <w:rPr>
          <w:rFonts w:ascii="CMU Serif" w:hAnsi="CMU Serif" w:cs="CMU Serif"/>
          <w:sz w:val="24"/>
        </w:rPr>
        <w:t>® polyethylene foam (</w:t>
      </w:r>
      <w:proofErr w:type="spellStart"/>
      <w:r w:rsidRPr="001E56C6">
        <w:rPr>
          <w:rFonts w:ascii="CMU Serif" w:hAnsi="CMU Serif" w:cs="CMU Serif"/>
          <w:sz w:val="24"/>
        </w:rPr>
        <w:t>Zotefoams</w:t>
      </w:r>
      <w:proofErr w:type="spellEnd"/>
      <w:r w:rsidRPr="001E56C6">
        <w:rPr>
          <w:rFonts w:ascii="CMU Serif" w:hAnsi="CMU Serif" w:cs="CMU Serif"/>
          <w:sz w:val="24"/>
        </w:rPr>
        <w:t xml:space="preserve"> Inc., Croydon, UK), with a circular opening in the center (28 mm diameter). The arena was held together with two clips. This arena was then suspended by a suction cup held by an adjustable burette clamp. We used leaves from the upper canopy of the plants. The filter paper was discarded between observations. The glass pane and foam were replaced with each new plant and washed and dried at 90°C before reuse to remove potential volatile accumulation. Recordings were done with a L3CMOS C-mount USB camera and </w:t>
      </w:r>
      <w:proofErr w:type="spellStart"/>
      <w:r w:rsidRPr="001E56C6">
        <w:rPr>
          <w:rFonts w:ascii="CMU Serif" w:hAnsi="CMU Serif" w:cs="CMU Serif"/>
          <w:sz w:val="24"/>
        </w:rPr>
        <w:t>ToupView</w:t>
      </w:r>
      <w:proofErr w:type="spellEnd"/>
      <w:r w:rsidRPr="001E56C6">
        <w:rPr>
          <w:rFonts w:ascii="CMU Serif" w:hAnsi="CMU Serif" w:cs="CMU Serif"/>
          <w:sz w:val="24"/>
        </w:rPr>
        <w:t xml:space="preserve"> recording software (L3CMOS14000KPA, Hangzhou </w:t>
      </w:r>
      <w:proofErr w:type="spellStart"/>
      <w:r w:rsidRPr="001E56C6">
        <w:rPr>
          <w:rFonts w:ascii="CMU Serif" w:hAnsi="CMU Serif" w:cs="CMU Serif"/>
          <w:sz w:val="24"/>
        </w:rPr>
        <w:t>ToupTek</w:t>
      </w:r>
      <w:proofErr w:type="spellEnd"/>
      <w:r w:rsidRPr="001E56C6">
        <w:rPr>
          <w:rFonts w:ascii="CMU Serif" w:hAnsi="CMU Serif" w:cs="CMU Serif"/>
          <w:sz w:val="24"/>
        </w:rPr>
        <w:t xml:space="preserve"> Photonics Co., Ltd, Hangzhou, Zhejiang, China). </w:t>
      </w:r>
    </w:p>
    <w:p w14:paraId="54ECE40A" w14:textId="2C57A424" w:rsidR="00C1030C"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We collected psyllids from the colony by aspiration and transferred them to 8 </w:t>
      </w:r>
      <w:r w:rsidR="006E6F6C" w:rsidRPr="001E56C6">
        <w:rPr>
          <w:rFonts w:ascii="Cambria" w:hAnsi="Cambria" w:cs="Cambria"/>
          <w:b/>
          <w:bCs/>
          <w:sz w:val="24"/>
        </w:rPr>
        <w:t>×</w:t>
      </w:r>
      <w:r w:rsidRPr="001E56C6">
        <w:rPr>
          <w:rFonts w:ascii="CMU Serif" w:hAnsi="CMU Serif" w:cs="CMU Serif"/>
          <w:sz w:val="24"/>
        </w:rPr>
        <w:t xml:space="preserve"> 35 mm glass shell vials. All psyllids were used within 90 minutes from the time of collection. Psyllids were introduced to the arena and recorded for five minutes</w:t>
      </w:r>
      <w:r w:rsidR="007D3097" w:rsidRPr="001E56C6">
        <w:rPr>
          <w:rFonts w:ascii="CMU Serif" w:hAnsi="CMU Serif" w:cs="CMU Serif"/>
          <w:sz w:val="24"/>
        </w:rPr>
        <w:t xml:space="preserve">. Psyllid sex was </w:t>
      </w:r>
      <w:proofErr w:type="gramStart"/>
      <w:r w:rsidR="007D3097" w:rsidRPr="001E56C6">
        <w:rPr>
          <w:rFonts w:ascii="CMU Serif" w:hAnsi="CMU Serif" w:cs="CMU Serif"/>
          <w:sz w:val="24"/>
        </w:rPr>
        <w:t>identified</w:t>
      </w:r>
      <w:proofErr w:type="gramEnd"/>
      <w:r w:rsidR="007D3097" w:rsidRPr="001E56C6">
        <w:rPr>
          <w:rFonts w:ascii="CMU Serif" w:hAnsi="CMU Serif" w:cs="CMU Serif"/>
          <w:sz w:val="24"/>
        </w:rPr>
        <w:t xml:space="preserve"> and psyllids were preserved in</w:t>
      </w:r>
      <w:r w:rsidRPr="001E56C6">
        <w:rPr>
          <w:rFonts w:ascii="CMU Serif" w:hAnsi="CMU Serif" w:cs="CMU Serif"/>
          <w:sz w:val="24"/>
        </w:rPr>
        <w:t xml:space="preserve"> 95% ethanol</w:t>
      </w:r>
      <w:r w:rsidR="00B35E7F" w:rsidRPr="001E56C6">
        <w:rPr>
          <w:rFonts w:ascii="CMU Serif" w:hAnsi="CMU Serif" w:cs="CMU Serif"/>
          <w:sz w:val="24"/>
        </w:rPr>
        <w:t xml:space="preserve"> for later testing </w:t>
      </w:r>
      <w:r w:rsidR="00B35E7F" w:rsidRPr="001E56C6">
        <w:rPr>
          <w:rFonts w:ascii="CMU Serif" w:hAnsi="CMU Serif" w:cs="CMU Serif"/>
          <w:sz w:val="24"/>
        </w:rPr>
        <w:lastRenderedPageBreak/>
        <w:t xml:space="preserve">for </w:t>
      </w:r>
      <w:proofErr w:type="spellStart"/>
      <w:r w:rsidR="00B35E7F" w:rsidRPr="001E56C6">
        <w:rPr>
          <w:rFonts w:ascii="CMU Serif" w:hAnsi="CMU Serif" w:cs="CMU Serif"/>
          <w:sz w:val="24"/>
        </w:rPr>
        <w:t>Lso</w:t>
      </w:r>
      <w:proofErr w:type="spellEnd"/>
      <w:r w:rsidR="00B35E7F" w:rsidRPr="001E56C6">
        <w:rPr>
          <w:rFonts w:ascii="CMU Serif" w:hAnsi="CMU Serif" w:cs="CMU Serif"/>
          <w:sz w:val="24"/>
        </w:rPr>
        <w:t xml:space="preserve"> by</w:t>
      </w:r>
      <w:r w:rsidRPr="001E56C6">
        <w:rPr>
          <w:rFonts w:ascii="CMU Serif" w:hAnsi="CMU Serif" w:cs="CMU Serif"/>
          <w:sz w:val="24"/>
        </w:rPr>
        <w:t xml:space="preserve"> PCR.</w:t>
      </w:r>
      <w:r w:rsidR="007D3097" w:rsidRPr="001E56C6">
        <w:rPr>
          <w:rFonts w:ascii="CMU Serif" w:hAnsi="CMU Serif" w:cs="CMU Serif"/>
          <w:sz w:val="24"/>
        </w:rPr>
        <w:t xml:space="preserve"> </w:t>
      </w:r>
      <w:r w:rsidRPr="001E56C6">
        <w:rPr>
          <w:rFonts w:ascii="CMU Serif" w:hAnsi="CMU Serif" w:cs="CMU Serif"/>
          <w:sz w:val="24"/>
        </w:rPr>
        <w:t xml:space="preserve">We recorded </w:t>
      </w:r>
      <w:r w:rsidR="00C571E5" w:rsidRPr="001E56C6">
        <w:rPr>
          <w:rFonts w:ascii="CMU Serif" w:hAnsi="CMU Serif" w:cs="CMU Serif"/>
          <w:sz w:val="24"/>
        </w:rPr>
        <w:t>similar</w:t>
      </w:r>
      <w:r w:rsidRPr="001E56C6">
        <w:rPr>
          <w:rFonts w:ascii="CMU Serif" w:hAnsi="CMU Serif" w:cs="CMU Serif"/>
          <w:sz w:val="24"/>
        </w:rPr>
        <w:t xml:space="preserve"> categories as Butler et al. (2011): probing, walking, cleaning, and whether the psyllid was on or off the leaf. Probing behaviors </w:t>
      </w:r>
      <w:r w:rsidR="00C571E5" w:rsidRPr="001E56C6">
        <w:rPr>
          <w:rFonts w:ascii="CMU Serif" w:hAnsi="CMU Serif" w:cs="CMU Serif"/>
          <w:sz w:val="24"/>
        </w:rPr>
        <w:t>have</w:t>
      </w:r>
      <w:r w:rsidRPr="001E56C6">
        <w:rPr>
          <w:rFonts w:ascii="CMU Serif" w:hAnsi="CMU Serif" w:cs="CMU Serif"/>
          <w:sz w:val="24"/>
        </w:rPr>
        <w:t xml:space="preserve"> putative significance with disease transmission </w:t>
      </w:r>
      <w:r w:rsidR="00C571E5" w:rsidRPr="001E56C6">
        <w:rPr>
          <w:rFonts w:ascii="CMU Serif" w:hAnsi="CMU Serif" w:cs="CMU Serif"/>
          <w:sz w:val="24"/>
        </w:rPr>
        <w:t xml:space="preserve">and host selection </w:t>
      </w:r>
      <w:r w:rsidRPr="001E56C6">
        <w:rPr>
          <w:rFonts w:ascii="CMU Serif" w:hAnsi="CMU Serif" w:cs="CMU Serif"/>
          <w:sz w:val="24"/>
        </w:rPr>
        <w:t>(Prager et al. 2014</w:t>
      </w:r>
      <w:r w:rsidR="00C571E5" w:rsidRPr="001E56C6">
        <w:rPr>
          <w:rFonts w:ascii="CMU Serif" w:hAnsi="CMU Serif" w:cs="CMU Serif"/>
          <w:sz w:val="24"/>
        </w:rPr>
        <w:t>a, Prager et al. 2014b</w:t>
      </w:r>
      <w:r w:rsidRPr="001E56C6">
        <w:rPr>
          <w:rFonts w:ascii="CMU Serif" w:hAnsi="CMU Serif" w:cs="CMU Serif"/>
          <w:sz w:val="24"/>
        </w:rPr>
        <w:t>). Behavior was scored using CowLog3 (</w:t>
      </w:r>
      <w:proofErr w:type="spellStart"/>
      <w:r w:rsidRPr="001E56C6">
        <w:rPr>
          <w:rFonts w:ascii="CMU Serif" w:hAnsi="CMU Serif" w:cs="CMU Serif"/>
          <w:sz w:val="24"/>
        </w:rPr>
        <w:t>Hänninen</w:t>
      </w:r>
      <w:proofErr w:type="spellEnd"/>
      <w:r w:rsidRPr="001E56C6">
        <w:rPr>
          <w:rFonts w:ascii="CMU Serif" w:hAnsi="CMU Serif" w:cs="CMU Serif"/>
          <w:sz w:val="24"/>
        </w:rPr>
        <w:t xml:space="preserve"> and </w:t>
      </w:r>
      <w:proofErr w:type="spellStart"/>
      <w:r w:rsidRPr="001E56C6">
        <w:rPr>
          <w:rFonts w:ascii="CMU Serif" w:hAnsi="CMU Serif" w:cs="CMU Serif"/>
          <w:sz w:val="24"/>
        </w:rPr>
        <w:t>Pastell</w:t>
      </w:r>
      <w:proofErr w:type="spellEnd"/>
      <w:r w:rsidRPr="001E56C6">
        <w:rPr>
          <w:rFonts w:ascii="CMU Serif" w:hAnsi="CMU Serif" w:cs="CMU Serif"/>
          <w:sz w:val="24"/>
        </w:rPr>
        <w:t xml:space="preserve"> 2009), which recorded incidence and timestamps for the behaviors observed.</w:t>
      </w:r>
      <w:r w:rsidR="00C1030C" w:rsidRPr="001E56C6">
        <w:rPr>
          <w:rFonts w:ascii="CMU Serif" w:hAnsi="CMU Serif" w:cs="CMU Serif"/>
          <w:sz w:val="24"/>
        </w:rPr>
        <w:t xml:space="preserve"> </w:t>
      </w:r>
    </w:p>
    <w:p w14:paraId="1EF531AC" w14:textId="6F203B28" w:rsidR="00C1030C" w:rsidRPr="001E56C6" w:rsidRDefault="00C1030C" w:rsidP="0075501E">
      <w:pPr>
        <w:widowControl w:val="0"/>
        <w:spacing w:line="480" w:lineRule="auto"/>
        <w:contextualSpacing/>
        <w:mirrorIndents/>
        <w:rPr>
          <w:rFonts w:ascii="CMU Serif" w:hAnsi="CMU Serif" w:cs="CMU Serif"/>
          <w:sz w:val="24"/>
        </w:rPr>
      </w:pPr>
    </w:p>
    <w:p w14:paraId="15A7A0FB" w14:textId="3EC3465F" w:rsidR="004A5615" w:rsidRPr="001E56C6" w:rsidRDefault="00C1030C" w:rsidP="0075501E">
      <w:pPr>
        <w:pStyle w:val="Heading2"/>
        <w:keepNext w:val="0"/>
        <w:keepLines w:val="0"/>
        <w:widowControl w:val="0"/>
        <w:mirrorIndents/>
        <w:rPr>
          <w:rFonts w:ascii="CMU Serif" w:hAnsi="CMU Serif" w:cs="CMU Serif"/>
          <w:sz w:val="24"/>
          <w:szCs w:val="22"/>
        </w:rPr>
      </w:pPr>
      <w:bookmarkStart w:id="31" w:name="_Toc528941666"/>
      <w:bookmarkEnd w:id="28"/>
      <w:bookmarkEnd w:id="29"/>
      <w:r w:rsidRPr="001E56C6">
        <w:rPr>
          <w:rFonts w:ascii="CMU Serif" w:hAnsi="CMU Serif" w:cs="CMU Serif"/>
          <w:sz w:val="24"/>
          <w:szCs w:val="22"/>
        </w:rPr>
        <w:t>Fecundity assays</w:t>
      </w:r>
      <w:bookmarkStart w:id="32" w:name="_Toc495324095"/>
      <w:bookmarkEnd w:id="31"/>
    </w:p>
    <w:p w14:paraId="656224A1" w14:textId="559A1AE8" w:rsidR="002F5031" w:rsidRPr="001E56C6" w:rsidRDefault="00C1030C"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33" w:name="_Toc528752957"/>
      <w:bookmarkStart w:id="34" w:name="_Toc528941667"/>
      <w:r w:rsidRPr="001E56C6">
        <w:rPr>
          <w:rFonts w:ascii="CMU Serif" w:eastAsiaTheme="minorHAnsi" w:hAnsi="CMU Serif" w:cs="CMU Serif"/>
          <w:b w:val="0"/>
          <w:bCs w:val="0"/>
          <w:sz w:val="24"/>
          <w:szCs w:val="22"/>
        </w:rPr>
        <w:t>Fecundity assays were conducted with greenhouse conditions, plants, and insects as previously described (see ‘</w:t>
      </w:r>
      <w:r w:rsidRPr="001E56C6">
        <w:rPr>
          <w:rFonts w:ascii="CMU Serif" w:eastAsiaTheme="minorHAnsi" w:hAnsi="CMU Serif" w:cs="CMU Serif"/>
          <w:b w:val="0"/>
          <w:bCs w:val="0"/>
          <w:i/>
          <w:sz w:val="24"/>
          <w:szCs w:val="22"/>
        </w:rPr>
        <w:t>Plant characteristics and living conditions</w:t>
      </w:r>
      <w:r w:rsidRPr="001E56C6">
        <w:rPr>
          <w:rFonts w:ascii="CMU Serif" w:eastAsiaTheme="minorHAnsi" w:hAnsi="CMU Serif" w:cs="CMU Serif"/>
          <w:b w:val="0"/>
          <w:bCs w:val="0"/>
          <w:sz w:val="24"/>
          <w:szCs w:val="22"/>
        </w:rPr>
        <w:t>’ and ‘</w:t>
      </w:r>
      <w:r w:rsidRPr="001E56C6">
        <w:rPr>
          <w:rFonts w:ascii="CMU Serif" w:eastAsiaTheme="minorHAnsi" w:hAnsi="CMU Serif" w:cs="CMU Serif"/>
          <w:b w:val="0"/>
          <w:bCs w:val="0"/>
          <w:i/>
          <w:sz w:val="24"/>
          <w:szCs w:val="22"/>
        </w:rPr>
        <w:t>Insect characteristics and living conditions</w:t>
      </w:r>
      <w:r w:rsidRPr="001E56C6">
        <w:rPr>
          <w:rFonts w:ascii="CMU Serif" w:eastAsiaTheme="minorHAnsi" w:hAnsi="CMU Serif" w:cs="CMU Serif"/>
          <w:b w:val="0"/>
          <w:bCs w:val="0"/>
          <w:sz w:val="24"/>
          <w:szCs w:val="22"/>
        </w:rPr>
        <w:t xml:space="preserve">’, above). A female/male pair of </w:t>
      </w:r>
      <w:proofErr w:type="spellStart"/>
      <w:r w:rsidRPr="001E56C6">
        <w:rPr>
          <w:rFonts w:ascii="CMU Serif" w:eastAsiaTheme="minorHAnsi" w:hAnsi="CMU Serif" w:cs="CMU Serif"/>
          <w:b w:val="0"/>
          <w:bCs w:val="0"/>
          <w:sz w:val="24"/>
          <w:szCs w:val="22"/>
        </w:rPr>
        <w:t>teneral</w:t>
      </w:r>
      <w:proofErr w:type="spellEnd"/>
      <w:r w:rsidRPr="001E56C6">
        <w:rPr>
          <w:rFonts w:ascii="CMU Serif" w:eastAsiaTheme="minorHAnsi" w:hAnsi="CMU Serif" w:cs="CMU Serif"/>
          <w:b w:val="0"/>
          <w:bCs w:val="0"/>
          <w:sz w:val="24"/>
          <w:szCs w:val="22"/>
        </w:rPr>
        <w:t xml:space="preserve"> psyllids (identified by their green body color) was introduced to </w:t>
      </w:r>
      <w:r w:rsidR="00C571E5" w:rsidRPr="001E56C6">
        <w:rPr>
          <w:rFonts w:ascii="CMU Serif" w:eastAsiaTheme="minorHAnsi" w:hAnsi="CMU Serif" w:cs="CMU Serif"/>
          <w:b w:val="0"/>
          <w:bCs w:val="0"/>
          <w:sz w:val="24"/>
          <w:szCs w:val="22"/>
        </w:rPr>
        <w:t xml:space="preserve">a </w:t>
      </w:r>
      <w:r w:rsidRPr="001E56C6">
        <w:rPr>
          <w:rFonts w:ascii="CMU Serif" w:eastAsiaTheme="minorHAnsi" w:hAnsi="CMU Serif" w:cs="CMU Serif"/>
          <w:b w:val="0"/>
          <w:bCs w:val="0"/>
          <w:sz w:val="24"/>
          <w:szCs w:val="22"/>
        </w:rPr>
        <w:t>plant covered with an insect rearing sleeve (</w:t>
      </w:r>
      <w:proofErr w:type="spellStart"/>
      <w:r w:rsidRPr="001E56C6">
        <w:rPr>
          <w:rFonts w:ascii="CMU Serif" w:eastAsiaTheme="minorHAnsi" w:hAnsi="CMU Serif" w:cs="CMU Serif"/>
          <w:b w:val="0"/>
          <w:bCs w:val="0"/>
          <w:sz w:val="24"/>
          <w:szCs w:val="22"/>
        </w:rPr>
        <w:t>MegaView</w:t>
      </w:r>
      <w:proofErr w:type="spellEnd"/>
      <w:r w:rsidRPr="001E56C6">
        <w:rPr>
          <w:rFonts w:ascii="CMU Serif" w:eastAsiaTheme="minorHAnsi" w:hAnsi="CMU Serif" w:cs="CMU Serif"/>
          <w:b w:val="0"/>
          <w:bCs w:val="0"/>
          <w:sz w:val="24"/>
          <w:szCs w:val="22"/>
        </w:rPr>
        <w:t xml:space="preserve"> Science Co., Ltd., Taiwan). Rearing sleeves were supported over the plant using two lengths of galvanized steel wire with a diameter of 1.63 mm. Each wire was curved into a parabolic shape and each end of the wire was inserted into the soil on opposite corners of the plant pot (Fig. </w:t>
      </w:r>
      <w:r w:rsidR="00E62C92" w:rsidRPr="001E56C6">
        <w:rPr>
          <w:rFonts w:ascii="CMU Serif" w:eastAsiaTheme="minorHAnsi" w:hAnsi="CMU Serif" w:cs="CMU Serif"/>
          <w:b w:val="0"/>
          <w:bCs w:val="0"/>
          <w:sz w:val="24"/>
          <w:szCs w:val="22"/>
        </w:rPr>
        <w:t>2.</w:t>
      </w:r>
      <w:r w:rsidRPr="001E56C6">
        <w:rPr>
          <w:rFonts w:ascii="CMU Serif" w:eastAsiaTheme="minorHAnsi" w:hAnsi="CMU Serif" w:cs="CMU Serif"/>
          <w:b w:val="0"/>
          <w:bCs w:val="0"/>
          <w:sz w:val="24"/>
          <w:szCs w:val="22"/>
        </w:rPr>
        <w:t>2).</w:t>
      </w:r>
      <w:bookmarkEnd w:id="33"/>
      <w:bookmarkEnd w:id="34"/>
      <w:r w:rsidRPr="001E56C6">
        <w:rPr>
          <w:rFonts w:ascii="CMU Serif" w:eastAsiaTheme="minorHAnsi" w:hAnsi="CMU Serif" w:cs="CMU Serif"/>
          <w:b w:val="0"/>
          <w:bCs w:val="0"/>
          <w:sz w:val="24"/>
          <w:szCs w:val="22"/>
        </w:rPr>
        <w:t xml:space="preserve"> </w:t>
      </w:r>
    </w:p>
    <w:p w14:paraId="6303B31F" w14:textId="6D10D1CB" w:rsidR="002F5031" w:rsidRPr="001E56C6" w:rsidRDefault="00C1030C" w:rsidP="0075501E">
      <w:pPr>
        <w:pStyle w:val="Heading2"/>
        <w:keepNext w:val="0"/>
        <w:keepLines w:val="0"/>
        <w:widowControl w:val="0"/>
        <w:ind w:firstLine="709"/>
        <w:mirrorIndents/>
        <w:rPr>
          <w:rFonts w:ascii="CMU Serif" w:eastAsiaTheme="minorHAnsi" w:hAnsi="CMU Serif" w:cs="CMU Serif"/>
          <w:b w:val="0"/>
          <w:bCs w:val="0"/>
          <w:sz w:val="24"/>
          <w:szCs w:val="22"/>
        </w:rPr>
      </w:pPr>
      <w:bookmarkStart w:id="35" w:name="_Toc528752958"/>
      <w:bookmarkStart w:id="36" w:name="_Toc528941668"/>
      <w:r w:rsidRPr="001E56C6">
        <w:rPr>
          <w:rFonts w:ascii="CMU Serif" w:eastAsiaTheme="minorHAnsi" w:hAnsi="CMU Serif" w:cs="CMU Serif"/>
          <w:b w:val="0"/>
          <w:bCs w:val="0"/>
          <w:sz w:val="24"/>
          <w:szCs w:val="22"/>
        </w:rPr>
        <w:t xml:space="preserve">Plants were blocked by </w:t>
      </w:r>
      <w:r w:rsidR="00227CB7" w:rsidRPr="001E56C6">
        <w:rPr>
          <w:rFonts w:ascii="CMU Serif" w:eastAsiaTheme="minorHAnsi" w:hAnsi="CMU Serif" w:cs="CMU Serif"/>
          <w:b w:val="0"/>
          <w:bCs w:val="0"/>
          <w:sz w:val="24"/>
          <w:szCs w:val="22"/>
        </w:rPr>
        <w:t xml:space="preserve">germplasm </w:t>
      </w:r>
      <w:r w:rsidRPr="001E56C6">
        <w:rPr>
          <w:rFonts w:ascii="CMU Serif" w:eastAsiaTheme="minorHAnsi" w:hAnsi="CMU Serif" w:cs="CMU Serif"/>
          <w:b w:val="0"/>
          <w:bCs w:val="0"/>
          <w:sz w:val="24"/>
          <w:szCs w:val="22"/>
        </w:rPr>
        <w:t xml:space="preserve">in rows of four and placed inside 60 cm length x 60 cm width x 60 cm height mesh-covered PVC-framed cages. Plants were watered on alternating days by soaking pots in 56 cm length </w:t>
      </w:r>
      <w:r w:rsidR="00B35E7F" w:rsidRPr="001E56C6">
        <w:rPr>
          <w:rFonts w:ascii="Cambria" w:hAnsi="Cambria" w:cs="Cambria"/>
          <w:sz w:val="24"/>
        </w:rPr>
        <w:t>×</w:t>
      </w:r>
      <w:r w:rsidRPr="001E56C6">
        <w:rPr>
          <w:rFonts w:ascii="CMU Serif" w:eastAsiaTheme="minorHAnsi" w:hAnsi="CMU Serif" w:cs="CMU Serif"/>
          <w:b w:val="0"/>
          <w:bCs w:val="0"/>
          <w:sz w:val="24"/>
          <w:szCs w:val="22"/>
        </w:rPr>
        <w:t xml:space="preserve"> 28 </w:t>
      </w:r>
      <w:r w:rsidRPr="001E56C6">
        <w:rPr>
          <w:rFonts w:ascii="CMU Serif" w:eastAsiaTheme="minorHAnsi" w:hAnsi="CMU Serif" w:cs="CMU Serif"/>
          <w:b w:val="0"/>
          <w:bCs w:val="0"/>
          <w:sz w:val="24"/>
          <w:szCs w:val="22"/>
        </w:rPr>
        <w:lastRenderedPageBreak/>
        <w:t xml:space="preserve">cm width </w:t>
      </w:r>
      <w:r w:rsidR="00B35E7F" w:rsidRPr="001E56C6">
        <w:rPr>
          <w:rFonts w:ascii="Cambria" w:hAnsi="Cambria" w:cs="Cambria"/>
          <w:sz w:val="24"/>
        </w:rPr>
        <w:t>×</w:t>
      </w:r>
      <w:r w:rsidRPr="001E56C6">
        <w:rPr>
          <w:rFonts w:ascii="CMU Serif" w:eastAsiaTheme="minorHAnsi" w:hAnsi="CMU Serif" w:cs="CMU Serif"/>
          <w:b w:val="0"/>
          <w:bCs w:val="0"/>
          <w:sz w:val="24"/>
          <w:szCs w:val="22"/>
        </w:rPr>
        <w:t xml:space="preserve"> 6 cm height plastic trays until the soil became saturated (approximately 45 min</w:t>
      </w:r>
      <w:r w:rsidR="00B35E7F" w:rsidRPr="001E56C6">
        <w:rPr>
          <w:rFonts w:ascii="CMU Serif" w:eastAsiaTheme="minorHAnsi" w:hAnsi="CMU Serif" w:cs="CMU Serif"/>
          <w:b w:val="0"/>
          <w:bCs w:val="0"/>
          <w:sz w:val="24"/>
          <w:szCs w:val="22"/>
        </w:rPr>
        <w:t>ute</w:t>
      </w:r>
      <w:r w:rsidRPr="001E56C6">
        <w:rPr>
          <w:rFonts w:ascii="CMU Serif" w:eastAsiaTheme="minorHAnsi" w:hAnsi="CMU Serif" w:cs="CMU Serif"/>
          <w:b w:val="0"/>
          <w:bCs w:val="0"/>
          <w:sz w:val="24"/>
          <w:szCs w:val="22"/>
        </w:rPr>
        <w:t>s).</w:t>
      </w:r>
      <w:bookmarkEnd w:id="35"/>
      <w:bookmarkEnd w:id="36"/>
      <w:r w:rsidRPr="001E56C6">
        <w:rPr>
          <w:rFonts w:ascii="CMU Serif" w:eastAsiaTheme="minorHAnsi" w:hAnsi="CMU Serif" w:cs="CMU Serif"/>
          <w:b w:val="0"/>
          <w:bCs w:val="0"/>
          <w:sz w:val="24"/>
          <w:szCs w:val="22"/>
        </w:rPr>
        <w:t xml:space="preserve"> </w:t>
      </w:r>
    </w:p>
    <w:p w14:paraId="2D952401" w14:textId="20EC2DE0" w:rsidR="00080301" w:rsidRPr="001E56C6" w:rsidRDefault="00C1030C" w:rsidP="0075501E">
      <w:pPr>
        <w:pStyle w:val="Heading2"/>
        <w:keepNext w:val="0"/>
        <w:keepLines w:val="0"/>
        <w:widowControl w:val="0"/>
        <w:ind w:firstLine="709"/>
        <w:mirrorIndents/>
        <w:rPr>
          <w:rFonts w:ascii="CMU Serif" w:eastAsiaTheme="minorHAnsi" w:hAnsi="CMU Serif" w:cs="CMU Serif"/>
          <w:b w:val="0"/>
          <w:bCs w:val="0"/>
          <w:sz w:val="24"/>
          <w:szCs w:val="22"/>
        </w:rPr>
      </w:pPr>
      <w:bookmarkStart w:id="37" w:name="_Toc528752959"/>
      <w:bookmarkStart w:id="38" w:name="_Toc528941669"/>
      <w:r w:rsidRPr="001E56C6">
        <w:rPr>
          <w:rFonts w:ascii="CMU Serif" w:eastAsiaTheme="minorHAnsi" w:hAnsi="CMU Serif" w:cs="CMU Serif"/>
          <w:b w:val="0"/>
          <w:bCs w:val="0"/>
          <w:sz w:val="24"/>
          <w:szCs w:val="22"/>
        </w:rPr>
        <w:t xml:space="preserve">After </w:t>
      </w:r>
      <w:r w:rsidR="00C571E5" w:rsidRPr="001E56C6">
        <w:rPr>
          <w:rFonts w:ascii="CMU Serif" w:eastAsiaTheme="minorHAnsi" w:hAnsi="CMU Serif" w:cs="CMU Serif"/>
          <w:b w:val="0"/>
          <w:bCs w:val="0"/>
          <w:sz w:val="24"/>
          <w:szCs w:val="22"/>
        </w:rPr>
        <w:t xml:space="preserve">a period of </w:t>
      </w:r>
      <w:r w:rsidRPr="001E56C6">
        <w:rPr>
          <w:rFonts w:ascii="CMU Serif" w:eastAsiaTheme="minorHAnsi" w:hAnsi="CMU Serif" w:cs="CMU Serif"/>
          <w:b w:val="0"/>
          <w:bCs w:val="0"/>
          <w:sz w:val="24"/>
          <w:szCs w:val="22"/>
        </w:rPr>
        <w:t>six</w:t>
      </w:r>
      <w:r w:rsidR="00C571E5" w:rsidRPr="001E56C6">
        <w:rPr>
          <w:rFonts w:ascii="CMU Serif" w:eastAsiaTheme="minorHAnsi" w:hAnsi="CMU Serif" w:cs="CMU Serif"/>
          <w:b w:val="0"/>
          <w:bCs w:val="0"/>
          <w:sz w:val="24"/>
          <w:szCs w:val="22"/>
        </w:rPr>
        <w:t xml:space="preserve"> to eight</w:t>
      </w:r>
      <w:r w:rsidRPr="001E56C6">
        <w:rPr>
          <w:rFonts w:ascii="CMU Serif" w:eastAsiaTheme="minorHAnsi" w:hAnsi="CMU Serif" w:cs="CMU Serif"/>
          <w:b w:val="0"/>
          <w:bCs w:val="0"/>
          <w:sz w:val="24"/>
          <w:szCs w:val="22"/>
        </w:rPr>
        <w:t xml:space="preserve"> days the male was removed from plants and the female</w:t>
      </w:r>
      <w:r w:rsidR="00FD0607" w:rsidRPr="001E56C6">
        <w:rPr>
          <w:rFonts w:ascii="CMU Serif" w:eastAsiaTheme="minorHAnsi" w:hAnsi="CMU Serif" w:cs="CMU Serif"/>
          <w:b w:val="0"/>
          <w:bCs w:val="0"/>
          <w:sz w:val="24"/>
          <w:szCs w:val="22"/>
        </w:rPr>
        <w:t xml:space="preserve"> </w:t>
      </w:r>
      <w:r w:rsidRPr="001E56C6">
        <w:rPr>
          <w:rFonts w:ascii="CMU Serif" w:eastAsiaTheme="minorHAnsi" w:hAnsi="CMU Serif" w:cs="CMU Serif"/>
          <w:b w:val="0"/>
          <w:bCs w:val="0"/>
          <w:sz w:val="24"/>
          <w:szCs w:val="22"/>
        </w:rPr>
        <w:t>transferred to a new plant</w:t>
      </w:r>
      <w:r w:rsidR="00FD0607" w:rsidRPr="001E56C6">
        <w:rPr>
          <w:rFonts w:ascii="CMU Serif" w:eastAsiaTheme="minorHAnsi" w:hAnsi="CMU Serif" w:cs="CMU Serif"/>
          <w:b w:val="0"/>
          <w:bCs w:val="0"/>
          <w:sz w:val="24"/>
          <w:szCs w:val="22"/>
        </w:rPr>
        <w:t xml:space="preserve"> of the same germplasm. The female psyllid was </w:t>
      </w:r>
      <w:r w:rsidR="00B35E7F" w:rsidRPr="001E56C6">
        <w:rPr>
          <w:rFonts w:ascii="CMU Serif" w:eastAsiaTheme="minorHAnsi" w:hAnsi="CMU Serif" w:cs="CMU Serif"/>
          <w:b w:val="0"/>
          <w:bCs w:val="0"/>
          <w:sz w:val="24"/>
          <w:szCs w:val="22"/>
        </w:rPr>
        <w:t xml:space="preserve">then </w:t>
      </w:r>
      <w:r w:rsidR="00FD0607" w:rsidRPr="001E56C6">
        <w:rPr>
          <w:rFonts w:ascii="CMU Serif" w:eastAsiaTheme="minorHAnsi" w:hAnsi="CMU Serif" w:cs="CMU Serif"/>
          <w:b w:val="0"/>
          <w:bCs w:val="0"/>
          <w:sz w:val="24"/>
          <w:szCs w:val="22"/>
        </w:rPr>
        <w:t xml:space="preserve">transferred to </w:t>
      </w:r>
      <w:r w:rsidR="00B35E7F" w:rsidRPr="001E56C6">
        <w:rPr>
          <w:rFonts w:ascii="CMU Serif" w:eastAsiaTheme="minorHAnsi" w:hAnsi="CMU Serif" w:cs="CMU Serif"/>
          <w:b w:val="0"/>
          <w:bCs w:val="0"/>
          <w:sz w:val="24"/>
          <w:szCs w:val="22"/>
        </w:rPr>
        <w:t xml:space="preserve">a </w:t>
      </w:r>
      <w:r w:rsidR="00FD0607" w:rsidRPr="001E56C6">
        <w:rPr>
          <w:rFonts w:ascii="CMU Serif" w:eastAsiaTheme="minorHAnsi" w:hAnsi="CMU Serif" w:cs="CMU Serif"/>
          <w:b w:val="0"/>
          <w:bCs w:val="0"/>
          <w:sz w:val="24"/>
          <w:szCs w:val="22"/>
        </w:rPr>
        <w:t>new plant every four days at three intervals.</w:t>
      </w:r>
      <w:r w:rsidRPr="001E56C6">
        <w:rPr>
          <w:rFonts w:ascii="CMU Serif" w:eastAsiaTheme="minorHAnsi" w:hAnsi="CMU Serif" w:cs="CMU Serif"/>
          <w:b w:val="0"/>
          <w:bCs w:val="0"/>
          <w:sz w:val="24"/>
          <w:szCs w:val="22"/>
        </w:rPr>
        <w:t xml:space="preserve"> Eggs were counted on each plant after the female was removed. </w:t>
      </w:r>
      <w:r w:rsidR="00227CB7" w:rsidRPr="001E56C6">
        <w:rPr>
          <w:rFonts w:ascii="CMU Serif" w:eastAsiaTheme="minorHAnsi" w:hAnsi="CMU Serif" w:cs="CMU Serif"/>
          <w:b w:val="0"/>
          <w:bCs w:val="0"/>
          <w:sz w:val="24"/>
          <w:szCs w:val="22"/>
        </w:rPr>
        <w:t>Nymphs were counted four days</w:t>
      </w:r>
      <w:r w:rsidR="00531FFD" w:rsidRPr="001E56C6">
        <w:rPr>
          <w:rFonts w:ascii="CMU Serif" w:eastAsiaTheme="minorHAnsi" w:hAnsi="CMU Serif" w:cs="CMU Serif"/>
          <w:b w:val="0"/>
          <w:bCs w:val="0"/>
          <w:sz w:val="24"/>
          <w:szCs w:val="22"/>
        </w:rPr>
        <w:t>, eight days and twelve days later</w:t>
      </w:r>
      <w:r w:rsidR="00D803C5" w:rsidRPr="001E56C6">
        <w:rPr>
          <w:rFonts w:ascii="CMU Serif" w:eastAsiaTheme="minorHAnsi" w:hAnsi="CMU Serif" w:cs="CMU Serif"/>
          <w:b w:val="0"/>
          <w:bCs w:val="0"/>
          <w:sz w:val="24"/>
          <w:szCs w:val="22"/>
        </w:rPr>
        <w:t xml:space="preserve"> </w:t>
      </w:r>
      <w:r w:rsidR="00A1731A" w:rsidRPr="001E56C6">
        <w:rPr>
          <w:rFonts w:ascii="CMU Serif" w:eastAsiaTheme="minorHAnsi" w:hAnsi="CMU Serif" w:cs="CMU Serif"/>
          <w:b w:val="0"/>
          <w:bCs w:val="0"/>
          <w:sz w:val="24"/>
          <w:szCs w:val="22"/>
        </w:rPr>
        <w:t>to allow time for hatching</w:t>
      </w:r>
      <w:r w:rsidRPr="001E56C6">
        <w:rPr>
          <w:rFonts w:ascii="CMU Serif" w:eastAsiaTheme="minorHAnsi" w:hAnsi="CMU Serif" w:cs="CMU Serif"/>
          <w:b w:val="0"/>
          <w:bCs w:val="0"/>
          <w:sz w:val="24"/>
          <w:szCs w:val="22"/>
        </w:rPr>
        <w:t xml:space="preserve">. Each nymph was removed as it was counted. </w:t>
      </w:r>
      <w:r w:rsidR="00080301" w:rsidRPr="001E56C6">
        <w:rPr>
          <w:rFonts w:ascii="CMU Serif" w:eastAsiaTheme="minorHAnsi" w:hAnsi="CMU Serif" w:cs="CMU Serif"/>
          <w:b w:val="0"/>
          <w:bCs w:val="0"/>
          <w:sz w:val="24"/>
          <w:szCs w:val="22"/>
        </w:rPr>
        <w:t xml:space="preserve">The number of nymphs </w:t>
      </w:r>
      <w:r w:rsidR="006B31EF" w:rsidRPr="001E56C6">
        <w:rPr>
          <w:rFonts w:ascii="CMU Serif" w:eastAsiaTheme="minorHAnsi" w:hAnsi="CMU Serif" w:cs="CMU Serif"/>
          <w:b w:val="0"/>
          <w:bCs w:val="0"/>
          <w:sz w:val="24"/>
          <w:szCs w:val="22"/>
        </w:rPr>
        <w:t>that</w:t>
      </w:r>
      <w:r w:rsidR="00080301" w:rsidRPr="001E56C6">
        <w:rPr>
          <w:rFonts w:ascii="CMU Serif" w:eastAsiaTheme="minorHAnsi" w:hAnsi="CMU Serif" w:cs="CMU Serif"/>
          <w:b w:val="0"/>
          <w:bCs w:val="0"/>
          <w:sz w:val="24"/>
          <w:szCs w:val="22"/>
        </w:rPr>
        <w:t xml:space="preserve"> hatched was considered an indicator of egg fertility. Fertility percentages were calculated as the ratio of nymphs divided by egg counts for each sample.</w:t>
      </w:r>
      <w:bookmarkEnd w:id="37"/>
      <w:bookmarkEnd w:id="38"/>
    </w:p>
    <w:p w14:paraId="083A90E9" w14:textId="17500F03" w:rsidR="002F5031" w:rsidRPr="001E56C6" w:rsidRDefault="002F5031" w:rsidP="0075501E">
      <w:pPr>
        <w:widowControl w:val="0"/>
        <w:spacing w:line="480" w:lineRule="auto"/>
        <w:contextualSpacing/>
        <w:mirrorIndents/>
        <w:rPr>
          <w:rFonts w:ascii="CMU Serif" w:hAnsi="CMU Serif" w:cs="CMU Serif"/>
          <w:b/>
          <w:bCs/>
          <w:sz w:val="24"/>
        </w:rPr>
      </w:pPr>
    </w:p>
    <w:p w14:paraId="3D3F8BF0" w14:textId="77777777" w:rsidR="001752AC" w:rsidRPr="001E56C6" w:rsidRDefault="001752AC" w:rsidP="0075501E">
      <w:pPr>
        <w:pStyle w:val="Heading2"/>
        <w:keepNext w:val="0"/>
        <w:keepLines w:val="0"/>
        <w:widowControl w:val="0"/>
        <w:mirrorIndents/>
        <w:rPr>
          <w:rFonts w:ascii="CMU Serif" w:hAnsi="CMU Serif" w:cs="CMU Serif"/>
          <w:sz w:val="24"/>
          <w:szCs w:val="22"/>
        </w:rPr>
      </w:pPr>
      <w:bookmarkStart w:id="39" w:name="_Toc528705521"/>
      <w:bookmarkStart w:id="40" w:name="_Toc528941670"/>
      <w:r w:rsidRPr="001E56C6">
        <w:rPr>
          <w:rFonts w:ascii="CMU Serif" w:hAnsi="CMU Serif" w:cs="CMU Serif"/>
          <w:sz w:val="24"/>
          <w:szCs w:val="22"/>
        </w:rPr>
        <w:t>Statistical analysis</w:t>
      </w:r>
      <w:bookmarkEnd w:id="39"/>
      <w:bookmarkEnd w:id="40"/>
    </w:p>
    <w:p w14:paraId="49E85293" w14:textId="1B962100" w:rsidR="001752AC" w:rsidRPr="001E56C6" w:rsidRDefault="001752AC" w:rsidP="0075501E">
      <w:pPr>
        <w:pStyle w:val="Heading2"/>
        <w:keepNext w:val="0"/>
        <w:keepLines w:val="0"/>
        <w:widowControl w:val="0"/>
        <w:mirrorIndents/>
        <w:rPr>
          <w:rFonts w:ascii="CMU Serif" w:hAnsi="CMU Serif" w:cs="CMU Serif"/>
          <w:sz w:val="24"/>
        </w:rPr>
      </w:pPr>
      <w:bookmarkStart w:id="41" w:name="_Toc528705522"/>
      <w:bookmarkStart w:id="42" w:name="_Toc528941671"/>
      <w:r w:rsidRPr="001E56C6">
        <w:rPr>
          <w:rFonts w:ascii="CMU Serif" w:eastAsiaTheme="minorHAnsi" w:hAnsi="CMU Serif" w:cs="CMU Serif"/>
          <w:b w:val="0"/>
          <w:bCs w:val="0"/>
          <w:sz w:val="24"/>
          <w:szCs w:val="22"/>
        </w:rPr>
        <w:t xml:space="preserve">Statistical analysis was preformed using R Version 3.5.1 (RCT 2013). Assumptions of normality were investigated with </w:t>
      </w:r>
      <w:proofErr w:type="spellStart"/>
      <w:r w:rsidRPr="001E56C6">
        <w:rPr>
          <w:rFonts w:ascii="CMU Serif" w:eastAsiaTheme="minorHAnsi" w:hAnsi="CMU Serif" w:cs="CMU Serif"/>
          <w:b w:val="0"/>
          <w:bCs w:val="0"/>
          <w:sz w:val="24"/>
          <w:szCs w:val="22"/>
        </w:rPr>
        <w:t>qqplots</w:t>
      </w:r>
      <w:proofErr w:type="spellEnd"/>
      <w:r w:rsidRPr="001E56C6">
        <w:rPr>
          <w:rFonts w:ascii="CMU Serif" w:eastAsiaTheme="minorHAnsi" w:hAnsi="CMU Serif" w:cs="CMU Serif"/>
          <w:b w:val="0"/>
          <w:bCs w:val="0"/>
          <w:sz w:val="24"/>
          <w:szCs w:val="22"/>
        </w:rPr>
        <w:t xml:space="preserve"> and Cullen and Frey graphs from the R package </w:t>
      </w:r>
      <w:r w:rsidR="002957BD">
        <w:rPr>
          <w:rFonts w:ascii="CMU Serif" w:eastAsiaTheme="minorHAnsi" w:hAnsi="CMU Serif" w:cs="CMU Serif"/>
          <w:b w:val="0"/>
          <w:bCs w:val="0"/>
          <w:sz w:val="24"/>
          <w:szCs w:val="22"/>
        </w:rPr>
        <w:t>{</w:t>
      </w:r>
      <w:proofErr w:type="spellStart"/>
      <w:r w:rsidRPr="001E56C6">
        <w:rPr>
          <w:rFonts w:ascii="CMU Serif" w:eastAsiaTheme="minorHAnsi" w:hAnsi="CMU Serif" w:cs="CMU Serif"/>
          <w:b w:val="0"/>
          <w:bCs w:val="0"/>
          <w:sz w:val="24"/>
          <w:szCs w:val="22"/>
        </w:rPr>
        <w:t>fitdistrplus</w:t>
      </w:r>
      <w:proofErr w:type="spellEnd"/>
      <w:r w:rsidR="002957BD">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w:t>
      </w:r>
      <w:proofErr w:type="spellStart"/>
      <w:r w:rsidRPr="001E56C6">
        <w:rPr>
          <w:rFonts w:ascii="CMU Serif" w:eastAsiaTheme="minorHAnsi" w:hAnsi="CMU Serif" w:cs="CMU Serif"/>
          <w:b w:val="0"/>
          <w:bCs w:val="0"/>
          <w:sz w:val="24"/>
          <w:szCs w:val="22"/>
        </w:rPr>
        <w:t>Delignette</w:t>
      </w:r>
      <w:proofErr w:type="spellEnd"/>
      <w:r w:rsidRPr="001E56C6">
        <w:rPr>
          <w:rFonts w:ascii="CMU Serif" w:eastAsiaTheme="minorHAnsi" w:hAnsi="CMU Serif" w:cs="CMU Serif"/>
          <w:b w:val="0"/>
          <w:bCs w:val="0"/>
          <w:sz w:val="24"/>
          <w:szCs w:val="22"/>
        </w:rPr>
        <w:t>-Muller 2015).</w:t>
      </w:r>
      <w:r w:rsidRPr="001E56C6">
        <w:rPr>
          <w:rFonts w:ascii="CMU Serif" w:hAnsi="CMU Serif" w:cs="CMU Serif"/>
          <w:sz w:val="24"/>
        </w:rPr>
        <w:t xml:space="preserve"> </w:t>
      </w:r>
      <w:r w:rsidRPr="001E56C6">
        <w:rPr>
          <w:rFonts w:ascii="CMU Serif" w:eastAsiaTheme="minorHAnsi" w:hAnsi="CMU Serif" w:cs="CMU Serif"/>
          <w:b w:val="0"/>
          <w:bCs w:val="0"/>
          <w:sz w:val="24"/>
          <w:szCs w:val="22"/>
        </w:rPr>
        <w:t>No-choice experiments and egg count data were analyzed using Generalized linear mixed modeling techniques (GLMM) (Stroup 2015) from the {</w:t>
      </w:r>
      <w:proofErr w:type="spellStart"/>
      <w:r w:rsidRPr="001E56C6">
        <w:rPr>
          <w:rFonts w:ascii="CMU Serif" w:eastAsiaTheme="minorHAnsi" w:hAnsi="CMU Serif" w:cs="CMU Serif"/>
          <w:b w:val="0"/>
          <w:bCs w:val="0"/>
          <w:sz w:val="24"/>
          <w:szCs w:val="22"/>
        </w:rPr>
        <w:t>glmer</w:t>
      </w:r>
      <w:proofErr w:type="spellEnd"/>
      <w:r w:rsidRPr="001E56C6">
        <w:rPr>
          <w:rFonts w:ascii="CMU Serif" w:eastAsiaTheme="minorHAnsi" w:hAnsi="CMU Serif" w:cs="CMU Serif"/>
          <w:b w:val="0"/>
          <w:bCs w:val="0"/>
          <w:sz w:val="24"/>
          <w:szCs w:val="22"/>
        </w:rPr>
        <w:t xml:space="preserve">} function (Bates, 2015). </w:t>
      </w:r>
      <w:r w:rsidRPr="001E56C6">
        <w:rPr>
          <w:rFonts w:ascii="CMU Serif" w:hAnsi="CMU Serif" w:cs="CMU Serif"/>
          <w:sz w:val="24"/>
        </w:rPr>
        <w:t xml:space="preserve"> </w:t>
      </w:r>
      <w:r w:rsidRPr="001E56C6">
        <w:rPr>
          <w:rFonts w:ascii="CMU Serif" w:eastAsiaTheme="minorHAnsi" w:hAnsi="CMU Serif" w:cs="CMU Serif"/>
          <w:b w:val="0"/>
          <w:bCs w:val="0"/>
          <w:sz w:val="24"/>
          <w:szCs w:val="22"/>
        </w:rPr>
        <w:t xml:space="preserve">A Poisson link was selected to model count data. </w:t>
      </w:r>
      <w:r w:rsidR="00471091" w:rsidRPr="001E56C6">
        <w:rPr>
          <w:rFonts w:ascii="CMU Serif" w:eastAsiaTheme="minorHAnsi" w:hAnsi="CMU Serif" w:cs="CMU Serif"/>
          <w:b w:val="0"/>
          <w:bCs w:val="0"/>
          <w:sz w:val="24"/>
          <w:szCs w:val="22"/>
        </w:rPr>
        <w:t>Egg fertility was</w:t>
      </w:r>
      <w:r w:rsidRPr="001E56C6">
        <w:rPr>
          <w:rFonts w:ascii="CMU Serif" w:eastAsiaTheme="minorHAnsi" w:hAnsi="CMU Serif" w:cs="CMU Serif"/>
          <w:b w:val="0"/>
          <w:bCs w:val="0"/>
          <w:sz w:val="24"/>
          <w:szCs w:val="22"/>
        </w:rPr>
        <w:t xml:space="preserve"> modeled with a binomial link to account for ratios. Behavioral models had fixed factors of germplasm, sex and the interaction of </w:t>
      </w:r>
      <w:r w:rsidR="00683970">
        <w:rPr>
          <w:rFonts w:ascii="CMU Serif" w:eastAsiaTheme="minorHAnsi" w:hAnsi="CMU Serif" w:cs="CMU Serif"/>
          <w:b w:val="0"/>
          <w:bCs w:val="0"/>
          <w:sz w:val="24"/>
          <w:szCs w:val="22"/>
        </w:rPr>
        <w:t>germplasm</w:t>
      </w:r>
      <w:r w:rsidRPr="001E56C6">
        <w:rPr>
          <w:rFonts w:ascii="CMU Serif" w:eastAsiaTheme="minorHAnsi" w:hAnsi="CMU Serif" w:cs="CMU Serif"/>
          <w:b w:val="0"/>
          <w:bCs w:val="0"/>
          <w:sz w:val="24"/>
          <w:szCs w:val="22"/>
        </w:rPr>
        <w:t xml:space="preserve"> </w:t>
      </w:r>
      <w:r w:rsidRPr="001E56C6">
        <w:rPr>
          <w:rFonts w:ascii="Cambria" w:eastAsiaTheme="minorHAnsi" w:hAnsi="Cambria" w:cs="Cambria"/>
          <w:b w:val="0"/>
          <w:bCs w:val="0"/>
          <w:sz w:val="24"/>
          <w:szCs w:val="22"/>
        </w:rPr>
        <w:t>×</w:t>
      </w:r>
      <w:r w:rsidRPr="001E56C6">
        <w:rPr>
          <w:rFonts w:ascii="CMU Serif" w:eastAsiaTheme="minorHAnsi" w:hAnsi="CMU Serif" w:cs="CMU Serif"/>
          <w:b w:val="0"/>
          <w:bCs w:val="0"/>
          <w:sz w:val="24"/>
          <w:szCs w:val="22"/>
        </w:rPr>
        <w:t xml:space="preserve"> </w:t>
      </w:r>
      <w:r w:rsidR="00683970">
        <w:rPr>
          <w:rFonts w:ascii="CMU Serif" w:eastAsiaTheme="minorHAnsi" w:hAnsi="CMU Serif" w:cs="CMU Serif"/>
          <w:b w:val="0"/>
          <w:bCs w:val="0"/>
          <w:sz w:val="24"/>
          <w:szCs w:val="22"/>
        </w:rPr>
        <w:t>sex</w:t>
      </w:r>
      <w:r w:rsidRPr="001E56C6">
        <w:rPr>
          <w:rFonts w:ascii="CMU Serif" w:eastAsiaTheme="minorHAnsi" w:hAnsi="CMU Serif" w:cs="CMU Serif"/>
          <w:b w:val="0"/>
          <w:bCs w:val="0"/>
          <w:sz w:val="24"/>
          <w:szCs w:val="22"/>
        </w:rPr>
        <w:t xml:space="preserve">. Psyllid replicate was treated as a random factor. The interaction of </w:t>
      </w:r>
      <w:r w:rsidR="00683970" w:rsidRPr="001E56C6">
        <w:rPr>
          <w:rFonts w:ascii="CMU Serif" w:eastAsiaTheme="minorHAnsi" w:hAnsi="CMU Serif" w:cs="CMU Serif"/>
          <w:b w:val="0"/>
          <w:bCs w:val="0"/>
          <w:sz w:val="24"/>
          <w:szCs w:val="22"/>
        </w:rPr>
        <w:lastRenderedPageBreak/>
        <w:t>germplasm</w:t>
      </w:r>
      <w:r w:rsidRPr="001E56C6">
        <w:rPr>
          <w:rFonts w:ascii="CMU Serif" w:eastAsiaTheme="minorHAnsi" w:hAnsi="CMU Serif" w:cs="CMU Serif"/>
          <w:b w:val="0"/>
          <w:bCs w:val="0"/>
          <w:sz w:val="24"/>
          <w:szCs w:val="22"/>
        </w:rPr>
        <w:t xml:space="preserve"> </w:t>
      </w:r>
      <w:r w:rsidRPr="001E56C6">
        <w:rPr>
          <w:rFonts w:ascii="Cambria" w:eastAsiaTheme="minorHAnsi" w:hAnsi="Cambria" w:cs="Cambria"/>
          <w:b w:val="0"/>
          <w:bCs w:val="0"/>
          <w:sz w:val="24"/>
          <w:szCs w:val="22"/>
        </w:rPr>
        <w:t>×</w:t>
      </w:r>
      <w:r w:rsidR="002957BD">
        <w:rPr>
          <w:rFonts w:ascii="Cambria" w:eastAsiaTheme="minorHAnsi" w:hAnsi="Cambria" w:cs="Cambria"/>
          <w:b w:val="0"/>
          <w:bCs w:val="0"/>
          <w:sz w:val="24"/>
          <w:szCs w:val="22"/>
        </w:rPr>
        <w:t xml:space="preserve"> </w:t>
      </w:r>
      <w:r w:rsidR="00683970">
        <w:rPr>
          <w:rFonts w:ascii="Cambria" w:eastAsiaTheme="minorHAnsi" w:hAnsi="Cambria" w:cs="Cambria"/>
          <w:b w:val="0"/>
          <w:bCs w:val="0"/>
          <w:sz w:val="24"/>
          <w:szCs w:val="22"/>
        </w:rPr>
        <w:t xml:space="preserve">sex </w:t>
      </w:r>
      <w:r w:rsidRPr="001E56C6">
        <w:rPr>
          <w:rFonts w:ascii="CMU Serif" w:eastAsiaTheme="minorHAnsi" w:hAnsi="CMU Serif" w:cs="CMU Serif"/>
          <w:b w:val="0"/>
          <w:bCs w:val="0"/>
          <w:sz w:val="24"/>
          <w:szCs w:val="22"/>
        </w:rPr>
        <w:t>was excluded from the off-leaf model due to low occurrences (</w:t>
      </w:r>
      <w:r w:rsidR="00683970">
        <w:rPr>
          <w:rFonts w:ascii="CMU Serif" w:eastAsiaTheme="minorHAnsi" w:hAnsi="CMU Serif" w:cs="CMU Serif"/>
          <w:b w:val="0"/>
          <w:bCs w:val="0"/>
          <w:sz w:val="24"/>
          <w:szCs w:val="22"/>
        </w:rPr>
        <w:t xml:space="preserve">n = </w:t>
      </w:r>
      <w:r w:rsidRPr="001E56C6">
        <w:rPr>
          <w:rFonts w:ascii="CMU Serif" w:eastAsiaTheme="minorHAnsi" w:hAnsi="CMU Serif" w:cs="CMU Serif"/>
          <w:b w:val="0"/>
          <w:bCs w:val="0"/>
          <w:sz w:val="24"/>
          <w:szCs w:val="22"/>
        </w:rPr>
        <w:t>20 out of 182 observations), which did not allow an interaction to be estimated by the model.</w:t>
      </w:r>
      <w:bookmarkEnd w:id="41"/>
      <w:r w:rsidRPr="001E56C6">
        <w:rPr>
          <w:rFonts w:ascii="CMU Serif" w:eastAsiaTheme="minorHAnsi" w:hAnsi="CMU Serif" w:cs="CMU Serif"/>
          <w:b w:val="0"/>
          <w:bCs w:val="0"/>
          <w:sz w:val="24"/>
          <w:szCs w:val="22"/>
        </w:rPr>
        <w:t xml:space="preserve"> </w:t>
      </w:r>
      <w:bookmarkStart w:id="43" w:name="_Toc528705523"/>
      <w:r w:rsidRPr="001E56C6">
        <w:rPr>
          <w:rFonts w:ascii="CMU Serif" w:eastAsiaTheme="minorHAnsi" w:hAnsi="CMU Serif" w:cs="CMU Serif"/>
          <w:b w:val="0"/>
          <w:bCs w:val="0"/>
          <w:sz w:val="24"/>
          <w:szCs w:val="22"/>
        </w:rPr>
        <w:t xml:space="preserve">Fecundity models had fixed factors of germplasm, period and germplasm </w:t>
      </w:r>
      <w:r w:rsidRPr="00642331">
        <w:rPr>
          <w:rFonts w:cstheme="minorHAnsi"/>
          <w:sz w:val="24"/>
        </w:rPr>
        <w:t>x</w:t>
      </w:r>
      <w:r w:rsidRPr="001E56C6">
        <w:rPr>
          <w:rFonts w:ascii="CMU Serif" w:eastAsiaTheme="minorHAnsi" w:hAnsi="CMU Serif" w:cs="CMU Serif"/>
          <w:b w:val="0"/>
          <w:bCs w:val="0"/>
          <w:sz w:val="24"/>
          <w:szCs w:val="22"/>
        </w:rPr>
        <w:t xml:space="preserve"> period. Psyllid replicate was considered the random factor. </w:t>
      </w:r>
      <w:r w:rsidR="00471091" w:rsidRPr="001E56C6">
        <w:rPr>
          <w:rFonts w:ascii="CMU Serif" w:eastAsiaTheme="minorHAnsi" w:hAnsi="CMU Serif" w:cs="CMU Serif"/>
          <w:b w:val="0"/>
          <w:bCs w:val="0"/>
          <w:sz w:val="24"/>
          <w:szCs w:val="22"/>
        </w:rPr>
        <w:t>Egg fertility was</w:t>
      </w:r>
      <w:r w:rsidRPr="001E56C6">
        <w:rPr>
          <w:rFonts w:ascii="CMU Serif" w:eastAsiaTheme="minorHAnsi" w:hAnsi="CMU Serif" w:cs="CMU Serif"/>
          <w:b w:val="0"/>
          <w:bCs w:val="0"/>
          <w:sz w:val="24"/>
          <w:szCs w:val="22"/>
        </w:rPr>
        <w:t xml:space="preserve"> modeled with germplasm and period as fixed factors and individual psyllids as the random factor. All data were tested with Wald's χ</w:t>
      </w:r>
      <w:r w:rsidRPr="001E56C6">
        <w:rPr>
          <w:rFonts w:ascii="CMU Serif" w:eastAsiaTheme="minorHAnsi" w:hAnsi="CMU Serif" w:cs="CMU Serif"/>
          <w:b w:val="0"/>
          <w:bCs w:val="0"/>
          <w:sz w:val="24"/>
          <w:szCs w:val="22"/>
          <w:vertAlign w:val="superscript"/>
        </w:rPr>
        <w:t>2</w:t>
      </w:r>
      <w:r w:rsidRPr="001E56C6">
        <w:rPr>
          <w:rFonts w:ascii="CMU Serif" w:eastAsiaTheme="minorHAnsi" w:hAnsi="CMU Serif" w:cs="CMU Serif"/>
          <w:b w:val="0"/>
          <w:bCs w:val="0"/>
          <w:sz w:val="24"/>
          <w:szCs w:val="22"/>
        </w:rPr>
        <w:t xml:space="preserve"> tests</w:t>
      </w:r>
      <w:r w:rsidR="002957BD">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All data were tested with Wald's χ</w:t>
      </w:r>
      <w:r w:rsidRPr="001E56C6">
        <w:rPr>
          <w:rFonts w:ascii="CMU Serif" w:eastAsiaTheme="minorHAnsi" w:hAnsi="CMU Serif" w:cs="CMU Serif"/>
          <w:b w:val="0"/>
          <w:bCs w:val="0"/>
          <w:sz w:val="24"/>
          <w:szCs w:val="22"/>
          <w:vertAlign w:val="superscript"/>
        </w:rPr>
        <w:t>2</w:t>
      </w:r>
      <w:r w:rsidRPr="001E56C6">
        <w:rPr>
          <w:rFonts w:ascii="CMU Serif" w:eastAsiaTheme="minorHAnsi" w:hAnsi="CMU Serif" w:cs="CMU Serif"/>
          <w:b w:val="0"/>
          <w:bCs w:val="0"/>
          <w:sz w:val="24"/>
          <w:szCs w:val="22"/>
        </w:rPr>
        <w:t>tests, followed by least-squares means with Tukey's adjustments to test for multiple comparisons. Statistical significance was considered at α = 0.05.</w:t>
      </w:r>
      <w:bookmarkEnd w:id="42"/>
      <w:bookmarkEnd w:id="43"/>
      <w:r w:rsidRPr="001E56C6">
        <w:rPr>
          <w:rFonts w:ascii="CMU Serif" w:eastAsiaTheme="minorHAnsi" w:hAnsi="CMU Serif" w:cs="CMU Serif"/>
          <w:b w:val="0"/>
          <w:bCs w:val="0"/>
          <w:sz w:val="24"/>
          <w:szCs w:val="22"/>
        </w:rPr>
        <w:t xml:space="preserve"> </w:t>
      </w:r>
    </w:p>
    <w:p w14:paraId="70B4A9D1" w14:textId="77777777" w:rsidR="001752AC" w:rsidRPr="001E56C6" w:rsidRDefault="001752AC" w:rsidP="0075501E">
      <w:pPr>
        <w:pStyle w:val="Heading2"/>
        <w:keepNext w:val="0"/>
        <w:keepLines w:val="0"/>
        <w:widowControl w:val="0"/>
        <w:mirrorIndents/>
        <w:rPr>
          <w:rFonts w:ascii="CMU Serif" w:hAnsi="CMU Serif" w:cs="CMU Serif"/>
          <w:sz w:val="24"/>
          <w:szCs w:val="22"/>
        </w:rPr>
      </w:pPr>
    </w:p>
    <w:p w14:paraId="5DE39DA7" w14:textId="73EA3C3F" w:rsidR="001752AC" w:rsidRPr="001E56C6" w:rsidRDefault="001752AC" w:rsidP="0075501E">
      <w:pPr>
        <w:pStyle w:val="Heading2"/>
        <w:keepNext w:val="0"/>
        <w:keepLines w:val="0"/>
        <w:widowControl w:val="0"/>
        <w:mirrorIndents/>
        <w:jc w:val="center"/>
        <w:rPr>
          <w:rFonts w:ascii="CMU Serif" w:hAnsi="CMU Serif" w:cs="CMU Serif"/>
          <w:sz w:val="24"/>
          <w:szCs w:val="22"/>
        </w:rPr>
      </w:pPr>
      <w:bookmarkStart w:id="44" w:name="_Toc528705524"/>
      <w:bookmarkStart w:id="45" w:name="_Toc528941672"/>
      <w:r w:rsidRPr="001E56C6">
        <w:rPr>
          <w:rFonts w:ascii="CMU Serif" w:hAnsi="CMU Serif" w:cs="CMU Serif"/>
          <w:sz w:val="24"/>
          <w:szCs w:val="22"/>
        </w:rPr>
        <w:t>Chapter 3: Results</w:t>
      </w:r>
      <w:bookmarkEnd w:id="44"/>
      <w:bookmarkEnd w:id="45"/>
    </w:p>
    <w:p w14:paraId="0023EAB6" w14:textId="77777777" w:rsidR="001752AC" w:rsidRPr="001E56C6" w:rsidRDefault="001752AC" w:rsidP="0075501E">
      <w:pPr>
        <w:pStyle w:val="Heading2"/>
        <w:keepNext w:val="0"/>
        <w:keepLines w:val="0"/>
        <w:widowControl w:val="0"/>
        <w:mirrorIndents/>
        <w:rPr>
          <w:rFonts w:ascii="CMU Serif" w:hAnsi="CMU Serif" w:cs="CMU Serif"/>
          <w:sz w:val="24"/>
          <w:szCs w:val="22"/>
        </w:rPr>
      </w:pPr>
      <w:bookmarkStart w:id="46" w:name="_Toc528705525"/>
      <w:bookmarkStart w:id="47" w:name="_Toc528941673"/>
      <w:r w:rsidRPr="001E56C6">
        <w:rPr>
          <w:rFonts w:ascii="CMU Serif" w:hAnsi="CMU Serif" w:cs="CMU Serif"/>
          <w:sz w:val="24"/>
          <w:szCs w:val="22"/>
        </w:rPr>
        <w:t>No-choice assays</w:t>
      </w:r>
      <w:bookmarkEnd w:id="46"/>
      <w:bookmarkEnd w:id="47"/>
    </w:p>
    <w:p w14:paraId="4D25E874" w14:textId="438BB84E" w:rsidR="00C17095" w:rsidRDefault="001752AC" w:rsidP="00DF3BF2">
      <w:pPr>
        <w:spacing w:line="480" w:lineRule="auto"/>
        <w:ind w:firstLine="720"/>
        <w:rPr>
          <w:rFonts w:ascii="CMU Serif" w:hAnsi="CMU Serif" w:cs="CMU Serif"/>
          <w:sz w:val="24"/>
        </w:rPr>
      </w:pPr>
      <w:r w:rsidRPr="001E56C6">
        <w:rPr>
          <w:rFonts w:ascii="CMU Serif" w:hAnsi="CMU Serif" w:cs="CMU Serif"/>
          <w:sz w:val="24"/>
        </w:rPr>
        <w:t xml:space="preserve">The number of probing events observed was </w:t>
      </w:r>
      <w:r w:rsidRPr="001E56C6">
        <w:rPr>
          <w:rFonts w:ascii="CMU Serif" w:hAnsi="CMU Serif" w:cs="CMU Serif"/>
          <w:bCs/>
          <w:sz w:val="24"/>
        </w:rPr>
        <w:t>significantly</w:t>
      </w:r>
      <w:r w:rsidRPr="001E56C6">
        <w:rPr>
          <w:rFonts w:ascii="CMU Serif" w:hAnsi="CMU Serif" w:cs="CMU Serif"/>
          <w:sz w:val="24"/>
        </w:rPr>
        <w:t xml:space="preserve"> </w:t>
      </w:r>
      <w:r w:rsidRPr="001E56C6">
        <w:rPr>
          <w:rFonts w:ascii="CMU Serif" w:hAnsi="CMU Serif" w:cs="CMU Serif"/>
          <w:bCs/>
          <w:sz w:val="24"/>
        </w:rPr>
        <w:t>different</w:t>
      </w:r>
      <w:r w:rsidRPr="001E56C6">
        <w:rPr>
          <w:rFonts w:ascii="CMU Serif" w:hAnsi="CMU Serif" w:cs="CMU Serif"/>
          <w:sz w:val="24"/>
        </w:rPr>
        <w:t xml:space="preserve"> among germplasms</w:t>
      </w:r>
      <w:r w:rsidR="00D803C5" w:rsidRPr="001E56C6">
        <w:rPr>
          <w:rFonts w:ascii="CMU Serif" w:hAnsi="CMU Serif" w:cs="CMU Serif"/>
          <w:sz w:val="24"/>
        </w:rPr>
        <w:t xml:space="preserve"> </w:t>
      </w:r>
      <w:r w:rsidRPr="001E56C6">
        <w:rPr>
          <w:rFonts w:ascii="CMU Serif" w:hAnsi="CMU Serif" w:cs="CMU Serif"/>
          <w:sz w:val="24"/>
        </w:rPr>
        <w:t>(Table 3.1). Psyllids probed more frequently on Russet Burbank than on A07781-10LB</w:t>
      </w:r>
      <w:r w:rsidR="00D803C5" w:rsidRPr="001E56C6">
        <w:rPr>
          <w:rFonts w:ascii="CMU Serif" w:hAnsi="CMU Serif" w:cs="CMU Serif"/>
          <w:sz w:val="24"/>
        </w:rPr>
        <w:t xml:space="preserve"> </w:t>
      </w:r>
      <w:r w:rsidR="00F62939">
        <w:rPr>
          <w:rFonts w:ascii="CMU Serif" w:hAnsi="CMU Serif" w:cs="CMU Serif"/>
          <w:sz w:val="24"/>
        </w:rPr>
        <w:t xml:space="preserve">and </w:t>
      </w:r>
      <w:r w:rsidRPr="001E56C6">
        <w:rPr>
          <w:rFonts w:ascii="CMU Serif" w:hAnsi="CMU Serif" w:cs="CMU Serif"/>
          <w:sz w:val="24"/>
        </w:rPr>
        <w:t>A07781-3LB</w:t>
      </w:r>
      <w:r w:rsidR="008130CD" w:rsidRPr="001E56C6">
        <w:rPr>
          <w:rFonts w:ascii="CMU Serif" w:hAnsi="CMU Serif" w:cs="CMU Serif"/>
          <w:sz w:val="24"/>
        </w:rPr>
        <w:t xml:space="preserve">, which did not differ </w:t>
      </w:r>
      <w:r w:rsidR="00AB13D4">
        <w:rPr>
          <w:rFonts w:ascii="CMU Serif" w:hAnsi="CMU Serif" w:cs="CMU Serif"/>
          <w:sz w:val="24"/>
        </w:rPr>
        <w:t>between</w:t>
      </w:r>
      <w:r w:rsidR="008130CD" w:rsidRPr="001E56C6">
        <w:rPr>
          <w:rFonts w:ascii="CMU Serif" w:hAnsi="CMU Serif" w:cs="CMU Serif"/>
          <w:sz w:val="24"/>
        </w:rPr>
        <w:t xml:space="preserve"> each other</w:t>
      </w:r>
      <w:r w:rsidR="00AB13D4">
        <w:rPr>
          <w:rFonts w:ascii="CMU Serif" w:hAnsi="CMU Serif" w:cs="CMU Serif"/>
          <w:sz w:val="24"/>
        </w:rPr>
        <w:t xml:space="preserve">; probing frequency on 4LB </w:t>
      </w:r>
      <w:proofErr w:type="gramStart"/>
      <w:r w:rsidR="00AB13D4">
        <w:rPr>
          <w:rFonts w:ascii="CMU Serif" w:hAnsi="CMU Serif" w:cs="CMU Serif"/>
          <w:sz w:val="24"/>
        </w:rPr>
        <w:t>did  not</w:t>
      </w:r>
      <w:proofErr w:type="gramEnd"/>
      <w:r w:rsidR="00AB13D4">
        <w:rPr>
          <w:rFonts w:ascii="CMU Serif" w:hAnsi="CMU Serif" w:cs="CMU Serif"/>
          <w:sz w:val="24"/>
        </w:rPr>
        <w:t xml:space="preserve"> differ among the other germplasms</w:t>
      </w:r>
      <w:r w:rsidRPr="001E56C6">
        <w:rPr>
          <w:rFonts w:ascii="CMU Serif" w:hAnsi="CMU Serif" w:cs="CMU Serif"/>
          <w:sz w:val="24"/>
        </w:rPr>
        <w:t xml:space="preserve"> (Table 3.2). </w:t>
      </w:r>
      <w:r w:rsidR="008130CD" w:rsidRPr="001E56C6">
        <w:rPr>
          <w:rFonts w:ascii="CMU Serif" w:hAnsi="CMU Serif" w:cs="CMU Serif"/>
          <w:sz w:val="24"/>
        </w:rPr>
        <w:t>This effect appeared to reflect the trend of more probing by females on Russet Burbank (Table 3.2); however</w:t>
      </w:r>
      <w:r w:rsidR="00AB13D4">
        <w:rPr>
          <w:rFonts w:ascii="CMU Serif" w:hAnsi="CMU Serif" w:cs="CMU Serif"/>
          <w:sz w:val="24"/>
        </w:rPr>
        <w:t>,</w:t>
      </w:r>
      <w:r w:rsidR="008130CD" w:rsidRPr="001E56C6">
        <w:rPr>
          <w:rFonts w:ascii="CMU Serif" w:hAnsi="CMU Serif" w:cs="CMU Serif"/>
          <w:sz w:val="24"/>
        </w:rPr>
        <w:t xml:space="preserve"> </w:t>
      </w:r>
      <w:r w:rsidRPr="001E56C6">
        <w:rPr>
          <w:rFonts w:ascii="CMU Serif" w:hAnsi="CMU Serif" w:cs="CMU Serif"/>
          <w:sz w:val="24"/>
        </w:rPr>
        <w:t xml:space="preserve">the </w:t>
      </w:r>
      <w:r w:rsidR="00F62939">
        <w:rPr>
          <w:rFonts w:ascii="CMU Serif" w:hAnsi="CMU Serif" w:cs="CMU Serif"/>
          <w:sz w:val="24"/>
        </w:rPr>
        <w:t>germplasm</w:t>
      </w:r>
      <w:r w:rsidRPr="001E56C6">
        <w:rPr>
          <w:rFonts w:ascii="CMU Serif" w:hAnsi="CMU Serif" w:cs="CMU Serif"/>
          <w:sz w:val="24"/>
        </w:rPr>
        <w:t xml:space="preserve"> </w:t>
      </w:r>
      <w:r w:rsidRPr="00F62939">
        <w:rPr>
          <w:rFonts w:cstheme="minorHAnsi"/>
          <w:sz w:val="24"/>
        </w:rPr>
        <w:t>x</w:t>
      </w:r>
      <w:r w:rsidRPr="001E56C6">
        <w:rPr>
          <w:rFonts w:ascii="CMU Serif" w:hAnsi="CMU Serif" w:cs="CMU Serif"/>
          <w:sz w:val="24"/>
        </w:rPr>
        <w:t xml:space="preserve"> </w:t>
      </w:r>
      <w:r w:rsidR="00F62939">
        <w:rPr>
          <w:rFonts w:ascii="CMU Serif" w:hAnsi="CMU Serif" w:cs="CMU Serif"/>
          <w:sz w:val="24"/>
        </w:rPr>
        <w:t xml:space="preserve">sex </w:t>
      </w:r>
      <w:r w:rsidRPr="001E56C6">
        <w:rPr>
          <w:rFonts w:ascii="CMU Serif" w:hAnsi="CMU Serif" w:cs="CMU Serif"/>
          <w:sz w:val="24"/>
        </w:rPr>
        <w:t>interaction</w:t>
      </w:r>
      <w:r w:rsidR="00D803C5" w:rsidRPr="001E56C6">
        <w:rPr>
          <w:rFonts w:ascii="CMU Serif" w:hAnsi="CMU Serif" w:cs="CMU Serif"/>
          <w:sz w:val="24"/>
        </w:rPr>
        <w:t xml:space="preserve"> </w:t>
      </w:r>
      <w:r w:rsidRPr="001E56C6">
        <w:rPr>
          <w:rFonts w:ascii="CMU Serif" w:hAnsi="CMU Serif" w:cs="CMU Serif"/>
          <w:sz w:val="24"/>
        </w:rPr>
        <w:t xml:space="preserve">was not </w:t>
      </w:r>
      <w:r w:rsidRPr="001E56C6">
        <w:rPr>
          <w:rFonts w:ascii="CMU Serif" w:hAnsi="CMU Serif" w:cs="CMU Serif"/>
          <w:bCs/>
          <w:sz w:val="24"/>
        </w:rPr>
        <w:t>significant</w:t>
      </w:r>
      <w:r w:rsidRPr="001E56C6">
        <w:rPr>
          <w:rFonts w:ascii="CMU Serif" w:hAnsi="CMU Serif" w:cs="CMU Serif"/>
          <w:sz w:val="24"/>
        </w:rPr>
        <w:t xml:space="preserve"> (Table 3.</w:t>
      </w:r>
      <w:r w:rsidR="008130CD" w:rsidRPr="001E56C6">
        <w:rPr>
          <w:rFonts w:ascii="CMU Serif" w:hAnsi="CMU Serif" w:cs="CMU Serif"/>
          <w:sz w:val="24"/>
        </w:rPr>
        <w:t>1</w:t>
      </w:r>
      <w:r w:rsidRPr="001E56C6">
        <w:rPr>
          <w:rFonts w:ascii="CMU Serif" w:hAnsi="CMU Serif" w:cs="CMU Serif"/>
          <w:sz w:val="24"/>
        </w:rPr>
        <w:t>)</w:t>
      </w:r>
      <w:r w:rsidR="008130CD" w:rsidRPr="001E56C6">
        <w:rPr>
          <w:rFonts w:ascii="CMU Serif" w:hAnsi="CMU Serif" w:cs="CMU Serif"/>
          <w:sz w:val="24"/>
        </w:rPr>
        <w:t>. Probing frequency did not differ by sex</w:t>
      </w:r>
      <w:r w:rsidRPr="001E56C6">
        <w:rPr>
          <w:rFonts w:ascii="CMU Serif" w:hAnsi="CMU Serif" w:cs="CMU Serif"/>
          <w:sz w:val="24"/>
        </w:rPr>
        <w:t xml:space="preserve"> (</w:t>
      </w:r>
      <w:r w:rsidR="008130CD" w:rsidRPr="001E56C6">
        <w:rPr>
          <w:rFonts w:ascii="CMU Serif" w:hAnsi="CMU Serif" w:cs="CMU Serif"/>
          <w:sz w:val="24"/>
        </w:rPr>
        <w:t xml:space="preserve">Table </w:t>
      </w:r>
      <w:r w:rsidRPr="001E56C6">
        <w:rPr>
          <w:rFonts w:ascii="CMU Serif" w:hAnsi="CMU Serif" w:cs="CMU Serif"/>
          <w:sz w:val="24"/>
        </w:rPr>
        <w:t xml:space="preserve">3.1). </w:t>
      </w:r>
      <w:r w:rsidR="008130CD" w:rsidRPr="001E56C6">
        <w:rPr>
          <w:rFonts w:ascii="CMU Serif" w:hAnsi="CMU Serif" w:cs="CMU Serif"/>
          <w:sz w:val="24"/>
        </w:rPr>
        <w:t>Overall, psyllids spent more time engaged in probing behavior than in the other activities recorded</w:t>
      </w:r>
      <w:r w:rsidR="00AB13D4">
        <w:rPr>
          <w:rFonts w:ascii="CMU Serif" w:hAnsi="CMU Serif" w:cs="CMU Serif"/>
          <w:sz w:val="24"/>
        </w:rPr>
        <w:t xml:space="preserve"> (Tables 3.2-5); </w:t>
      </w:r>
      <w:r w:rsidR="00AB13D4">
        <w:rPr>
          <w:rFonts w:ascii="CMU Serif" w:hAnsi="CMU Serif" w:cs="CMU Serif"/>
          <w:sz w:val="24"/>
        </w:rPr>
        <w:lastRenderedPageBreak/>
        <w:t>however, probing duration did not differ among germplasms, between sex or by their interaction (Table 3.1)</w:t>
      </w:r>
      <w:r w:rsidRPr="001E56C6">
        <w:rPr>
          <w:rFonts w:ascii="CMU Serif" w:hAnsi="CMU Serif" w:cs="CMU Serif"/>
          <w:sz w:val="24"/>
        </w:rPr>
        <w:t>.</w:t>
      </w:r>
    </w:p>
    <w:p w14:paraId="68BD3848" w14:textId="37A2FD2A" w:rsidR="00EC3634" w:rsidRPr="001E56C6" w:rsidRDefault="001752AC" w:rsidP="00DF3BF2">
      <w:pPr>
        <w:spacing w:line="480" w:lineRule="auto"/>
        <w:ind w:firstLine="720"/>
        <w:rPr>
          <w:rFonts w:ascii="CMU Serif" w:hAnsi="CMU Serif" w:cs="CMU Serif"/>
        </w:rPr>
      </w:pPr>
      <w:r w:rsidRPr="001E56C6">
        <w:rPr>
          <w:rFonts w:ascii="CMU Serif" w:hAnsi="CMU Serif" w:cs="CMU Serif"/>
          <w:sz w:val="24"/>
        </w:rPr>
        <w:t>The number of walking events</w:t>
      </w:r>
      <w:r w:rsidR="00EC3634" w:rsidRPr="001E56C6">
        <w:rPr>
          <w:rFonts w:ascii="CMU Serif" w:hAnsi="CMU Serif" w:cs="CMU Serif"/>
          <w:sz w:val="24"/>
        </w:rPr>
        <w:t xml:space="preserve"> differed significantly among germplasms as well as by the interaction of</w:t>
      </w:r>
      <w:r w:rsidRPr="001E56C6">
        <w:rPr>
          <w:rFonts w:ascii="CMU Serif" w:hAnsi="CMU Serif" w:cs="CMU Serif"/>
          <w:sz w:val="24"/>
        </w:rPr>
        <w:t xml:space="preserve"> </w:t>
      </w:r>
      <w:r w:rsidR="00B1462A">
        <w:rPr>
          <w:rFonts w:ascii="CMU Serif" w:hAnsi="CMU Serif" w:cs="CMU Serif"/>
          <w:sz w:val="24"/>
        </w:rPr>
        <w:t>germplasm</w:t>
      </w:r>
      <w:r w:rsidR="002957BD">
        <w:rPr>
          <w:rFonts w:ascii="CMU Serif" w:hAnsi="CMU Serif" w:cs="CMU Serif"/>
          <w:sz w:val="24"/>
        </w:rPr>
        <w:t xml:space="preserve"> </w:t>
      </w:r>
      <w:r w:rsidRPr="002957BD">
        <w:rPr>
          <w:rFonts w:cstheme="minorHAnsi"/>
          <w:sz w:val="24"/>
        </w:rPr>
        <w:t>x</w:t>
      </w:r>
      <w:r w:rsidRPr="001E56C6">
        <w:rPr>
          <w:rFonts w:ascii="CMU Serif" w:hAnsi="CMU Serif" w:cs="CMU Serif"/>
          <w:sz w:val="24"/>
        </w:rPr>
        <w:t xml:space="preserve"> </w:t>
      </w:r>
      <w:r w:rsidR="00B1462A">
        <w:rPr>
          <w:rFonts w:ascii="CMU Serif" w:hAnsi="CMU Serif" w:cs="CMU Serif"/>
          <w:sz w:val="24"/>
        </w:rPr>
        <w:t xml:space="preserve">sex </w:t>
      </w:r>
      <w:r w:rsidRPr="001E56C6">
        <w:rPr>
          <w:rFonts w:ascii="CMU Serif" w:hAnsi="CMU Serif" w:cs="CMU Serif"/>
          <w:sz w:val="24"/>
        </w:rPr>
        <w:t>(Table 3.1). Psyllids walked more on Russet</w:t>
      </w:r>
      <w:r w:rsidR="00D803C5" w:rsidRPr="001E56C6">
        <w:rPr>
          <w:rFonts w:ascii="CMU Serif" w:hAnsi="CMU Serif" w:cs="CMU Serif"/>
          <w:sz w:val="24"/>
        </w:rPr>
        <w:t xml:space="preserve"> </w:t>
      </w:r>
      <w:r w:rsidRPr="001E56C6">
        <w:rPr>
          <w:rFonts w:ascii="CMU Serif" w:hAnsi="CMU Serif" w:cs="CMU Serif"/>
          <w:sz w:val="24"/>
        </w:rPr>
        <w:t>Burbank than</w:t>
      </w:r>
      <w:r w:rsidR="00EC3634" w:rsidRPr="001E56C6">
        <w:rPr>
          <w:rFonts w:ascii="CMU Serif" w:hAnsi="CMU Serif" w:cs="CMU Serif"/>
          <w:sz w:val="24"/>
        </w:rPr>
        <w:t xml:space="preserve"> on</w:t>
      </w:r>
      <w:r w:rsidRPr="001E56C6">
        <w:rPr>
          <w:rFonts w:ascii="CMU Serif" w:hAnsi="CMU Serif" w:cs="CMU Serif"/>
          <w:sz w:val="24"/>
        </w:rPr>
        <w:t xml:space="preserve"> 10LB (Table 3.3).</w:t>
      </w:r>
      <w:r w:rsidR="00B1462A">
        <w:rPr>
          <w:rFonts w:ascii="CMU Serif" w:hAnsi="CMU Serif" w:cs="CMU Serif"/>
          <w:sz w:val="24"/>
        </w:rPr>
        <w:t xml:space="preserve"> </w:t>
      </w:r>
      <w:r w:rsidR="00B1462A">
        <w:rPr>
          <w:rFonts w:ascii="CMU Serif" w:hAnsi="CMU Serif" w:cs="CMU Serif"/>
        </w:rPr>
        <w:t>F</w:t>
      </w:r>
      <w:r w:rsidR="00EC3634" w:rsidRPr="001E56C6">
        <w:rPr>
          <w:rFonts w:ascii="CMU Serif" w:hAnsi="CMU Serif" w:cs="CMU Serif"/>
        </w:rPr>
        <w:t xml:space="preserve">emale psyllids on </w:t>
      </w:r>
      <w:r w:rsidR="00BA2A02" w:rsidRPr="001E56C6">
        <w:rPr>
          <w:rFonts w:ascii="CMU Serif" w:hAnsi="CMU Serif" w:cs="CMU Serif"/>
        </w:rPr>
        <w:t>Russet</w:t>
      </w:r>
      <w:r w:rsidR="00EC3634" w:rsidRPr="001E56C6">
        <w:rPr>
          <w:rFonts w:ascii="CMU Serif" w:hAnsi="CMU Serif" w:cs="CMU Serif"/>
        </w:rPr>
        <w:t xml:space="preserve"> Burbank walked </w:t>
      </w:r>
      <w:r w:rsidR="00EC3634" w:rsidRPr="001E56C6">
        <w:rPr>
          <w:rFonts w:ascii="CMU Serif" w:hAnsi="CMU Serif" w:cs="CMU Serif"/>
          <w:bCs/>
        </w:rPr>
        <w:t>significantly</w:t>
      </w:r>
      <w:r w:rsidR="00EC3634" w:rsidRPr="001E56C6">
        <w:rPr>
          <w:rFonts w:ascii="CMU Serif" w:hAnsi="CMU Serif" w:cs="CMU Serif"/>
        </w:rPr>
        <w:t xml:space="preserve"> more </w:t>
      </w:r>
      <w:r w:rsidR="00DC42D3">
        <w:rPr>
          <w:rFonts w:ascii="CMU Serif" w:hAnsi="CMU Serif" w:cs="CMU Serif"/>
        </w:rPr>
        <w:t xml:space="preserve">often </w:t>
      </w:r>
      <w:r w:rsidR="00EC3634" w:rsidRPr="001E56C6">
        <w:rPr>
          <w:rFonts w:ascii="CMU Serif" w:hAnsi="CMU Serif" w:cs="CMU Serif"/>
        </w:rPr>
        <w:t xml:space="preserve">than males and females on 10LB and females on 3LB (Figure 3.3). The other means did not differ among each other. Walking duration did not differ among germplasms or between sexes, but the interaction term was </w:t>
      </w:r>
      <w:r w:rsidR="00EC3634" w:rsidRPr="001E56C6">
        <w:rPr>
          <w:rFonts w:ascii="CMU Serif" w:hAnsi="CMU Serif" w:cs="CMU Serif"/>
          <w:bCs/>
        </w:rPr>
        <w:t>significant</w:t>
      </w:r>
      <w:r w:rsidR="00EC3634" w:rsidRPr="001E56C6">
        <w:rPr>
          <w:rFonts w:ascii="CMU Serif" w:hAnsi="CMU Serif" w:cs="CMU Serif"/>
        </w:rPr>
        <w:t xml:space="preserve"> (Table 3.1). Female psyllids walked </w:t>
      </w:r>
      <w:r w:rsidR="00EC3634" w:rsidRPr="001E56C6">
        <w:rPr>
          <w:rFonts w:ascii="CMU Serif" w:hAnsi="CMU Serif" w:cs="CMU Serif"/>
          <w:bCs/>
        </w:rPr>
        <w:t>significantly</w:t>
      </w:r>
      <w:r w:rsidR="00EC3634" w:rsidRPr="001E56C6">
        <w:rPr>
          <w:rFonts w:ascii="CMU Serif" w:hAnsi="CMU Serif" w:cs="CMU Serif"/>
        </w:rPr>
        <w:t xml:space="preserve"> longer on Russet Burbank than for all other </w:t>
      </w:r>
      <w:r w:rsidR="005D0DEB">
        <w:rPr>
          <w:rFonts w:ascii="CMU Serif" w:hAnsi="CMU Serif" w:cs="CMU Serif"/>
        </w:rPr>
        <w:t>germplasm</w:t>
      </w:r>
      <w:r w:rsidR="00EC3634" w:rsidRPr="001E56C6">
        <w:rPr>
          <w:rFonts w:ascii="CMU Serif" w:hAnsi="CMU Serif" w:cs="CMU Serif"/>
        </w:rPr>
        <w:t xml:space="preserve"> </w:t>
      </w:r>
      <w:r w:rsidR="00DC42D3" w:rsidRPr="002957BD">
        <w:rPr>
          <w:rFonts w:cstheme="minorHAnsi"/>
          <w:sz w:val="24"/>
        </w:rPr>
        <w:t>x</w:t>
      </w:r>
      <w:r w:rsidR="00EC3634" w:rsidRPr="001E56C6">
        <w:rPr>
          <w:rFonts w:ascii="CMU Serif" w:hAnsi="CMU Serif" w:cs="CMU Serif"/>
        </w:rPr>
        <w:t xml:space="preserve"> </w:t>
      </w:r>
      <w:r w:rsidR="005D0DEB">
        <w:rPr>
          <w:rFonts w:ascii="CMU Serif" w:hAnsi="CMU Serif" w:cs="CMU Serif"/>
        </w:rPr>
        <w:t xml:space="preserve">sex </w:t>
      </w:r>
      <w:r w:rsidR="00EC3634" w:rsidRPr="001E56C6">
        <w:rPr>
          <w:rFonts w:ascii="CMU Serif" w:hAnsi="CMU Serif" w:cs="CMU Serif"/>
        </w:rPr>
        <w:t xml:space="preserve">combinations (Table 3.3). </w:t>
      </w:r>
    </w:p>
    <w:p w14:paraId="3E251253" w14:textId="61389DD5" w:rsidR="00EC3634" w:rsidRDefault="00EC3634" w:rsidP="0075501E">
      <w:pPr>
        <w:spacing w:line="480" w:lineRule="auto"/>
        <w:ind w:firstLine="720"/>
        <w:rPr>
          <w:rFonts w:ascii="CMU Serif" w:hAnsi="CMU Serif" w:cs="CMU Serif"/>
          <w:sz w:val="24"/>
          <w:szCs w:val="24"/>
        </w:rPr>
      </w:pPr>
      <w:r w:rsidRPr="00991ED5">
        <w:rPr>
          <w:rFonts w:ascii="CMU Serif" w:hAnsi="CMU Serif" w:cs="CMU Serif"/>
          <w:sz w:val="24"/>
          <w:szCs w:val="24"/>
        </w:rPr>
        <w:t xml:space="preserve">Cleaning behaviors generally were uncommon and of short duration. The frequencies and durations of </w:t>
      </w:r>
      <w:r w:rsidR="00DC42D3">
        <w:rPr>
          <w:rFonts w:ascii="CMU Serif" w:hAnsi="CMU Serif" w:cs="CMU Serif"/>
          <w:sz w:val="24"/>
          <w:szCs w:val="24"/>
        </w:rPr>
        <w:t>cleaning</w:t>
      </w:r>
      <w:r w:rsidRPr="00991ED5">
        <w:rPr>
          <w:rFonts w:ascii="CMU Serif" w:hAnsi="CMU Serif" w:cs="CMU Serif"/>
          <w:sz w:val="24"/>
          <w:szCs w:val="24"/>
        </w:rPr>
        <w:t xml:space="preserve"> behaviors were not significantly different among germplasms, between sexes, or in their interaction term (Table 3.1</w:t>
      </w:r>
      <w:r w:rsidR="00D34104">
        <w:rPr>
          <w:rFonts w:ascii="CMU Serif" w:hAnsi="CMU Serif" w:cs="CMU Serif"/>
          <w:sz w:val="24"/>
          <w:szCs w:val="24"/>
        </w:rPr>
        <w:t>, 3.4</w:t>
      </w:r>
      <w:r w:rsidRPr="00991ED5">
        <w:rPr>
          <w:rFonts w:ascii="CMU Serif" w:hAnsi="CMU Serif" w:cs="CMU Serif"/>
          <w:sz w:val="24"/>
          <w:szCs w:val="24"/>
        </w:rPr>
        <w:t>).</w:t>
      </w:r>
    </w:p>
    <w:p w14:paraId="3062A71B" w14:textId="1403A110" w:rsidR="00D34104" w:rsidRPr="00282C18" w:rsidRDefault="00D34104">
      <w:pPr>
        <w:pStyle w:val="Heading2"/>
        <w:ind w:firstLine="720"/>
        <w:rPr>
          <w:rFonts w:ascii="CMU Serif" w:hAnsi="CMU Serif" w:cs="CMU Serif"/>
          <w:b w:val="0"/>
          <w:sz w:val="24"/>
          <w:szCs w:val="24"/>
        </w:rPr>
      </w:pPr>
      <w:r w:rsidRPr="00282C18">
        <w:rPr>
          <w:rFonts w:ascii="CMU Serif" w:hAnsi="CMU Serif" w:cs="CMU Serif"/>
          <w:b w:val="0"/>
          <w:sz w:val="24"/>
          <w:szCs w:val="24"/>
        </w:rPr>
        <w:lastRenderedPageBreak/>
        <w:t xml:space="preserve">Off-leaf </w:t>
      </w:r>
      <w:r>
        <w:rPr>
          <w:rFonts w:ascii="CMU Serif" w:hAnsi="CMU Serif" w:cs="CMU Serif"/>
          <w:b w:val="0"/>
          <w:sz w:val="24"/>
          <w:szCs w:val="24"/>
        </w:rPr>
        <w:t>b</w:t>
      </w:r>
      <w:r w:rsidRPr="00282C18">
        <w:rPr>
          <w:rFonts w:ascii="CMU Serif" w:hAnsi="CMU Serif" w:cs="CMU Serif"/>
          <w:b w:val="0"/>
          <w:sz w:val="24"/>
          <w:szCs w:val="24"/>
        </w:rPr>
        <w:t xml:space="preserve">ehaviors </w:t>
      </w:r>
      <w:r>
        <w:rPr>
          <w:rFonts w:ascii="CMU Serif" w:hAnsi="CMU Serif" w:cs="CMU Serif"/>
          <w:b w:val="0"/>
          <w:sz w:val="24"/>
          <w:szCs w:val="24"/>
        </w:rPr>
        <w:t>also tended to occur rarely</w:t>
      </w:r>
      <w:r w:rsidRPr="00282C18">
        <w:rPr>
          <w:rFonts w:ascii="CMU Serif" w:hAnsi="CMU Serif" w:cs="CMU Serif"/>
          <w:b w:val="0"/>
          <w:sz w:val="24"/>
          <w:szCs w:val="24"/>
        </w:rPr>
        <w:t xml:space="preserve">. </w:t>
      </w:r>
      <w:r>
        <w:rPr>
          <w:rFonts w:ascii="CMU Serif" w:hAnsi="CMU Serif" w:cs="CMU Serif"/>
          <w:b w:val="0"/>
          <w:sz w:val="24"/>
          <w:szCs w:val="24"/>
        </w:rPr>
        <w:t>Frequency of off-leaf behaviors did not differ among germplasms, between sexes or by their interaction (Table 3.1). However, t</w:t>
      </w:r>
      <w:r w:rsidRPr="00282C18">
        <w:rPr>
          <w:rFonts w:ascii="CMU Serif" w:hAnsi="CMU Serif" w:cs="CMU Serif"/>
          <w:b w:val="0"/>
          <w:sz w:val="24"/>
          <w:szCs w:val="24"/>
        </w:rPr>
        <w:t xml:space="preserve">he </w:t>
      </w:r>
      <w:r>
        <w:rPr>
          <w:rFonts w:ascii="CMU Serif" w:hAnsi="CMU Serif" w:cs="CMU Serif"/>
          <w:b w:val="0"/>
          <w:sz w:val="24"/>
          <w:szCs w:val="24"/>
        </w:rPr>
        <w:t xml:space="preserve">duration of off-leaf behaviors differed significantly among germplasms (Table 3.1). Psyllids spent more time off-leaf in the 3LB treatment relative to the 4LB and Russet Burbank treatments; time spent off-leaf in the 10LB treatment did not differ among the other germplasms (Table 3.5). Off-leaf duration did not differ by sex (Table 3.1). The </w:t>
      </w:r>
      <w:r w:rsidRPr="00282C18">
        <w:rPr>
          <w:rFonts w:ascii="CMU Serif" w:hAnsi="CMU Serif" w:cs="CMU Serif"/>
          <w:b w:val="0"/>
          <w:sz w:val="24"/>
          <w:szCs w:val="24"/>
        </w:rPr>
        <w:t>interaction between germplasm and sex could not be analyzed due to the low number psyllids observed leaving the leaf (n = 20 out of 181).</w:t>
      </w:r>
    </w:p>
    <w:p w14:paraId="5F37B2E2" w14:textId="754649CA" w:rsidR="00D34104" w:rsidRPr="0097054E" w:rsidRDefault="00D34104" w:rsidP="0075501E">
      <w:pPr>
        <w:spacing w:line="480" w:lineRule="auto"/>
        <w:ind w:firstLine="720"/>
        <w:rPr>
          <w:rFonts w:ascii="CMU Serif" w:hAnsi="CMU Serif" w:cs="CMU Serif"/>
          <w:sz w:val="24"/>
          <w:szCs w:val="24"/>
        </w:rPr>
      </w:pPr>
    </w:p>
    <w:p w14:paraId="6A9BCED2" w14:textId="285BF592" w:rsidR="00D34104" w:rsidRDefault="00D34104" w:rsidP="00D34104">
      <w:pPr>
        <w:pStyle w:val="Heading2"/>
        <w:rPr>
          <w:rFonts w:ascii="CMU Serif" w:hAnsi="CMU Serif" w:cs="CMU Serif"/>
          <w:b w:val="0"/>
          <w:sz w:val="24"/>
          <w:szCs w:val="24"/>
        </w:rPr>
      </w:pPr>
    </w:p>
    <w:p w14:paraId="60A45CF9" w14:textId="77777777" w:rsidR="00D34104" w:rsidRDefault="00D34104" w:rsidP="0097054E">
      <w:pPr>
        <w:pStyle w:val="Heading2"/>
        <w:ind w:firstLine="720"/>
        <w:rPr>
          <w:rFonts w:ascii="CMU Serif" w:hAnsi="CMU Serif" w:cs="CMU Serif"/>
          <w:b w:val="0"/>
          <w:sz w:val="24"/>
          <w:szCs w:val="24"/>
        </w:rPr>
      </w:pPr>
    </w:p>
    <w:p w14:paraId="2C941A74" w14:textId="77777777" w:rsidR="00DC42D3" w:rsidRPr="0097054E" w:rsidRDefault="00DC42D3" w:rsidP="0075501E">
      <w:pPr>
        <w:pStyle w:val="Heading2"/>
        <w:rPr>
          <w:rFonts w:ascii="CMU Serif" w:hAnsi="CMU Serif" w:cs="CMU Serif"/>
          <w:b w:val="0"/>
          <w:sz w:val="24"/>
          <w:szCs w:val="24"/>
        </w:rPr>
      </w:pPr>
      <w:bookmarkStart w:id="48" w:name="_Toc528941674"/>
    </w:p>
    <w:p w14:paraId="4B21EE82" w14:textId="0385517F" w:rsidR="00EC3634" w:rsidRPr="0097054E" w:rsidRDefault="00EC3634" w:rsidP="0075501E">
      <w:pPr>
        <w:pStyle w:val="Heading2"/>
        <w:rPr>
          <w:rFonts w:ascii="CMU Serif" w:hAnsi="CMU Serif" w:cs="CMU Serif"/>
          <w:sz w:val="24"/>
          <w:szCs w:val="24"/>
        </w:rPr>
      </w:pPr>
      <w:r w:rsidRPr="0097054E">
        <w:rPr>
          <w:rFonts w:ascii="CMU Serif" w:hAnsi="CMU Serif" w:cs="CMU Serif"/>
          <w:sz w:val="24"/>
          <w:szCs w:val="24"/>
        </w:rPr>
        <w:t>Fecundity assays</w:t>
      </w:r>
      <w:bookmarkEnd w:id="48"/>
    </w:p>
    <w:p w14:paraId="5C8456D7" w14:textId="63441DEC" w:rsidR="00EC3634" w:rsidRPr="0097054E" w:rsidRDefault="00EC3634" w:rsidP="0075501E">
      <w:pPr>
        <w:spacing w:line="480" w:lineRule="auto"/>
        <w:ind w:firstLine="720"/>
        <w:rPr>
          <w:rFonts w:ascii="CMU Serif" w:hAnsi="CMU Serif" w:cs="CMU Serif"/>
          <w:sz w:val="24"/>
          <w:szCs w:val="24"/>
        </w:rPr>
      </w:pPr>
      <w:r w:rsidRPr="0097054E">
        <w:rPr>
          <w:rFonts w:ascii="CMU Serif" w:hAnsi="CMU Serif" w:cs="CMU Serif"/>
          <w:sz w:val="24"/>
          <w:szCs w:val="24"/>
        </w:rPr>
        <w:t xml:space="preserve">Neither the number of eggs </w:t>
      </w:r>
      <w:proofErr w:type="gramStart"/>
      <w:r w:rsidRPr="0097054E">
        <w:rPr>
          <w:rFonts w:ascii="CMU Serif" w:hAnsi="CMU Serif" w:cs="CMU Serif"/>
          <w:sz w:val="24"/>
          <w:szCs w:val="24"/>
        </w:rPr>
        <w:t>laid</w:t>
      </w:r>
      <w:proofErr w:type="gramEnd"/>
      <w:r w:rsidRPr="0097054E">
        <w:rPr>
          <w:rFonts w:ascii="CMU Serif" w:hAnsi="CMU Serif" w:cs="CMU Serif"/>
          <w:sz w:val="24"/>
          <w:szCs w:val="24"/>
        </w:rPr>
        <w:t xml:space="preserve"> nor percent egg fertility differed significantly among germplasm</w:t>
      </w:r>
      <w:r w:rsidR="006912A9">
        <w:rPr>
          <w:rFonts w:ascii="CMU Serif" w:hAnsi="CMU Serif" w:cs="CMU Serif"/>
          <w:sz w:val="24"/>
          <w:szCs w:val="24"/>
        </w:rPr>
        <w:t>s</w:t>
      </w:r>
      <w:r w:rsidRPr="0097054E">
        <w:rPr>
          <w:rFonts w:ascii="CMU Serif" w:hAnsi="CMU Serif" w:cs="CMU Serif"/>
          <w:sz w:val="24"/>
          <w:szCs w:val="24"/>
        </w:rPr>
        <w:t xml:space="preserve"> (Table 3.</w:t>
      </w:r>
      <w:r w:rsidR="006912A9">
        <w:rPr>
          <w:rFonts w:ascii="CMU Serif" w:hAnsi="CMU Serif" w:cs="CMU Serif"/>
          <w:sz w:val="24"/>
          <w:szCs w:val="24"/>
        </w:rPr>
        <w:t>6</w:t>
      </w:r>
      <w:r w:rsidRPr="0097054E">
        <w:rPr>
          <w:rFonts w:ascii="CMU Serif" w:hAnsi="CMU Serif" w:cs="CMU Serif"/>
          <w:sz w:val="24"/>
          <w:szCs w:val="24"/>
        </w:rPr>
        <w:t>). However, both factors differed significantly among observation periods (Table 3.</w:t>
      </w:r>
      <w:r w:rsidR="006912A9">
        <w:rPr>
          <w:rFonts w:ascii="CMU Serif" w:hAnsi="CMU Serif" w:cs="CMU Serif"/>
          <w:sz w:val="24"/>
          <w:szCs w:val="24"/>
        </w:rPr>
        <w:t>6</w:t>
      </w:r>
      <w:r w:rsidRPr="0097054E">
        <w:rPr>
          <w:rFonts w:ascii="CMU Serif" w:hAnsi="CMU Serif" w:cs="CMU Serif"/>
          <w:sz w:val="24"/>
          <w:szCs w:val="24"/>
        </w:rPr>
        <w:t xml:space="preserve">). </w:t>
      </w:r>
      <w:r w:rsidR="00935D7D">
        <w:rPr>
          <w:rFonts w:ascii="CMU Serif" w:hAnsi="CMU Serif" w:cs="CMU Serif"/>
          <w:sz w:val="24"/>
          <w:szCs w:val="24"/>
        </w:rPr>
        <w:t>Fecundity</w:t>
      </w:r>
      <w:r w:rsidR="006912A9">
        <w:rPr>
          <w:rFonts w:ascii="CMU Serif" w:hAnsi="CMU Serif" w:cs="CMU Serif"/>
          <w:sz w:val="24"/>
          <w:szCs w:val="24"/>
        </w:rPr>
        <w:t xml:space="preserve"> among all germplasms tended to be higher during periods 2-3 and lower during period 4 (</w:t>
      </w:r>
      <w:commentRangeStart w:id="49"/>
      <w:commentRangeStart w:id="50"/>
      <w:r w:rsidR="006912A9">
        <w:rPr>
          <w:rFonts w:ascii="CMU Serif" w:hAnsi="CMU Serif" w:cs="CMU Serif"/>
          <w:sz w:val="24"/>
          <w:szCs w:val="24"/>
        </w:rPr>
        <w:t>Table</w:t>
      </w:r>
      <w:commentRangeEnd w:id="49"/>
      <w:r w:rsidR="006912A9">
        <w:rPr>
          <w:rStyle w:val="CommentReference"/>
        </w:rPr>
        <w:commentReference w:id="49"/>
      </w:r>
      <w:commentRangeEnd w:id="50"/>
      <w:r w:rsidR="0097054E">
        <w:rPr>
          <w:rStyle w:val="CommentReference"/>
        </w:rPr>
        <w:commentReference w:id="50"/>
      </w:r>
      <w:r w:rsidR="006912A9">
        <w:rPr>
          <w:rFonts w:ascii="CMU Serif" w:hAnsi="CMU Serif" w:cs="CMU Serif"/>
          <w:sz w:val="24"/>
          <w:szCs w:val="24"/>
        </w:rPr>
        <w:t xml:space="preserve"> 3.7). </w:t>
      </w:r>
      <w:r w:rsidR="00F77F71">
        <w:rPr>
          <w:rFonts w:ascii="CMU Serif" w:hAnsi="CMU Serif" w:cs="CMU Serif"/>
          <w:sz w:val="24"/>
          <w:szCs w:val="24"/>
        </w:rPr>
        <w:t>Egg fertility tended to decline during the last observation period for all germplasms except for Russet Burbank (Table 3.</w:t>
      </w:r>
      <w:commentRangeStart w:id="51"/>
      <w:commentRangeStart w:id="52"/>
      <w:r w:rsidR="00F77F71">
        <w:rPr>
          <w:rFonts w:ascii="CMU Serif" w:hAnsi="CMU Serif" w:cs="CMU Serif"/>
          <w:sz w:val="24"/>
          <w:szCs w:val="24"/>
        </w:rPr>
        <w:t>7</w:t>
      </w:r>
      <w:commentRangeEnd w:id="51"/>
      <w:r w:rsidR="00D51432">
        <w:rPr>
          <w:rStyle w:val="CommentReference"/>
        </w:rPr>
        <w:commentReference w:id="51"/>
      </w:r>
      <w:commentRangeEnd w:id="52"/>
      <w:r w:rsidR="00180EF9">
        <w:rPr>
          <w:rStyle w:val="CommentReference"/>
        </w:rPr>
        <w:commentReference w:id="52"/>
      </w:r>
      <w:r w:rsidR="00F77F71">
        <w:rPr>
          <w:rFonts w:ascii="CMU Serif" w:hAnsi="CMU Serif" w:cs="CMU Serif"/>
          <w:sz w:val="24"/>
          <w:szCs w:val="24"/>
        </w:rPr>
        <w:t xml:space="preserve">). Both the number of eggs </w:t>
      </w:r>
      <w:proofErr w:type="gramStart"/>
      <w:r w:rsidR="00F77F71">
        <w:rPr>
          <w:rFonts w:ascii="CMU Serif" w:hAnsi="CMU Serif" w:cs="CMU Serif"/>
          <w:sz w:val="24"/>
          <w:szCs w:val="24"/>
        </w:rPr>
        <w:t>laid</w:t>
      </w:r>
      <w:proofErr w:type="gramEnd"/>
      <w:r w:rsidR="00F77F71">
        <w:rPr>
          <w:rFonts w:ascii="CMU Serif" w:hAnsi="CMU Serif" w:cs="CMU Serif"/>
          <w:sz w:val="24"/>
          <w:szCs w:val="24"/>
        </w:rPr>
        <w:t xml:space="preserve"> </w:t>
      </w:r>
      <w:proofErr w:type="spellStart"/>
      <w:r w:rsidR="00F77F71">
        <w:rPr>
          <w:rFonts w:ascii="CMU Serif" w:hAnsi="CMU Serif" w:cs="CMU Serif"/>
          <w:sz w:val="24"/>
          <w:szCs w:val="24"/>
        </w:rPr>
        <w:t>and</w:t>
      </w:r>
      <w:proofErr w:type="spellEnd"/>
      <w:r w:rsidR="00F77F71">
        <w:rPr>
          <w:rFonts w:ascii="CMU Serif" w:hAnsi="CMU Serif" w:cs="CMU Serif"/>
          <w:sz w:val="24"/>
          <w:szCs w:val="24"/>
        </w:rPr>
        <w:t xml:space="preserve"> egg fertility also differed </w:t>
      </w:r>
      <w:r w:rsidR="006912A9" w:rsidRPr="00282C18">
        <w:rPr>
          <w:rFonts w:ascii="CMU Serif" w:hAnsi="CMU Serif" w:cs="CMU Serif"/>
          <w:sz w:val="24"/>
          <w:szCs w:val="24"/>
        </w:rPr>
        <w:t>with respect to the interaction term</w:t>
      </w:r>
      <w:r w:rsidR="006912A9">
        <w:rPr>
          <w:rFonts w:ascii="CMU Serif" w:hAnsi="CMU Serif" w:cs="CMU Serif"/>
          <w:sz w:val="24"/>
          <w:szCs w:val="24"/>
        </w:rPr>
        <w:t xml:space="preserve"> </w:t>
      </w:r>
      <w:r w:rsidR="00F77F71">
        <w:rPr>
          <w:rFonts w:ascii="CMU Serif" w:hAnsi="CMU Serif" w:cs="CMU Serif"/>
          <w:sz w:val="24"/>
          <w:szCs w:val="24"/>
        </w:rPr>
        <w:t xml:space="preserve">(Table 3.6). </w:t>
      </w:r>
      <w:r w:rsidRPr="0097054E">
        <w:rPr>
          <w:rFonts w:ascii="CMU Serif" w:hAnsi="CMU Serif" w:cs="CMU Serif"/>
          <w:sz w:val="24"/>
          <w:szCs w:val="24"/>
        </w:rPr>
        <w:t xml:space="preserve">This interaction effect was an artifact of </w:t>
      </w:r>
      <w:r w:rsidRPr="0097054E">
        <w:rPr>
          <w:rFonts w:ascii="CMU Serif" w:hAnsi="CMU Serif" w:cs="CMU Serif"/>
          <w:sz w:val="24"/>
          <w:szCs w:val="24"/>
        </w:rPr>
        <w:lastRenderedPageBreak/>
        <w:t xml:space="preserve">calculating multiple comparisons of different germplasms across observation periods. </w:t>
      </w:r>
      <w:commentRangeStart w:id="53"/>
      <w:r w:rsidR="00460FC1" w:rsidRPr="00460FC1">
        <w:rPr>
          <w:rFonts w:ascii="CMU Serif" w:hAnsi="CMU Serif" w:cs="CMU Serif"/>
          <w:sz w:val="24"/>
          <w:szCs w:val="24"/>
        </w:rPr>
        <w:t>There were no significant differences among germplasms within a period for periods 1-3</w:t>
      </w:r>
      <w:r w:rsidR="00460FC1">
        <w:rPr>
          <w:rFonts w:ascii="CMU Serif" w:hAnsi="CMU Serif" w:cs="CMU Serif"/>
          <w:sz w:val="24"/>
          <w:szCs w:val="24"/>
        </w:rPr>
        <w:t xml:space="preserve"> (Table 3.7). </w:t>
      </w:r>
      <w:r w:rsidR="00352BA4">
        <w:rPr>
          <w:rFonts w:ascii="CMU Serif" w:hAnsi="CMU Serif" w:cs="CMU Serif"/>
          <w:sz w:val="24"/>
          <w:szCs w:val="24"/>
        </w:rPr>
        <w:t>During the last period, there were significantly more fertile eggs on Russet Burbank than 10LB or 3LB</w:t>
      </w:r>
      <w:r w:rsidR="00460FC1">
        <w:rPr>
          <w:rFonts w:ascii="CMU Serif" w:hAnsi="CMU Serif" w:cs="CMU Serif"/>
          <w:sz w:val="24"/>
          <w:szCs w:val="24"/>
        </w:rPr>
        <w:t xml:space="preserve"> </w:t>
      </w:r>
      <w:r w:rsidR="00460FC1">
        <w:rPr>
          <w:rFonts w:ascii="CMU Serif" w:hAnsi="CMU Serif" w:cs="CMU Serif"/>
          <w:sz w:val="24"/>
          <w:szCs w:val="24"/>
        </w:rPr>
        <w:t>(Table 3.7)</w:t>
      </w:r>
      <w:r w:rsidR="00352BA4">
        <w:rPr>
          <w:rFonts w:ascii="CMU Serif" w:hAnsi="CMU Serif" w:cs="CMU Serif"/>
          <w:sz w:val="24"/>
          <w:szCs w:val="24"/>
        </w:rPr>
        <w:t>. There were also significantly more eggs on 4LB than 10LB</w:t>
      </w:r>
      <w:r w:rsidR="00460FC1">
        <w:rPr>
          <w:rFonts w:ascii="CMU Serif" w:hAnsi="CMU Serif" w:cs="CMU Serif"/>
          <w:sz w:val="24"/>
          <w:szCs w:val="24"/>
        </w:rPr>
        <w:t xml:space="preserve"> </w:t>
      </w:r>
      <w:r w:rsidR="00460FC1">
        <w:rPr>
          <w:rFonts w:ascii="CMU Serif" w:hAnsi="CMU Serif" w:cs="CMU Serif"/>
          <w:sz w:val="24"/>
          <w:szCs w:val="24"/>
        </w:rPr>
        <w:t>(Table 3.7).</w:t>
      </w:r>
      <w:commentRangeEnd w:id="53"/>
      <w:r w:rsidR="00C44490">
        <w:rPr>
          <w:rStyle w:val="CommentReference"/>
        </w:rPr>
        <w:commentReference w:id="53"/>
      </w:r>
    </w:p>
    <w:p w14:paraId="457E2CF6" w14:textId="6DEDDA9E" w:rsidR="001752AC" w:rsidRPr="00AB13D4" w:rsidRDefault="001752AC" w:rsidP="0075501E">
      <w:pPr>
        <w:widowControl w:val="0"/>
        <w:spacing w:line="480" w:lineRule="auto"/>
        <w:contextualSpacing/>
        <w:mirrorIndents/>
        <w:rPr>
          <w:rFonts w:ascii="CMU Serif" w:hAnsi="CMU Serif" w:cs="CMU Serif"/>
          <w:sz w:val="24"/>
          <w:szCs w:val="24"/>
        </w:rPr>
      </w:pPr>
      <w:r w:rsidRPr="00AB13D4">
        <w:rPr>
          <w:rFonts w:ascii="CMU Serif" w:hAnsi="CMU Serif" w:cs="CMU Serif"/>
          <w:sz w:val="24"/>
          <w:szCs w:val="24"/>
        </w:rPr>
        <w:t xml:space="preserve"> </w:t>
      </w:r>
      <w:r w:rsidRPr="00AB13D4" w:rsidDel="00A74208">
        <w:rPr>
          <w:rFonts w:ascii="CMU Serif" w:hAnsi="CMU Serif" w:cs="CMU Serif"/>
          <w:sz w:val="24"/>
          <w:szCs w:val="24"/>
        </w:rPr>
        <w:t xml:space="preserve"> </w:t>
      </w:r>
    </w:p>
    <w:p w14:paraId="643706ED" w14:textId="280CB840" w:rsidR="00F96398" w:rsidRPr="00DC42D3" w:rsidRDefault="00F96398" w:rsidP="0075501E">
      <w:pPr>
        <w:widowControl w:val="0"/>
        <w:spacing w:line="480" w:lineRule="auto"/>
        <w:contextualSpacing/>
        <w:mirrorIndents/>
        <w:rPr>
          <w:rFonts w:ascii="CMU Serif" w:hAnsi="CMU Serif" w:cs="CMU Serif"/>
          <w:sz w:val="24"/>
          <w:szCs w:val="24"/>
        </w:rPr>
      </w:pPr>
    </w:p>
    <w:p w14:paraId="0CA948A8" w14:textId="223C1E08" w:rsidR="00F96398" w:rsidRPr="001E56C6" w:rsidRDefault="00F96398" w:rsidP="0075501E">
      <w:pPr>
        <w:pStyle w:val="Heading2"/>
        <w:keepNext w:val="0"/>
        <w:keepLines w:val="0"/>
        <w:widowControl w:val="0"/>
        <w:mirrorIndents/>
        <w:jc w:val="center"/>
        <w:rPr>
          <w:rFonts w:ascii="CMU Serif" w:hAnsi="CMU Serif" w:cs="CMU Serif"/>
          <w:sz w:val="24"/>
          <w:szCs w:val="22"/>
        </w:rPr>
      </w:pPr>
      <w:bookmarkStart w:id="54" w:name="_Toc528941675"/>
      <w:bookmarkEnd w:id="32"/>
      <w:r w:rsidRPr="001E56C6">
        <w:rPr>
          <w:rFonts w:ascii="CMU Serif" w:hAnsi="CMU Serif" w:cs="CMU Serif"/>
          <w:sz w:val="24"/>
          <w:szCs w:val="22"/>
        </w:rPr>
        <w:t>Chapter 4: Discussion</w:t>
      </w:r>
      <w:bookmarkEnd w:id="54"/>
    </w:p>
    <w:p w14:paraId="384F984C" w14:textId="42814403" w:rsidR="006B05BF" w:rsidRDefault="0069782E" w:rsidP="006B05BF">
      <w:pPr>
        <w:spacing w:line="480" w:lineRule="auto"/>
        <w:ind w:firstLine="720"/>
        <w:rPr>
          <w:rFonts w:ascii="CMU Serif" w:hAnsi="CMU Serif" w:cs="CMU Serif"/>
          <w:sz w:val="24"/>
          <w:szCs w:val="24"/>
        </w:rPr>
      </w:pPr>
      <w:r>
        <w:rPr>
          <w:rFonts w:ascii="CMU Serif" w:hAnsi="CMU Serif" w:cs="CMU Serif"/>
          <w:sz w:val="24"/>
          <w:szCs w:val="24"/>
        </w:rPr>
        <w:t xml:space="preserve">Other investigations with putatively resistant potato germplasms have found </w:t>
      </w:r>
      <w:r w:rsidR="000754F9">
        <w:rPr>
          <w:rFonts w:ascii="CMU Serif" w:hAnsi="CMU Serif" w:cs="CMU Serif"/>
          <w:sz w:val="24"/>
          <w:szCs w:val="24"/>
        </w:rPr>
        <w:t xml:space="preserve">various </w:t>
      </w:r>
      <w:r>
        <w:rPr>
          <w:rFonts w:ascii="CMU Serif" w:hAnsi="CMU Serif" w:cs="CMU Serif"/>
          <w:sz w:val="24"/>
          <w:szCs w:val="24"/>
        </w:rPr>
        <w:t xml:space="preserve">significant </w:t>
      </w:r>
      <w:r w:rsidR="00F77F71">
        <w:rPr>
          <w:rFonts w:ascii="CMU Serif" w:hAnsi="CMU Serif" w:cs="CMU Serif"/>
          <w:sz w:val="24"/>
          <w:szCs w:val="24"/>
        </w:rPr>
        <w:t>effects on</w:t>
      </w:r>
      <w:r>
        <w:rPr>
          <w:rFonts w:ascii="CMU Serif" w:hAnsi="CMU Serif" w:cs="CMU Serif"/>
          <w:sz w:val="24"/>
          <w:szCs w:val="24"/>
        </w:rPr>
        <w:t xml:space="preserve"> psyllid fecundity and settling behaviors</w:t>
      </w:r>
      <w:r w:rsidR="00BC3507">
        <w:rPr>
          <w:rFonts w:ascii="CMU Serif" w:hAnsi="CMU Serif" w:cs="CMU Serif"/>
          <w:sz w:val="24"/>
          <w:szCs w:val="24"/>
        </w:rPr>
        <w:t xml:space="preserve"> (</w:t>
      </w:r>
      <w:commentRangeStart w:id="55"/>
      <w:r w:rsidR="00BC3507">
        <w:rPr>
          <w:rFonts w:ascii="CMU Serif" w:hAnsi="CMU Serif" w:cs="CMU Serif"/>
          <w:sz w:val="24"/>
          <w:szCs w:val="24"/>
        </w:rPr>
        <w:t>Butler</w:t>
      </w:r>
      <w:commentRangeEnd w:id="55"/>
      <w:r w:rsidR="00D51432">
        <w:rPr>
          <w:rStyle w:val="CommentReference"/>
        </w:rPr>
        <w:commentReference w:id="55"/>
      </w:r>
      <w:r w:rsidR="00BC3507">
        <w:rPr>
          <w:rFonts w:ascii="CMU Serif" w:hAnsi="CMU Serif" w:cs="CMU Serif"/>
          <w:sz w:val="24"/>
          <w:szCs w:val="24"/>
        </w:rPr>
        <w:t xml:space="preserve"> et al. 20</w:t>
      </w:r>
      <w:r w:rsidR="00F77F71">
        <w:rPr>
          <w:rFonts w:ascii="CMU Serif" w:hAnsi="CMU Serif" w:cs="CMU Serif"/>
          <w:sz w:val="24"/>
          <w:szCs w:val="24"/>
        </w:rPr>
        <w:t>1</w:t>
      </w:r>
      <w:r w:rsidR="00BC3507">
        <w:rPr>
          <w:rFonts w:ascii="CMU Serif" w:hAnsi="CMU Serif" w:cs="CMU Serif"/>
          <w:sz w:val="24"/>
          <w:szCs w:val="24"/>
        </w:rPr>
        <w:t>1, Cooper and Bamberg 2014,</w:t>
      </w:r>
      <w:r>
        <w:rPr>
          <w:rFonts w:ascii="CMU Serif" w:hAnsi="CMU Serif" w:cs="CMU Serif"/>
          <w:sz w:val="24"/>
          <w:szCs w:val="24"/>
        </w:rPr>
        <w:t xml:space="preserve"> </w:t>
      </w:r>
      <w:r w:rsidR="00BC3507">
        <w:rPr>
          <w:rFonts w:ascii="CMU Serif" w:hAnsi="CMU Serif" w:cs="CMU Serif"/>
          <w:sz w:val="24"/>
          <w:szCs w:val="24"/>
        </w:rPr>
        <w:t>Prager et al. 2014</w:t>
      </w:r>
      <w:r w:rsidR="00681AC2">
        <w:rPr>
          <w:rFonts w:ascii="CMU Serif" w:hAnsi="CMU Serif" w:cs="CMU Serif"/>
          <w:sz w:val="24"/>
          <w:szCs w:val="24"/>
        </w:rPr>
        <w:t>b</w:t>
      </w:r>
      <w:r w:rsidR="00BC3507">
        <w:rPr>
          <w:rFonts w:ascii="CMU Serif" w:hAnsi="CMU Serif" w:cs="CMU Serif"/>
          <w:sz w:val="24"/>
          <w:szCs w:val="24"/>
        </w:rPr>
        <w:t>,</w:t>
      </w:r>
      <w:r>
        <w:rPr>
          <w:rFonts w:ascii="CMU Serif" w:hAnsi="CMU Serif" w:cs="CMU Serif"/>
          <w:sz w:val="24"/>
          <w:szCs w:val="24"/>
        </w:rPr>
        <w:t xml:space="preserve"> 2018</w:t>
      </w:r>
      <w:r w:rsidR="00E2217B">
        <w:rPr>
          <w:rFonts w:ascii="CMU Serif" w:hAnsi="CMU Serif" w:cs="CMU Serif"/>
          <w:sz w:val="24"/>
          <w:szCs w:val="24"/>
        </w:rPr>
        <w:t xml:space="preserve">, </w:t>
      </w:r>
      <w:r w:rsidR="00E2217B" w:rsidRPr="00E2217B">
        <w:rPr>
          <w:rFonts w:ascii="CMU Serif" w:hAnsi="CMU Serif" w:cs="CMU Serif"/>
          <w:sz w:val="24"/>
          <w:szCs w:val="24"/>
        </w:rPr>
        <w:t>Rubio-Covarrubias</w:t>
      </w:r>
      <w:r w:rsidR="00E2217B">
        <w:rPr>
          <w:rFonts w:ascii="CMU Serif" w:hAnsi="CMU Serif" w:cs="CMU Serif"/>
          <w:sz w:val="24"/>
          <w:szCs w:val="24"/>
        </w:rPr>
        <w:t xml:space="preserve"> 2017,</w:t>
      </w:r>
      <w:r w:rsidR="00BC3507">
        <w:rPr>
          <w:rFonts w:ascii="CMU Serif" w:hAnsi="CMU Serif" w:cs="CMU Serif"/>
          <w:sz w:val="24"/>
          <w:szCs w:val="24"/>
        </w:rPr>
        <w:t xml:space="preserve"> </w:t>
      </w:r>
      <w:proofErr w:type="spellStart"/>
      <w:r w:rsidR="00BC3507">
        <w:rPr>
          <w:rFonts w:ascii="CMU Serif" w:hAnsi="CMU Serif" w:cs="CMU Serif"/>
          <w:sz w:val="24"/>
          <w:szCs w:val="24"/>
        </w:rPr>
        <w:t>Thinakaran</w:t>
      </w:r>
      <w:proofErr w:type="spellEnd"/>
      <w:r w:rsidR="00BC3507">
        <w:rPr>
          <w:rFonts w:ascii="CMU Serif" w:hAnsi="CMU Serif" w:cs="CMU Serif"/>
          <w:sz w:val="24"/>
          <w:szCs w:val="24"/>
        </w:rPr>
        <w:t xml:space="preserve"> et al. 2015</w:t>
      </w:r>
      <w:r w:rsidR="000754F9">
        <w:rPr>
          <w:rFonts w:ascii="CMU Serif" w:hAnsi="CMU Serif" w:cs="CMU Serif"/>
          <w:sz w:val="24"/>
          <w:szCs w:val="24"/>
        </w:rPr>
        <w:t>)</w:t>
      </w:r>
      <w:r w:rsidR="000754F9">
        <w:rPr>
          <w:rFonts w:ascii="CMU Serif" w:hAnsi="CMU Serif" w:cs="CMU Serif"/>
          <w:sz w:val="24"/>
          <w:szCs w:val="24"/>
        </w:rPr>
        <w:t>.</w:t>
      </w:r>
      <w:r w:rsidR="00EF2DC8">
        <w:rPr>
          <w:rFonts w:ascii="CMU Serif" w:hAnsi="CMU Serif" w:cs="CMU Serif"/>
          <w:sz w:val="24"/>
          <w:szCs w:val="24"/>
        </w:rPr>
        <w:t xml:space="preserve"> </w:t>
      </w:r>
    </w:p>
    <w:p w14:paraId="42BEC307" w14:textId="3F4C33C8" w:rsidR="002E34B9" w:rsidRDefault="002E34B9" w:rsidP="002E34B9">
      <w:pPr>
        <w:spacing w:line="480" w:lineRule="auto"/>
        <w:ind w:firstLine="720"/>
        <w:rPr>
          <w:rFonts w:ascii="CMU Serif" w:hAnsi="CMU Serif" w:cs="CMU Serif"/>
          <w:sz w:val="24"/>
          <w:szCs w:val="24"/>
        </w:rPr>
      </w:pPr>
      <w:r>
        <w:rPr>
          <w:rFonts w:ascii="CMU Serif" w:hAnsi="CMU Serif" w:cs="CMU Serif"/>
          <w:sz w:val="24"/>
          <w:szCs w:val="24"/>
        </w:rPr>
        <w:t xml:space="preserve">Our study found </w:t>
      </w:r>
      <w:r w:rsidR="00EC1FF4">
        <w:rPr>
          <w:rFonts w:ascii="CMU Serif" w:hAnsi="CMU Serif" w:cs="CMU Serif"/>
          <w:sz w:val="24"/>
          <w:szCs w:val="24"/>
        </w:rPr>
        <w:t>more</w:t>
      </w:r>
      <w:r>
        <w:rPr>
          <w:rFonts w:ascii="CMU Serif" w:hAnsi="CMU Serif" w:cs="CMU Serif"/>
          <w:sz w:val="24"/>
          <w:szCs w:val="24"/>
        </w:rPr>
        <w:t xml:space="preserve"> probing </w:t>
      </w:r>
      <w:r w:rsidR="00EC1FF4">
        <w:rPr>
          <w:rFonts w:ascii="CMU Serif" w:hAnsi="CMU Serif" w:cs="CMU Serif"/>
          <w:sz w:val="24"/>
          <w:szCs w:val="24"/>
        </w:rPr>
        <w:t xml:space="preserve">and walking </w:t>
      </w:r>
      <w:r>
        <w:rPr>
          <w:rFonts w:ascii="CMU Serif" w:hAnsi="CMU Serif" w:cs="CMU Serif"/>
          <w:sz w:val="24"/>
          <w:szCs w:val="24"/>
        </w:rPr>
        <w:t>on Russet Burbank</w:t>
      </w:r>
      <w:r w:rsidR="00EC1FF4">
        <w:rPr>
          <w:rFonts w:ascii="CMU Serif" w:hAnsi="CMU Serif" w:cs="CMU Serif"/>
          <w:sz w:val="24"/>
          <w:szCs w:val="24"/>
        </w:rPr>
        <w:t xml:space="preserve"> than the putatively resistant germplasms</w:t>
      </w:r>
      <w:r>
        <w:rPr>
          <w:rFonts w:ascii="CMU Serif" w:hAnsi="CMU Serif" w:cs="CMU Serif"/>
          <w:sz w:val="24"/>
          <w:szCs w:val="24"/>
        </w:rPr>
        <w:t>, like Butler et al. (2011).</w:t>
      </w:r>
      <w:r w:rsidR="00EC1FF4">
        <w:rPr>
          <w:rFonts w:ascii="CMU Serif" w:hAnsi="CMU Serif" w:cs="CMU Serif"/>
          <w:sz w:val="24"/>
          <w:szCs w:val="24"/>
        </w:rPr>
        <w:t xml:space="preserve"> Unlike Butler et al. (2011), we found less cleaning and leaf-leaving behaviors in our study.</w:t>
      </w:r>
    </w:p>
    <w:p w14:paraId="28953DFE" w14:textId="373E6A7A" w:rsidR="0069782E" w:rsidDel="002E34B9" w:rsidRDefault="0069782E" w:rsidP="0069782E">
      <w:pPr>
        <w:spacing w:line="480" w:lineRule="auto"/>
        <w:ind w:firstLine="720"/>
        <w:rPr>
          <w:del w:id="56" w:author="Fife,Austin N [2]" w:date="2018-11-05T23:58:00Z"/>
          <w:rFonts w:ascii="CMU Serif" w:hAnsi="CMU Serif" w:cs="CMU Serif"/>
          <w:sz w:val="24"/>
          <w:szCs w:val="24"/>
        </w:rPr>
      </w:pPr>
    </w:p>
    <w:p w14:paraId="46DED1A9" w14:textId="6D5C947B" w:rsidR="00A71AE6" w:rsidRDefault="00FB523C" w:rsidP="00FB523C">
      <w:pPr>
        <w:spacing w:line="480" w:lineRule="auto"/>
        <w:ind w:firstLine="720"/>
        <w:rPr>
          <w:rFonts w:ascii="CMU Serif" w:hAnsi="CMU Serif" w:cs="CMU Serif"/>
          <w:sz w:val="24"/>
          <w:szCs w:val="24"/>
        </w:rPr>
      </w:pPr>
      <w:r>
        <w:rPr>
          <w:rFonts w:ascii="CMU Serif" w:hAnsi="CMU Serif" w:cs="CMU Serif"/>
          <w:sz w:val="24"/>
          <w:szCs w:val="24"/>
        </w:rPr>
        <w:t xml:space="preserve">A possible </w:t>
      </w:r>
      <w:commentRangeStart w:id="57"/>
      <w:r>
        <w:rPr>
          <w:rFonts w:ascii="CMU Serif" w:hAnsi="CMU Serif" w:cs="CMU Serif"/>
          <w:sz w:val="24"/>
          <w:szCs w:val="24"/>
        </w:rPr>
        <w:t>explanation</w:t>
      </w:r>
      <w:commentRangeEnd w:id="57"/>
      <w:r w:rsidR="00D51432">
        <w:rPr>
          <w:rStyle w:val="CommentReference"/>
        </w:rPr>
        <w:commentReference w:id="57"/>
      </w:r>
      <w:r>
        <w:rPr>
          <w:rFonts w:ascii="CMU Serif" w:hAnsi="CMU Serif" w:cs="CMU Serif"/>
          <w:sz w:val="24"/>
          <w:szCs w:val="24"/>
        </w:rPr>
        <w:t xml:space="preserve"> for the higher probing and walking frequencies </w:t>
      </w:r>
      <w:r w:rsidR="00F77F71">
        <w:rPr>
          <w:rFonts w:ascii="CMU Serif" w:hAnsi="CMU Serif" w:cs="CMU Serif"/>
          <w:sz w:val="24"/>
          <w:szCs w:val="24"/>
        </w:rPr>
        <w:t xml:space="preserve">observed here on some germplasms </w:t>
      </w:r>
      <w:r w:rsidR="004C5731">
        <w:rPr>
          <w:rFonts w:ascii="CMU Serif" w:hAnsi="CMU Serif" w:cs="CMU Serif"/>
          <w:sz w:val="24"/>
          <w:szCs w:val="24"/>
        </w:rPr>
        <w:t>c</w:t>
      </w:r>
      <w:r>
        <w:rPr>
          <w:rFonts w:ascii="CMU Serif" w:hAnsi="CMU Serif" w:cs="CMU Serif"/>
          <w:sz w:val="24"/>
          <w:szCs w:val="24"/>
        </w:rPr>
        <w:t xml:space="preserve">ould be </w:t>
      </w:r>
      <w:r w:rsidR="00D51432">
        <w:rPr>
          <w:rFonts w:ascii="CMU Serif" w:hAnsi="CMU Serif" w:cs="CMU Serif"/>
          <w:sz w:val="24"/>
          <w:szCs w:val="24"/>
        </w:rPr>
        <w:t>related to the phenomenon of</w:t>
      </w:r>
      <w:r>
        <w:rPr>
          <w:rFonts w:ascii="CMU Serif" w:hAnsi="CMU Serif" w:cs="CMU Serif"/>
          <w:sz w:val="24"/>
          <w:szCs w:val="24"/>
        </w:rPr>
        <w:t xml:space="preserve"> phytoplasmas (including </w:t>
      </w:r>
      <w:proofErr w:type="spellStart"/>
      <w:r>
        <w:rPr>
          <w:rFonts w:ascii="CMU Serif" w:hAnsi="CMU Serif" w:cs="CMU Serif"/>
          <w:sz w:val="24"/>
          <w:szCs w:val="24"/>
        </w:rPr>
        <w:t>Lso</w:t>
      </w:r>
      <w:proofErr w:type="spellEnd"/>
      <w:r>
        <w:rPr>
          <w:rFonts w:ascii="CMU Serif" w:hAnsi="CMU Serif" w:cs="CMU Serif"/>
          <w:sz w:val="24"/>
          <w:szCs w:val="24"/>
        </w:rPr>
        <w:t xml:space="preserve">) </w:t>
      </w:r>
      <w:r w:rsidR="00D51432">
        <w:rPr>
          <w:rFonts w:ascii="CMU Serif" w:hAnsi="CMU Serif" w:cs="CMU Serif"/>
          <w:sz w:val="24"/>
          <w:szCs w:val="24"/>
        </w:rPr>
        <w:t>altering</w:t>
      </w:r>
      <w:r>
        <w:rPr>
          <w:rFonts w:ascii="CMU Serif" w:hAnsi="CMU Serif" w:cs="CMU Serif"/>
          <w:sz w:val="24"/>
          <w:szCs w:val="24"/>
        </w:rPr>
        <w:t xml:space="preserve"> psyllid preferences (Mayer et al. 2008) and settling behavior </w:t>
      </w:r>
      <w:r>
        <w:rPr>
          <w:rFonts w:ascii="CMU Serif" w:hAnsi="CMU Serif" w:cs="CMU Serif"/>
          <w:sz w:val="24"/>
          <w:szCs w:val="24"/>
        </w:rPr>
        <w:lastRenderedPageBreak/>
        <w:t>(Mas et al. 2014).</w:t>
      </w:r>
      <w:r w:rsidR="00A71AE6">
        <w:rPr>
          <w:rFonts w:ascii="CMU Serif" w:hAnsi="CMU Serif" w:cs="CMU Serif"/>
          <w:sz w:val="24"/>
          <w:szCs w:val="24"/>
        </w:rPr>
        <w:t xml:space="preserve"> </w:t>
      </w:r>
      <w:r>
        <w:rPr>
          <w:rFonts w:ascii="CMU Serif" w:hAnsi="CMU Serif" w:cs="CMU Serif"/>
          <w:sz w:val="24"/>
          <w:szCs w:val="24"/>
        </w:rPr>
        <w:t xml:space="preserve">The psyllids used in our experiment were taken from a </w:t>
      </w:r>
      <w:proofErr w:type="spellStart"/>
      <w:r>
        <w:rPr>
          <w:rFonts w:ascii="CMU Serif" w:hAnsi="CMU Serif" w:cs="CMU Serif"/>
          <w:sz w:val="24"/>
          <w:szCs w:val="24"/>
        </w:rPr>
        <w:t>Lso</w:t>
      </w:r>
      <w:proofErr w:type="spellEnd"/>
      <w:r>
        <w:rPr>
          <w:rFonts w:ascii="CMU Serif" w:hAnsi="CMU Serif" w:cs="CMU Serif"/>
          <w:sz w:val="24"/>
          <w:szCs w:val="24"/>
        </w:rPr>
        <w:t xml:space="preserve">-positive colony with a high percentage of infected psyllids. </w:t>
      </w:r>
      <w:proofErr w:type="spellStart"/>
      <w:r>
        <w:rPr>
          <w:rFonts w:ascii="CMU Serif" w:hAnsi="CMU Serif" w:cs="CMU Serif"/>
          <w:sz w:val="24"/>
          <w:szCs w:val="24"/>
        </w:rPr>
        <w:t>Lso</w:t>
      </w:r>
      <w:proofErr w:type="spellEnd"/>
      <w:r>
        <w:rPr>
          <w:rFonts w:ascii="CMU Serif" w:hAnsi="CMU Serif" w:cs="CMU Serif"/>
          <w:sz w:val="24"/>
          <w:szCs w:val="24"/>
        </w:rPr>
        <w:t>-infected psyllid</w:t>
      </w:r>
      <w:r w:rsidR="00F77F71">
        <w:rPr>
          <w:rFonts w:ascii="CMU Serif" w:hAnsi="CMU Serif" w:cs="CMU Serif"/>
          <w:sz w:val="24"/>
          <w:szCs w:val="24"/>
        </w:rPr>
        <w:t>s</w:t>
      </w:r>
      <w:r>
        <w:rPr>
          <w:rFonts w:ascii="CMU Serif" w:hAnsi="CMU Serif" w:cs="CMU Serif"/>
          <w:sz w:val="24"/>
          <w:szCs w:val="24"/>
        </w:rPr>
        <w:t xml:space="preserve"> </w:t>
      </w:r>
      <w:r w:rsidR="00033D24">
        <w:rPr>
          <w:rFonts w:ascii="CMU Serif" w:hAnsi="CMU Serif" w:cs="CMU Serif"/>
          <w:sz w:val="24"/>
          <w:szCs w:val="24"/>
        </w:rPr>
        <w:t>have increased preferences for</w:t>
      </w:r>
      <w:r w:rsidR="00033D24">
        <w:rPr>
          <w:rFonts w:ascii="CMU Serif" w:hAnsi="CMU Serif" w:cs="CMU Serif"/>
          <w:sz w:val="24"/>
          <w:szCs w:val="24"/>
        </w:rPr>
        <w:t xml:space="preserve"> </w:t>
      </w:r>
      <w:r>
        <w:rPr>
          <w:rFonts w:ascii="CMU Serif" w:hAnsi="CMU Serif" w:cs="CMU Serif"/>
          <w:sz w:val="24"/>
          <w:szCs w:val="24"/>
        </w:rPr>
        <w:t xml:space="preserve">undamaged, uninfected hosts for oviposition and settling (Davis </w:t>
      </w:r>
      <w:r w:rsidR="00476A19">
        <w:rPr>
          <w:rFonts w:ascii="CMU Serif" w:hAnsi="CMU Serif" w:cs="CMU Serif"/>
          <w:sz w:val="24"/>
          <w:szCs w:val="24"/>
        </w:rPr>
        <w:t xml:space="preserve">et al. </w:t>
      </w:r>
      <w:r>
        <w:rPr>
          <w:rFonts w:ascii="CMU Serif" w:hAnsi="CMU Serif" w:cs="CMU Serif"/>
          <w:sz w:val="24"/>
          <w:szCs w:val="24"/>
        </w:rPr>
        <w:t xml:space="preserve">2014) – a behavior which has been seen in </w:t>
      </w:r>
      <w:r w:rsidRPr="004641E4">
        <w:rPr>
          <w:rFonts w:ascii="CMU Serif" w:hAnsi="CMU Serif" w:cs="CMU Serif"/>
          <w:sz w:val="24"/>
          <w:szCs w:val="24"/>
        </w:rPr>
        <w:t>other insect-plant-vector relationships (</w:t>
      </w:r>
      <w:commentRangeStart w:id="58"/>
      <w:commentRangeStart w:id="59"/>
      <w:r w:rsidRPr="004641E4">
        <w:rPr>
          <w:rFonts w:ascii="CMU Serif" w:hAnsi="CMU Serif" w:cs="CMU Serif"/>
          <w:sz w:val="24"/>
          <w:szCs w:val="24"/>
        </w:rPr>
        <w:t>Cao</w:t>
      </w:r>
      <w:commentRangeEnd w:id="58"/>
      <w:r w:rsidR="00F77F71">
        <w:rPr>
          <w:rStyle w:val="CommentReference"/>
        </w:rPr>
        <w:commentReference w:id="58"/>
      </w:r>
      <w:commentRangeEnd w:id="59"/>
      <w:r w:rsidR="008E27FC">
        <w:rPr>
          <w:rStyle w:val="CommentReference"/>
        </w:rPr>
        <w:commentReference w:id="59"/>
      </w:r>
      <w:r w:rsidRPr="004641E4">
        <w:rPr>
          <w:rFonts w:ascii="CMU Serif" w:hAnsi="CMU Serif" w:cs="CMU Serif"/>
          <w:sz w:val="24"/>
          <w:szCs w:val="24"/>
        </w:rPr>
        <w:t xml:space="preserve"> </w:t>
      </w:r>
      <w:r w:rsidR="00476A19">
        <w:rPr>
          <w:rFonts w:ascii="CMU Serif" w:hAnsi="CMU Serif" w:cs="CMU Serif"/>
          <w:sz w:val="24"/>
          <w:szCs w:val="24"/>
        </w:rPr>
        <w:t xml:space="preserve">et al. </w:t>
      </w:r>
      <w:r w:rsidRPr="004641E4">
        <w:rPr>
          <w:rFonts w:ascii="CMU Serif" w:hAnsi="CMU Serif" w:cs="CMU Serif"/>
          <w:sz w:val="24"/>
          <w:szCs w:val="24"/>
        </w:rPr>
        <w:t>2016</w:t>
      </w:r>
      <w:r w:rsidR="008E27FC">
        <w:rPr>
          <w:rFonts w:ascii="CMU Serif" w:hAnsi="CMU Serif" w:cs="CMU Serif"/>
          <w:sz w:val="24"/>
          <w:szCs w:val="24"/>
        </w:rPr>
        <w:t xml:space="preserve">, </w:t>
      </w:r>
      <w:proofErr w:type="spellStart"/>
      <w:r w:rsidR="008E27FC">
        <w:rPr>
          <w:rFonts w:ascii="CMU Serif" w:hAnsi="CMU Serif" w:cs="CMU Serif"/>
          <w:sz w:val="24"/>
          <w:szCs w:val="24"/>
        </w:rPr>
        <w:t>Eigenbrode</w:t>
      </w:r>
      <w:proofErr w:type="spellEnd"/>
      <w:r w:rsidR="008E27FC">
        <w:rPr>
          <w:rFonts w:ascii="CMU Serif" w:hAnsi="CMU Serif" w:cs="CMU Serif"/>
          <w:sz w:val="24"/>
          <w:szCs w:val="24"/>
        </w:rPr>
        <w:t xml:space="preserve"> 2018</w:t>
      </w:r>
      <w:r w:rsidRPr="004641E4">
        <w:rPr>
          <w:rFonts w:ascii="CMU Serif" w:hAnsi="CMU Serif" w:cs="CMU Serif"/>
          <w:sz w:val="24"/>
          <w:szCs w:val="24"/>
        </w:rPr>
        <w:t xml:space="preserve">). </w:t>
      </w:r>
      <w:r w:rsidR="00FA1DA7" w:rsidRPr="004641E4">
        <w:rPr>
          <w:rFonts w:ascii="CMU Serif" w:hAnsi="CMU Serif" w:cs="CMU Serif"/>
          <w:sz w:val="24"/>
          <w:szCs w:val="24"/>
        </w:rPr>
        <w:t>T</w:t>
      </w:r>
      <w:r w:rsidRPr="004641E4">
        <w:rPr>
          <w:rFonts w:ascii="CMU Serif" w:hAnsi="CMU Serif" w:cs="CMU Serif"/>
          <w:sz w:val="24"/>
          <w:szCs w:val="24"/>
        </w:rPr>
        <w:t>he Asian citrus psyllid</w:t>
      </w:r>
      <w:r w:rsidR="00D51432">
        <w:rPr>
          <w:rFonts w:ascii="CMU Serif" w:hAnsi="CMU Serif" w:cs="CMU Serif"/>
          <w:sz w:val="24"/>
          <w:szCs w:val="24"/>
        </w:rPr>
        <w:t>,</w:t>
      </w:r>
      <w:r w:rsidRPr="004641E4">
        <w:rPr>
          <w:rFonts w:ascii="CMU Serif" w:hAnsi="CMU Serif" w:cs="CMU Serif"/>
          <w:sz w:val="24"/>
          <w:szCs w:val="24"/>
        </w:rPr>
        <w:t xml:space="preserve"> </w:t>
      </w:r>
      <w:proofErr w:type="spellStart"/>
      <w:r w:rsidRPr="004641E4">
        <w:rPr>
          <w:rFonts w:ascii="CMU Serif" w:hAnsi="CMU Serif" w:cs="CMU Serif"/>
          <w:i/>
          <w:sz w:val="24"/>
          <w:szCs w:val="24"/>
        </w:rPr>
        <w:t>Diaphorin</w:t>
      </w:r>
      <w:r w:rsidR="00FA1DA7" w:rsidRPr="004641E4">
        <w:rPr>
          <w:rFonts w:ascii="CMU Serif" w:hAnsi="CMU Serif" w:cs="CMU Serif"/>
          <w:i/>
          <w:sz w:val="24"/>
          <w:szCs w:val="24"/>
        </w:rPr>
        <w:t>a</w:t>
      </w:r>
      <w:proofErr w:type="spellEnd"/>
      <w:r w:rsidRPr="004641E4">
        <w:rPr>
          <w:rFonts w:ascii="CMU Serif" w:hAnsi="CMU Serif" w:cs="CMU Serif"/>
          <w:i/>
          <w:sz w:val="24"/>
          <w:szCs w:val="24"/>
        </w:rPr>
        <w:t xml:space="preserve"> </w:t>
      </w:r>
      <w:proofErr w:type="spellStart"/>
      <w:r w:rsidRPr="004641E4">
        <w:rPr>
          <w:rFonts w:ascii="CMU Serif" w:hAnsi="CMU Serif" w:cs="CMU Serif"/>
          <w:i/>
          <w:sz w:val="24"/>
          <w:szCs w:val="24"/>
        </w:rPr>
        <w:t>citri</w:t>
      </w:r>
      <w:proofErr w:type="spellEnd"/>
      <w:r w:rsidRPr="004641E4">
        <w:rPr>
          <w:rFonts w:ascii="CMU Serif" w:hAnsi="CMU Serif" w:cs="CMU Serif"/>
          <w:sz w:val="24"/>
          <w:szCs w:val="24"/>
        </w:rPr>
        <w:t xml:space="preserve"> </w:t>
      </w:r>
      <w:proofErr w:type="spellStart"/>
      <w:r w:rsidRPr="004641E4">
        <w:rPr>
          <w:rFonts w:ascii="CMU Serif" w:hAnsi="CMU Serif" w:cs="CMU Serif"/>
          <w:sz w:val="24"/>
          <w:szCs w:val="24"/>
        </w:rPr>
        <w:t>Ku</w:t>
      </w:r>
      <w:r w:rsidR="00FA1DA7" w:rsidRPr="004641E4">
        <w:rPr>
          <w:rFonts w:ascii="CMU Serif" w:hAnsi="CMU Serif" w:cs="CMU Serif"/>
          <w:sz w:val="24"/>
          <w:szCs w:val="24"/>
        </w:rPr>
        <w:t>wayama</w:t>
      </w:r>
      <w:proofErr w:type="spellEnd"/>
      <w:r w:rsidR="00FA1DA7" w:rsidRPr="004641E4">
        <w:rPr>
          <w:rFonts w:ascii="CMU Serif" w:hAnsi="CMU Serif" w:cs="CMU Serif"/>
          <w:sz w:val="24"/>
          <w:szCs w:val="24"/>
        </w:rPr>
        <w:t xml:space="preserve"> (Hemiptera: </w:t>
      </w:r>
      <w:proofErr w:type="spellStart"/>
      <w:r w:rsidR="00FA1DA7" w:rsidRPr="004641E4">
        <w:rPr>
          <w:rFonts w:ascii="CMU Serif" w:hAnsi="CMU Serif" w:cs="CMU Serif"/>
          <w:sz w:val="24"/>
          <w:szCs w:val="24"/>
        </w:rPr>
        <w:t>Liviidae</w:t>
      </w:r>
      <w:proofErr w:type="spellEnd"/>
      <w:r w:rsidR="00FA1DA7" w:rsidRPr="004641E4">
        <w:rPr>
          <w:rFonts w:ascii="CMU Serif" w:hAnsi="CMU Serif" w:cs="CMU Serif"/>
          <w:sz w:val="24"/>
          <w:szCs w:val="24"/>
        </w:rPr>
        <w:t xml:space="preserve">), is a vector of </w:t>
      </w:r>
      <w:r w:rsidR="00F77F71">
        <w:rPr>
          <w:rFonts w:ascii="CMU Serif" w:hAnsi="CMU Serif" w:cs="CMU Serif"/>
          <w:sz w:val="24"/>
          <w:szCs w:val="24"/>
        </w:rPr>
        <w:t>“</w:t>
      </w:r>
      <w:proofErr w:type="spellStart"/>
      <w:r w:rsidR="00FA1DA7" w:rsidRPr="004641E4">
        <w:rPr>
          <w:rStyle w:val="Emphasis"/>
          <w:rFonts w:ascii="CMU Serif" w:hAnsi="CMU Serif" w:cs="CMU Serif"/>
          <w:color w:val="000000"/>
          <w:sz w:val="24"/>
          <w:szCs w:val="24"/>
          <w:bdr w:val="none" w:sz="0" w:space="0" w:color="auto" w:frame="1"/>
          <w:shd w:val="clear" w:color="auto" w:fill="FFFFF8"/>
        </w:rPr>
        <w:t>Candidatus</w:t>
      </w:r>
      <w:proofErr w:type="spellEnd"/>
      <w:r w:rsidR="00FA1DA7" w:rsidRPr="004641E4">
        <w:rPr>
          <w:rStyle w:val="Emphasis"/>
          <w:rFonts w:ascii="CMU Serif" w:hAnsi="CMU Serif" w:cs="CMU Serif"/>
          <w:color w:val="000000"/>
          <w:sz w:val="24"/>
          <w:szCs w:val="24"/>
          <w:bdr w:val="none" w:sz="0" w:space="0" w:color="auto" w:frame="1"/>
          <w:shd w:val="clear" w:color="auto" w:fill="FFFFF8"/>
        </w:rPr>
        <w:t> </w:t>
      </w:r>
      <w:proofErr w:type="spellStart"/>
      <w:r w:rsidR="00FA1DA7" w:rsidRPr="004641E4">
        <w:rPr>
          <w:rFonts w:ascii="CMU Serif" w:hAnsi="CMU Serif" w:cs="CMU Serif"/>
          <w:color w:val="000000"/>
          <w:sz w:val="24"/>
          <w:szCs w:val="24"/>
          <w:shd w:val="clear" w:color="auto" w:fill="FFFFF8"/>
        </w:rPr>
        <w:t>Liberibacter</w:t>
      </w:r>
      <w:proofErr w:type="spellEnd"/>
      <w:r w:rsidR="00FA1DA7" w:rsidRPr="004641E4">
        <w:rPr>
          <w:rStyle w:val="Emphasis"/>
          <w:rFonts w:ascii="CMU Serif" w:hAnsi="CMU Serif" w:cs="CMU Serif"/>
          <w:color w:val="000000"/>
          <w:sz w:val="24"/>
          <w:szCs w:val="24"/>
          <w:bdr w:val="none" w:sz="0" w:space="0" w:color="auto" w:frame="1"/>
          <w:shd w:val="clear" w:color="auto" w:fill="FFFFF8"/>
        </w:rPr>
        <w:t> </w:t>
      </w:r>
      <w:proofErr w:type="spellStart"/>
      <w:r w:rsidR="00FA1DA7" w:rsidRPr="004641E4">
        <w:rPr>
          <w:rFonts w:ascii="CMU Serif" w:hAnsi="CMU Serif" w:cs="CMU Serif"/>
          <w:color w:val="000000"/>
          <w:sz w:val="24"/>
          <w:szCs w:val="24"/>
          <w:shd w:val="clear" w:color="auto" w:fill="FFFFF8"/>
        </w:rPr>
        <w:t>americanus</w:t>
      </w:r>
      <w:proofErr w:type="spellEnd"/>
      <w:r w:rsidR="00FA1DA7" w:rsidRPr="004641E4">
        <w:rPr>
          <w:rStyle w:val="Emphasis"/>
          <w:rFonts w:ascii="CMU Serif" w:hAnsi="CMU Serif" w:cs="CMU Serif"/>
          <w:i w:val="0"/>
          <w:color w:val="000000"/>
          <w:sz w:val="24"/>
          <w:szCs w:val="24"/>
          <w:bdr w:val="none" w:sz="0" w:space="0" w:color="auto" w:frame="1"/>
          <w:shd w:val="clear" w:color="auto" w:fill="FFFFF8"/>
        </w:rPr>
        <w:t>,</w:t>
      </w:r>
      <w:r w:rsidR="00F77F71">
        <w:rPr>
          <w:rStyle w:val="Emphasis"/>
          <w:rFonts w:ascii="CMU Serif" w:hAnsi="CMU Serif" w:cs="CMU Serif"/>
          <w:i w:val="0"/>
          <w:color w:val="000000"/>
          <w:sz w:val="24"/>
          <w:szCs w:val="24"/>
          <w:bdr w:val="none" w:sz="0" w:space="0" w:color="auto" w:frame="1"/>
          <w:shd w:val="clear" w:color="auto" w:fill="FFFFF8"/>
        </w:rPr>
        <w:t>”</w:t>
      </w:r>
      <w:r w:rsidR="00FA1DA7" w:rsidRPr="004641E4">
        <w:rPr>
          <w:rStyle w:val="Emphasis"/>
          <w:rFonts w:ascii="CMU Serif" w:hAnsi="CMU Serif" w:cs="CMU Serif"/>
          <w:i w:val="0"/>
          <w:color w:val="000000"/>
          <w:sz w:val="24"/>
          <w:szCs w:val="24"/>
          <w:bdr w:val="none" w:sz="0" w:space="0" w:color="auto" w:frame="1"/>
          <w:shd w:val="clear" w:color="auto" w:fill="FFFFF8"/>
        </w:rPr>
        <w:t xml:space="preserve"> a pathogen </w:t>
      </w:r>
      <w:r w:rsidR="00D51432">
        <w:rPr>
          <w:rStyle w:val="Emphasis"/>
          <w:rFonts w:ascii="CMU Serif" w:hAnsi="CMU Serif" w:cs="CMU Serif"/>
          <w:i w:val="0"/>
          <w:color w:val="000000"/>
          <w:sz w:val="24"/>
          <w:szCs w:val="24"/>
          <w:bdr w:val="none" w:sz="0" w:space="0" w:color="auto" w:frame="1"/>
          <w:shd w:val="clear" w:color="auto" w:fill="FFFFF8"/>
        </w:rPr>
        <w:t>that is related to</w:t>
      </w:r>
      <w:r w:rsidR="00FA1DA7" w:rsidRPr="004641E4">
        <w:rPr>
          <w:rStyle w:val="Emphasis"/>
          <w:rFonts w:ascii="CMU Serif" w:hAnsi="CMU Serif" w:cs="CMU Serif"/>
          <w:i w:val="0"/>
          <w:color w:val="000000"/>
          <w:sz w:val="24"/>
          <w:szCs w:val="24"/>
          <w:bdr w:val="none" w:sz="0" w:space="0" w:color="auto" w:frame="1"/>
          <w:shd w:val="clear" w:color="auto" w:fill="FFFFF8"/>
        </w:rPr>
        <w:t xml:space="preserve"> </w:t>
      </w:r>
      <w:proofErr w:type="spellStart"/>
      <w:r w:rsidR="00FA1DA7" w:rsidRPr="004641E4">
        <w:rPr>
          <w:rStyle w:val="Emphasis"/>
          <w:rFonts w:ascii="CMU Serif" w:hAnsi="CMU Serif" w:cs="CMU Serif"/>
          <w:i w:val="0"/>
          <w:color w:val="000000"/>
          <w:sz w:val="24"/>
          <w:szCs w:val="24"/>
          <w:bdr w:val="none" w:sz="0" w:space="0" w:color="auto" w:frame="1"/>
          <w:shd w:val="clear" w:color="auto" w:fill="FFFFF8"/>
        </w:rPr>
        <w:t>Lso</w:t>
      </w:r>
      <w:proofErr w:type="spellEnd"/>
      <w:r w:rsidR="00FA1DA7" w:rsidRPr="004641E4">
        <w:rPr>
          <w:rStyle w:val="Emphasis"/>
          <w:rFonts w:ascii="CMU Serif" w:hAnsi="CMU Serif" w:cs="CMU Serif"/>
          <w:i w:val="0"/>
          <w:color w:val="000000"/>
          <w:sz w:val="24"/>
          <w:szCs w:val="24"/>
          <w:bdr w:val="none" w:sz="0" w:space="0" w:color="auto" w:frame="1"/>
          <w:shd w:val="clear" w:color="auto" w:fill="FFFFF8"/>
        </w:rPr>
        <w:t xml:space="preserve"> (Te</w:t>
      </w:r>
      <w:r w:rsidR="004641E4" w:rsidRPr="004641E4">
        <w:rPr>
          <w:rStyle w:val="Emphasis"/>
          <w:rFonts w:ascii="CMU Serif" w:hAnsi="CMU Serif" w:cs="CMU Serif"/>
          <w:i w:val="0"/>
          <w:color w:val="000000"/>
          <w:sz w:val="24"/>
          <w:szCs w:val="24"/>
          <w:bdr w:val="none" w:sz="0" w:space="0" w:color="auto" w:frame="1"/>
          <w:shd w:val="clear" w:color="auto" w:fill="FFFFF8"/>
        </w:rPr>
        <w:t xml:space="preserve">ixeira </w:t>
      </w:r>
      <w:r w:rsidR="00476A19">
        <w:rPr>
          <w:rStyle w:val="Emphasis"/>
          <w:rFonts w:ascii="CMU Serif" w:hAnsi="CMU Serif" w:cs="CMU Serif"/>
          <w:i w:val="0"/>
          <w:color w:val="000000"/>
          <w:sz w:val="24"/>
          <w:szCs w:val="24"/>
          <w:bdr w:val="none" w:sz="0" w:space="0" w:color="auto" w:frame="1"/>
          <w:shd w:val="clear" w:color="auto" w:fill="FFFFF8"/>
        </w:rPr>
        <w:t xml:space="preserve">et al. </w:t>
      </w:r>
      <w:r w:rsidR="004641E4" w:rsidRPr="004641E4">
        <w:rPr>
          <w:rStyle w:val="Emphasis"/>
          <w:rFonts w:ascii="CMU Serif" w:hAnsi="CMU Serif" w:cs="CMU Serif"/>
          <w:i w:val="0"/>
          <w:color w:val="000000"/>
          <w:sz w:val="24"/>
          <w:szCs w:val="24"/>
          <w:bdr w:val="none" w:sz="0" w:space="0" w:color="auto" w:frame="1"/>
          <w:shd w:val="clear" w:color="auto" w:fill="FFFFF8"/>
        </w:rPr>
        <w:t>2005)</w:t>
      </w:r>
      <w:r w:rsidR="00FA1DA7" w:rsidRPr="004641E4">
        <w:rPr>
          <w:rStyle w:val="Emphasis"/>
          <w:rFonts w:ascii="CMU Serif" w:hAnsi="CMU Serif" w:cs="CMU Serif"/>
          <w:i w:val="0"/>
          <w:color w:val="000000"/>
          <w:sz w:val="24"/>
          <w:szCs w:val="24"/>
          <w:bdr w:val="none" w:sz="0" w:space="0" w:color="auto" w:frame="1"/>
          <w:shd w:val="clear" w:color="auto" w:fill="FFFFF8"/>
        </w:rPr>
        <w:t xml:space="preserve">. Studies of </w:t>
      </w:r>
      <w:r w:rsidR="00FA1DA7" w:rsidRPr="004641E4">
        <w:rPr>
          <w:rStyle w:val="Emphasis"/>
          <w:rFonts w:ascii="CMU Serif" w:hAnsi="CMU Serif" w:cs="CMU Serif"/>
          <w:color w:val="000000"/>
          <w:sz w:val="24"/>
          <w:szCs w:val="24"/>
          <w:bdr w:val="none" w:sz="0" w:space="0" w:color="auto" w:frame="1"/>
          <w:shd w:val="clear" w:color="auto" w:fill="FFFFF8"/>
        </w:rPr>
        <w:t xml:space="preserve">D. </w:t>
      </w:r>
      <w:proofErr w:type="spellStart"/>
      <w:r w:rsidR="00FA1DA7" w:rsidRPr="004641E4">
        <w:rPr>
          <w:rStyle w:val="Emphasis"/>
          <w:rFonts w:ascii="CMU Serif" w:hAnsi="CMU Serif" w:cs="CMU Serif"/>
          <w:color w:val="000000"/>
          <w:sz w:val="24"/>
          <w:szCs w:val="24"/>
          <w:bdr w:val="none" w:sz="0" w:space="0" w:color="auto" w:frame="1"/>
          <w:shd w:val="clear" w:color="auto" w:fill="FFFFF8"/>
        </w:rPr>
        <w:t>citri</w:t>
      </w:r>
      <w:proofErr w:type="spellEnd"/>
      <w:r w:rsidR="00FA1DA7" w:rsidRPr="004641E4">
        <w:rPr>
          <w:rStyle w:val="Emphasis"/>
          <w:rFonts w:ascii="CMU Serif" w:hAnsi="CMU Serif" w:cs="CMU Serif"/>
          <w:i w:val="0"/>
          <w:color w:val="000000"/>
          <w:sz w:val="24"/>
          <w:szCs w:val="24"/>
          <w:bdr w:val="none" w:sz="0" w:space="0" w:color="auto" w:frame="1"/>
          <w:shd w:val="clear" w:color="auto" w:fill="FFFFF8"/>
        </w:rPr>
        <w:t xml:space="preserve"> have examined how host plant volatiles can alter psyllid behavior (Davidson et al. 2014, Wenninger et al. 2009), including</w:t>
      </w:r>
      <w:r w:rsidR="00FA1DA7" w:rsidRPr="004641E4">
        <w:rPr>
          <w:rFonts w:ascii="CMU Serif" w:hAnsi="CMU Serif" w:cs="CMU Serif"/>
          <w:sz w:val="24"/>
          <w:szCs w:val="24"/>
        </w:rPr>
        <w:t xml:space="preserve"> increased probing in response to visual and chemical cues from their host plant (</w:t>
      </w:r>
      <w:proofErr w:type="spellStart"/>
      <w:r w:rsidR="00FA1DA7" w:rsidRPr="004641E4">
        <w:rPr>
          <w:rFonts w:ascii="CMU Serif" w:hAnsi="CMU Serif" w:cs="CMU Serif"/>
          <w:sz w:val="24"/>
          <w:szCs w:val="24"/>
        </w:rPr>
        <w:t>Patt</w:t>
      </w:r>
      <w:proofErr w:type="spellEnd"/>
      <w:r w:rsidR="00FA1DA7" w:rsidRPr="004641E4">
        <w:rPr>
          <w:rFonts w:ascii="CMU Serif" w:hAnsi="CMU Serif" w:cs="CMU Serif"/>
          <w:sz w:val="24"/>
          <w:szCs w:val="24"/>
        </w:rPr>
        <w:t xml:space="preserve"> et al. 2011).</w:t>
      </w:r>
      <w:r w:rsidR="00F1362D">
        <w:rPr>
          <w:rFonts w:ascii="CMU Serif" w:hAnsi="CMU Serif" w:cs="CMU Serif"/>
          <w:sz w:val="24"/>
          <w:szCs w:val="24"/>
        </w:rPr>
        <w:t xml:space="preserve"> This is a possible explanation for the minor trend we saw with female psyllids probing more often than male psyllids (Table 3.2). It may be that the volatiles from Russet Burbank are more stimulating as </w:t>
      </w:r>
      <w:r w:rsidR="00321995">
        <w:rPr>
          <w:rFonts w:ascii="CMU Serif" w:hAnsi="CMU Serif" w:cs="CMU Serif"/>
          <w:sz w:val="24"/>
          <w:szCs w:val="24"/>
        </w:rPr>
        <w:t>the</w:t>
      </w:r>
      <w:r w:rsidR="00F1362D">
        <w:rPr>
          <w:rFonts w:ascii="CMU Serif" w:hAnsi="CMU Serif" w:cs="CMU Serif"/>
          <w:sz w:val="24"/>
          <w:szCs w:val="24"/>
        </w:rPr>
        <w:t xml:space="preserve"> natal plant host </w:t>
      </w:r>
      <w:r w:rsidR="00321995">
        <w:rPr>
          <w:rFonts w:ascii="CMU Serif" w:hAnsi="CMU Serif" w:cs="CMU Serif"/>
          <w:sz w:val="24"/>
          <w:szCs w:val="24"/>
        </w:rPr>
        <w:t xml:space="preserve">in our colonies </w:t>
      </w:r>
      <w:r w:rsidR="00F1362D">
        <w:rPr>
          <w:rFonts w:ascii="CMU Serif" w:hAnsi="CMU Serif" w:cs="CMU Serif"/>
          <w:sz w:val="24"/>
          <w:szCs w:val="24"/>
        </w:rPr>
        <w:t xml:space="preserve">for female psyllids, which may be more influenced by familiar cues while selecting host plants for oviposition or feeding (Prager </w:t>
      </w:r>
      <w:r w:rsidR="00476A19">
        <w:rPr>
          <w:rFonts w:ascii="CMU Serif" w:hAnsi="CMU Serif" w:cs="CMU Serif"/>
          <w:sz w:val="24"/>
          <w:szCs w:val="24"/>
        </w:rPr>
        <w:t xml:space="preserve">et al. </w:t>
      </w:r>
      <w:r w:rsidR="00F1362D">
        <w:rPr>
          <w:rFonts w:ascii="CMU Serif" w:hAnsi="CMU Serif" w:cs="CMU Serif"/>
          <w:sz w:val="24"/>
          <w:szCs w:val="24"/>
        </w:rPr>
        <w:t xml:space="preserve">2014a). </w:t>
      </w:r>
      <w:r w:rsidR="00DF76C5">
        <w:rPr>
          <w:rFonts w:ascii="CMU Serif" w:hAnsi="CMU Serif" w:cs="CMU Serif"/>
          <w:sz w:val="24"/>
          <w:szCs w:val="24"/>
        </w:rPr>
        <w:t xml:space="preserve">Further studies into potato psyllid volatile attractiveness would help to determine how these results correlate with host plant acceptance. </w:t>
      </w:r>
    </w:p>
    <w:p w14:paraId="42C7155B" w14:textId="77068741" w:rsidR="00C8012A" w:rsidRDefault="00475905" w:rsidP="008E27FC">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Although leaf-leaving duration was statistically significant from our model, the </w:t>
      </w:r>
      <w:r w:rsidR="00091096">
        <w:rPr>
          <w:rFonts w:ascii="CMU Serif" w:hAnsi="CMU Serif" w:cs="CMU Serif"/>
          <w:sz w:val="24"/>
        </w:rPr>
        <w:t xml:space="preserve">incidence and </w:t>
      </w:r>
      <w:r w:rsidRPr="001E56C6">
        <w:rPr>
          <w:rFonts w:ascii="CMU Serif" w:hAnsi="CMU Serif" w:cs="CMU Serif"/>
          <w:sz w:val="24"/>
        </w:rPr>
        <w:t xml:space="preserve">duration of leaf-leaving behaviors was very small and </w:t>
      </w:r>
      <w:r w:rsidR="00321995">
        <w:rPr>
          <w:rFonts w:ascii="CMU Serif" w:hAnsi="CMU Serif" w:cs="CMU Serif"/>
          <w:sz w:val="24"/>
        </w:rPr>
        <w:t xml:space="preserve">probably </w:t>
      </w:r>
      <w:r w:rsidRPr="001E56C6">
        <w:rPr>
          <w:rFonts w:ascii="CMU Serif" w:hAnsi="CMU Serif" w:cs="CMU Serif"/>
          <w:sz w:val="24"/>
        </w:rPr>
        <w:t>not biologically significant</w:t>
      </w:r>
      <w:r w:rsidR="0085366F" w:rsidRPr="001E56C6">
        <w:rPr>
          <w:rFonts w:ascii="CMU Serif" w:hAnsi="CMU Serif" w:cs="CMU Serif"/>
          <w:sz w:val="24"/>
        </w:rPr>
        <w:t>.</w:t>
      </w:r>
      <w:r w:rsidR="0085366F">
        <w:rPr>
          <w:rFonts w:ascii="CMU Serif" w:hAnsi="CMU Serif" w:cs="CMU Serif"/>
          <w:sz w:val="24"/>
        </w:rPr>
        <w:t xml:space="preserve"> </w:t>
      </w:r>
      <w:r w:rsidR="00DA6A79">
        <w:rPr>
          <w:rFonts w:ascii="CMU Serif" w:hAnsi="CMU Serif" w:cs="CMU Serif"/>
          <w:sz w:val="24"/>
        </w:rPr>
        <w:t>It is also important to note that leaf-</w:t>
      </w:r>
      <w:r w:rsidR="00DA6A79">
        <w:rPr>
          <w:rFonts w:ascii="CMU Serif" w:hAnsi="CMU Serif" w:cs="CMU Serif"/>
          <w:sz w:val="24"/>
        </w:rPr>
        <w:lastRenderedPageBreak/>
        <w:t xml:space="preserve">leaving </w:t>
      </w:r>
      <w:r w:rsidR="0085366F">
        <w:rPr>
          <w:rFonts w:ascii="CMU Serif" w:hAnsi="CMU Serif" w:cs="CMU Serif"/>
          <w:sz w:val="24"/>
        </w:rPr>
        <w:t>was</w:t>
      </w:r>
      <w:r w:rsidR="00DA6A79">
        <w:rPr>
          <w:rFonts w:ascii="CMU Serif" w:hAnsi="CMU Serif" w:cs="CMU Serif"/>
          <w:sz w:val="24"/>
        </w:rPr>
        <w:t xml:space="preserve"> defined in the context of our</w:t>
      </w:r>
      <w:r w:rsidR="0085366F">
        <w:rPr>
          <w:rFonts w:ascii="CMU Serif" w:hAnsi="CMU Serif" w:cs="CMU Serif"/>
          <w:sz w:val="24"/>
        </w:rPr>
        <w:t xml:space="preserve"> observation</w:t>
      </w:r>
      <w:r w:rsidR="00DA6A79">
        <w:rPr>
          <w:rFonts w:ascii="CMU Serif" w:hAnsi="CMU Serif" w:cs="CMU Serif"/>
          <w:sz w:val="24"/>
        </w:rPr>
        <w:t xml:space="preserve"> arena.</w:t>
      </w:r>
      <w:r w:rsidR="0085366F">
        <w:rPr>
          <w:rFonts w:ascii="CMU Serif" w:hAnsi="CMU Serif" w:cs="CMU Serif"/>
          <w:sz w:val="24"/>
        </w:rPr>
        <w:t xml:space="preserve"> </w:t>
      </w:r>
      <w:r w:rsidR="00DA6A79">
        <w:rPr>
          <w:rFonts w:ascii="CMU Serif" w:hAnsi="CMU Serif" w:cs="CMU Serif"/>
          <w:sz w:val="24"/>
        </w:rPr>
        <w:t xml:space="preserve">On a plant </w:t>
      </w:r>
      <w:r w:rsidR="00091096">
        <w:rPr>
          <w:rFonts w:ascii="CMU Serif" w:hAnsi="CMU Serif" w:cs="CMU Serif"/>
          <w:sz w:val="24"/>
        </w:rPr>
        <w:t xml:space="preserve">in the field </w:t>
      </w:r>
      <w:r w:rsidR="00DA6A79">
        <w:rPr>
          <w:rFonts w:ascii="CMU Serif" w:hAnsi="CMU Serif" w:cs="CMU Serif"/>
          <w:sz w:val="24"/>
        </w:rPr>
        <w:t xml:space="preserve">there is a much larger surface area for a psyllid to explore, so the leaf-leaving events </w:t>
      </w:r>
      <w:r w:rsidR="00091096">
        <w:rPr>
          <w:rFonts w:ascii="CMU Serif" w:hAnsi="CMU Serif" w:cs="CMU Serif"/>
          <w:sz w:val="24"/>
        </w:rPr>
        <w:t>might</w:t>
      </w:r>
      <w:r w:rsidR="00DA6A79">
        <w:rPr>
          <w:rFonts w:ascii="CMU Serif" w:hAnsi="CMU Serif" w:cs="CMU Serif"/>
          <w:sz w:val="24"/>
        </w:rPr>
        <w:t xml:space="preserve"> represent questing behavior rather than host rejection. </w:t>
      </w:r>
      <w:r w:rsidR="00DF76C5">
        <w:rPr>
          <w:rFonts w:ascii="CMU Serif" w:hAnsi="CMU Serif" w:cs="CMU Serif"/>
          <w:sz w:val="24"/>
        </w:rPr>
        <w:t>It also is possible that the duration between a psyllid’s initial encounter, settling behaviors and eventual plant rejection is longer than the time we allotted for recording.</w:t>
      </w:r>
    </w:p>
    <w:p w14:paraId="173D1235" w14:textId="67553DB5" w:rsidR="002E34B9" w:rsidRDefault="00935D7D" w:rsidP="002E34B9">
      <w:pPr>
        <w:spacing w:line="480" w:lineRule="auto"/>
        <w:ind w:firstLine="720"/>
        <w:rPr>
          <w:rFonts w:ascii="CMU Serif" w:hAnsi="CMU Serif" w:cs="CMU Serif"/>
          <w:sz w:val="24"/>
          <w:szCs w:val="24"/>
        </w:rPr>
      </w:pPr>
      <w:r>
        <w:rPr>
          <w:rFonts w:ascii="CMU Serif" w:hAnsi="CMU Serif" w:cs="CMU Serif"/>
          <w:sz w:val="24"/>
        </w:rPr>
        <w:t>We were unable to find biologically significant differences in psyllid behavior or fecundity among the germplasms examined</w:t>
      </w:r>
      <w:r w:rsidR="008E27FC">
        <w:rPr>
          <w:rFonts w:ascii="CMU Serif" w:hAnsi="CMU Serif" w:cs="CMU Serif"/>
          <w:sz w:val="24"/>
        </w:rPr>
        <w:t xml:space="preserve">, </w:t>
      </w:r>
      <w:r w:rsidR="00033D24">
        <w:rPr>
          <w:rFonts w:ascii="CMU Serif" w:hAnsi="CMU Serif" w:cs="CMU Serif"/>
          <w:sz w:val="24"/>
        </w:rPr>
        <w:t>like</w:t>
      </w:r>
      <w:r w:rsidR="008E27FC">
        <w:rPr>
          <w:rFonts w:ascii="CMU Serif" w:hAnsi="CMU Serif" w:cs="CMU Serif"/>
          <w:sz w:val="24"/>
        </w:rPr>
        <w:t xml:space="preserve"> </w:t>
      </w:r>
      <w:r w:rsidR="008E27FC">
        <w:rPr>
          <w:rFonts w:ascii="CMU Serif" w:hAnsi="CMU Serif" w:cs="CMU Serif"/>
          <w:sz w:val="24"/>
          <w:szCs w:val="24"/>
        </w:rPr>
        <w:t>Diaz-Montano et al. (2014), Rubio-Covarrubias (2017), and Prager et al. (2017</w:t>
      </w:r>
      <w:r w:rsidR="008E27FC">
        <w:rPr>
          <w:rFonts w:ascii="CMU Serif" w:hAnsi="CMU Serif" w:cs="CMU Serif"/>
          <w:sz w:val="24"/>
          <w:szCs w:val="24"/>
        </w:rPr>
        <w:t>).</w:t>
      </w:r>
      <w:r w:rsidR="008E27FC" w:rsidRPr="008E27FC">
        <w:rPr>
          <w:rFonts w:ascii="CMU Serif" w:hAnsi="CMU Serif" w:cs="CMU Serif"/>
          <w:sz w:val="24"/>
          <w:szCs w:val="24"/>
        </w:rPr>
        <w:t xml:space="preserve"> </w:t>
      </w:r>
      <w:r w:rsidR="008E27FC">
        <w:rPr>
          <w:rFonts w:ascii="CMU Serif" w:hAnsi="CMU Serif" w:cs="CMU Serif"/>
          <w:sz w:val="24"/>
          <w:szCs w:val="24"/>
        </w:rPr>
        <w:t>We also saw no differences in hatch rate, similar to Rubio-Covarrubias (2017).</w:t>
      </w:r>
      <w:r w:rsidR="008E27FC">
        <w:rPr>
          <w:rFonts w:ascii="CMU Serif" w:hAnsi="CMU Serif" w:cs="CMU Serif"/>
          <w:sz w:val="24"/>
          <w:szCs w:val="24"/>
        </w:rPr>
        <w:t xml:space="preserve"> </w:t>
      </w:r>
      <w:r>
        <w:rPr>
          <w:rFonts w:ascii="CMU Serif" w:hAnsi="CMU Serif" w:cs="CMU Serif"/>
          <w:sz w:val="24"/>
        </w:rPr>
        <w:t>There was no evidence in the current study that fecundity or egg fertility were affected by germplasm, either overall or within any given observation period.</w:t>
      </w:r>
      <w:bookmarkStart w:id="60" w:name="_Toc528941677"/>
      <w:r w:rsidR="008E27FC">
        <w:rPr>
          <w:rFonts w:ascii="CMU Serif" w:hAnsi="CMU Serif" w:cs="CMU Serif"/>
          <w:sz w:val="24"/>
        </w:rPr>
        <w:t xml:space="preserve"> </w:t>
      </w:r>
    </w:p>
    <w:p w14:paraId="1CF0333A" w14:textId="4C416D66" w:rsidR="002E34B9" w:rsidRDefault="002E34B9" w:rsidP="002E34B9">
      <w:pPr>
        <w:spacing w:line="480" w:lineRule="auto"/>
        <w:ind w:firstLine="720"/>
        <w:rPr>
          <w:rFonts w:ascii="CMU Serif" w:hAnsi="CMU Serif" w:cs="CMU Serif"/>
          <w:sz w:val="24"/>
          <w:szCs w:val="24"/>
        </w:rPr>
      </w:pPr>
      <w:r>
        <w:rPr>
          <w:rFonts w:ascii="CMU Serif" w:hAnsi="CMU Serif" w:cs="CMU Serif"/>
          <w:sz w:val="24"/>
          <w:szCs w:val="24"/>
        </w:rPr>
        <w:t xml:space="preserve">Combined, these </w:t>
      </w:r>
    </w:p>
    <w:bookmarkEnd w:id="60"/>
    <w:p w14:paraId="36EAEE12" w14:textId="1AA76B67" w:rsidR="008A4A7D" w:rsidRPr="00F74CA0" w:rsidRDefault="008E27FC" w:rsidP="00033D24">
      <w:pPr>
        <w:widowControl w:val="0"/>
        <w:spacing w:line="480" w:lineRule="auto"/>
        <w:ind w:firstLine="720"/>
        <w:contextualSpacing/>
        <w:mirrorIndents/>
      </w:pPr>
      <w:r>
        <w:rPr>
          <w:rFonts w:ascii="CMU Serif" w:hAnsi="CMU Serif" w:cs="CMU Serif"/>
          <w:sz w:val="24"/>
          <w:szCs w:val="24"/>
        </w:rPr>
        <w:t>Contrary to previously published studies, (Butler et al. 2011, Cooper and Bamberg 2014, Diaz-Montano et al. 2014, Rubio-Covarrubias 2017), our study</w:t>
      </w:r>
      <w:r>
        <w:rPr>
          <w:rFonts w:ascii="CMU Serif" w:hAnsi="CMU Serif" w:cs="CMU Serif"/>
          <w:sz w:val="24"/>
          <w:szCs w:val="24"/>
        </w:rPr>
        <w:t xml:space="preserve"> observed</w:t>
      </w:r>
      <w:r>
        <w:rPr>
          <w:rFonts w:ascii="CMU Serif" w:hAnsi="CMU Serif" w:cs="CMU Serif"/>
          <w:sz w:val="24"/>
        </w:rPr>
        <w:t xml:space="preserve"> s</w:t>
      </w:r>
      <w:r w:rsidR="00935D7D">
        <w:rPr>
          <w:rFonts w:ascii="CMU Serif" w:hAnsi="CMU Serif" w:cs="CMU Serif"/>
          <w:sz w:val="24"/>
        </w:rPr>
        <w:t xml:space="preserve">imilar </w:t>
      </w:r>
      <w:commentRangeStart w:id="61"/>
      <w:r w:rsidR="00935D7D">
        <w:rPr>
          <w:rFonts w:ascii="CMU Serif" w:hAnsi="CMU Serif" w:cs="CMU Serif"/>
          <w:sz w:val="24"/>
        </w:rPr>
        <w:t xml:space="preserve">oviposition rates and egg fertility rates </w:t>
      </w:r>
      <w:commentRangeEnd w:id="61"/>
      <w:r w:rsidR="00935D7D">
        <w:rPr>
          <w:rStyle w:val="CommentReference"/>
        </w:rPr>
        <w:commentReference w:id="61"/>
      </w:r>
      <w:r w:rsidR="00935D7D">
        <w:rPr>
          <w:rFonts w:ascii="CMU Serif" w:hAnsi="CMU Serif" w:cs="CMU Serif"/>
          <w:sz w:val="24"/>
        </w:rPr>
        <w:t xml:space="preserve"> across germplasms. </w:t>
      </w:r>
      <w:r w:rsidR="00D501FD">
        <w:rPr>
          <w:rFonts w:ascii="CMU Serif" w:hAnsi="CMU Serif" w:cs="CMU Serif"/>
          <w:sz w:val="24"/>
        </w:rPr>
        <w:t>Generally,</w:t>
      </w:r>
      <w:r w:rsidR="000D2533">
        <w:rPr>
          <w:rFonts w:ascii="CMU Serif" w:hAnsi="CMU Serif" w:cs="CMU Serif"/>
          <w:sz w:val="24"/>
        </w:rPr>
        <w:t xml:space="preserve"> more than 50% of psyllid eggs hatched regardless of germplasm for the first four periods (14-20 days)</w:t>
      </w:r>
      <w:r w:rsidR="009847C9">
        <w:rPr>
          <w:rFonts w:ascii="CMU Serif" w:hAnsi="CMU Serif" w:cs="CMU Serif"/>
          <w:sz w:val="24"/>
        </w:rPr>
        <w:t>.</w:t>
      </w:r>
      <w:r w:rsidR="000D2533">
        <w:rPr>
          <w:rFonts w:ascii="CMU Serif" w:hAnsi="CMU Serif" w:cs="CMU Serif"/>
          <w:sz w:val="24"/>
        </w:rPr>
        <w:t xml:space="preserve"> </w:t>
      </w:r>
      <w:r w:rsidR="00D501FD">
        <w:rPr>
          <w:rFonts w:ascii="CMU Serif" w:hAnsi="CMU Serif" w:cs="CMU Serif"/>
          <w:sz w:val="24"/>
        </w:rPr>
        <w:t xml:space="preserve">We selected our observation period </w:t>
      </w:r>
      <w:r w:rsidR="009847C9">
        <w:rPr>
          <w:rFonts w:ascii="CMU Serif" w:hAnsi="CMU Serif" w:cs="CMU Serif"/>
          <w:sz w:val="24"/>
        </w:rPr>
        <w:t>to correlate with the periods of maximum oviposition reported in</w:t>
      </w:r>
      <w:r w:rsidR="003F3A78">
        <w:rPr>
          <w:rFonts w:ascii="CMU Serif" w:hAnsi="CMU Serif" w:cs="CMU Serif"/>
          <w:sz w:val="24"/>
        </w:rPr>
        <w:t xml:space="preserve"> the life history tables of </w:t>
      </w:r>
      <w:commentRangeStart w:id="62"/>
      <w:commentRangeStart w:id="63"/>
      <w:r w:rsidR="003F3A78">
        <w:rPr>
          <w:rFonts w:ascii="CMU Serif" w:hAnsi="CMU Serif" w:cs="CMU Serif"/>
          <w:sz w:val="24"/>
        </w:rPr>
        <w:t xml:space="preserve">Abdullah (2008) </w:t>
      </w:r>
      <w:r w:rsidR="00515D68">
        <w:rPr>
          <w:rFonts w:ascii="CMU Serif" w:hAnsi="CMU Serif" w:cs="CMU Serif"/>
          <w:sz w:val="24"/>
        </w:rPr>
        <w:t xml:space="preserve">Knowlton and Janes 1931, </w:t>
      </w:r>
      <w:r w:rsidR="003F3A78">
        <w:rPr>
          <w:rFonts w:ascii="CMU Serif" w:hAnsi="CMU Serif" w:cs="CMU Serif"/>
          <w:sz w:val="24"/>
        </w:rPr>
        <w:t>and Yang et al. (2010</w:t>
      </w:r>
      <w:commentRangeEnd w:id="62"/>
      <w:r w:rsidR="00935D7D">
        <w:rPr>
          <w:rStyle w:val="CommentReference"/>
        </w:rPr>
        <w:commentReference w:id="62"/>
      </w:r>
      <w:commentRangeEnd w:id="63"/>
      <w:r w:rsidR="00515D68">
        <w:rPr>
          <w:rFonts w:ascii="CMU Serif" w:hAnsi="CMU Serif" w:cs="CMU Serif"/>
          <w:sz w:val="24"/>
        </w:rPr>
        <w:t>,</w:t>
      </w:r>
      <w:r w:rsidR="00C00D5A">
        <w:rPr>
          <w:rStyle w:val="CommentReference"/>
        </w:rPr>
        <w:commentReference w:id="63"/>
      </w:r>
      <w:r w:rsidR="00515D68">
        <w:rPr>
          <w:rFonts w:ascii="CMU Serif" w:hAnsi="CMU Serif" w:cs="CMU Serif"/>
          <w:sz w:val="24"/>
        </w:rPr>
        <w:t xml:space="preserve"> 2013</w:t>
      </w:r>
      <w:r w:rsidR="003F3A78">
        <w:rPr>
          <w:rFonts w:ascii="CMU Serif" w:hAnsi="CMU Serif" w:cs="CMU Serif"/>
          <w:sz w:val="24"/>
        </w:rPr>
        <w:t>)</w:t>
      </w:r>
      <w:r w:rsidR="009847C9">
        <w:rPr>
          <w:rFonts w:ascii="CMU Serif" w:hAnsi="CMU Serif" w:cs="CMU Serif"/>
          <w:sz w:val="24"/>
        </w:rPr>
        <w:t xml:space="preserve">. It was surprising to see the large reduction of egg fertility for some psyllids in period four (18-24 </w:t>
      </w:r>
      <w:commentRangeStart w:id="64"/>
      <w:commentRangeStart w:id="65"/>
      <w:r w:rsidR="009847C9">
        <w:rPr>
          <w:rFonts w:ascii="CMU Serif" w:hAnsi="CMU Serif" w:cs="CMU Serif"/>
          <w:sz w:val="24"/>
        </w:rPr>
        <w:t>days</w:t>
      </w:r>
      <w:commentRangeEnd w:id="64"/>
      <w:r w:rsidR="006D0A5E">
        <w:rPr>
          <w:rStyle w:val="CommentReference"/>
        </w:rPr>
        <w:commentReference w:id="64"/>
      </w:r>
      <w:commentRangeEnd w:id="65"/>
      <w:r w:rsidR="00C00D5A">
        <w:rPr>
          <w:rStyle w:val="CommentReference"/>
        </w:rPr>
        <w:commentReference w:id="65"/>
      </w:r>
      <w:r w:rsidR="009847C9">
        <w:rPr>
          <w:rFonts w:ascii="CMU Serif" w:hAnsi="CMU Serif" w:cs="CMU Serif"/>
          <w:sz w:val="24"/>
        </w:rPr>
        <w:t xml:space="preserve">). </w:t>
      </w:r>
      <w:r w:rsidR="009847C9">
        <w:rPr>
          <w:rFonts w:ascii="CMU Serif" w:hAnsi="CMU Serif" w:cs="CMU Serif"/>
          <w:sz w:val="24"/>
        </w:rPr>
        <w:lastRenderedPageBreak/>
        <w:t>We only permitted male access to the female psyllids during the initial period to</w:t>
      </w:r>
      <w:r w:rsidR="00C00D5A">
        <w:rPr>
          <w:rFonts w:ascii="CMU Serif" w:hAnsi="CMU Serif" w:cs="CMU Serif"/>
          <w:sz w:val="24"/>
        </w:rPr>
        <w:t xml:space="preserve"> increase female longevity</w:t>
      </w:r>
      <w:r w:rsidR="009847C9">
        <w:rPr>
          <w:rFonts w:ascii="CMU Serif" w:hAnsi="CMU Serif" w:cs="CMU Serif"/>
          <w:sz w:val="24"/>
        </w:rPr>
        <w:t xml:space="preserve"> </w:t>
      </w:r>
      <w:r w:rsidR="00C00D5A">
        <w:rPr>
          <w:rFonts w:ascii="CMU Serif" w:hAnsi="CMU Serif" w:cs="CMU Serif"/>
          <w:sz w:val="24"/>
        </w:rPr>
        <w:t>by</w:t>
      </w:r>
      <w:r w:rsidR="00C00D5A">
        <w:rPr>
          <w:rFonts w:ascii="CMU Serif" w:hAnsi="CMU Serif" w:cs="CMU Serif"/>
          <w:sz w:val="24"/>
        </w:rPr>
        <w:t xml:space="preserve"> </w:t>
      </w:r>
      <w:r w:rsidR="00C00D5A">
        <w:rPr>
          <w:rFonts w:ascii="CMU Serif" w:hAnsi="CMU Serif" w:cs="CMU Serif"/>
          <w:sz w:val="24"/>
        </w:rPr>
        <w:t>preventing</w:t>
      </w:r>
      <w:r w:rsidR="00C00D5A">
        <w:rPr>
          <w:rFonts w:ascii="CMU Serif" w:hAnsi="CMU Serif" w:cs="CMU Serif"/>
          <w:sz w:val="24"/>
        </w:rPr>
        <w:t xml:space="preserve"> </w:t>
      </w:r>
      <w:r w:rsidR="00C00D5A">
        <w:rPr>
          <w:rFonts w:ascii="CMU Serif" w:hAnsi="CMU Serif" w:cs="CMU Serif"/>
          <w:sz w:val="24"/>
        </w:rPr>
        <w:t xml:space="preserve">possible </w:t>
      </w:r>
      <w:r w:rsidR="009847C9">
        <w:rPr>
          <w:rFonts w:ascii="CMU Serif" w:hAnsi="CMU Serif" w:cs="CMU Serif"/>
          <w:sz w:val="24"/>
        </w:rPr>
        <w:t>harassment (</w:t>
      </w:r>
      <w:r w:rsidR="00C00D5A">
        <w:rPr>
          <w:rFonts w:ascii="CMU Serif" w:hAnsi="CMU Serif" w:cs="CMU Serif"/>
          <w:sz w:val="24"/>
        </w:rPr>
        <w:t xml:space="preserve">Abdullah 2008, </w:t>
      </w:r>
      <w:proofErr w:type="spellStart"/>
      <w:r w:rsidR="009847C9">
        <w:rPr>
          <w:rFonts w:ascii="CMU Serif" w:hAnsi="CMU Serif" w:cs="CMU Serif"/>
          <w:sz w:val="24"/>
        </w:rPr>
        <w:t>Arnqvist</w:t>
      </w:r>
      <w:proofErr w:type="spellEnd"/>
      <w:r w:rsidR="009847C9">
        <w:rPr>
          <w:rFonts w:ascii="CMU Serif" w:hAnsi="CMU Serif" w:cs="CMU Serif"/>
          <w:sz w:val="24"/>
        </w:rPr>
        <w:t xml:space="preserve"> 2013</w:t>
      </w:r>
      <w:r w:rsidR="005B6589">
        <w:rPr>
          <w:rFonts w:ascii="CMU Serif" w:hAnsi="CMU Serif" w:cs="CMU Serif"/>
          <w:sz w:val="24"/>
        </w:rPr>
        <w:t xml:space="preserve">, </w:t>
      </w:r>
      <w:commentRangeStart w:id="66"/>
      <w:commentRangeStart w:id="67"/>
      <w:r w:rsidR="005B6589">
        <w:rPr>
          <w:rFonts w:ascii="CMU Serif" w:hAnsi="CMU Serif" w:cs="CMU Serif"/>
          <w:sz w:val="24"/>
        </w:rPr>
        <w:t>Wenninger and Hall 2008</w:t>
      </w:r>
      <w:commentRangeEnd w:id="66"/>
      <w:r w:rsidR="005B6589">
        <w:rPr>
          <w:rStyle w:val="CommentReference"/>
        </w:rPr>
        <w:commentReference w:id="66"/>
      </w:r>
      <w:commentRangeEnd w:id="67"/>
      <w:r w:rsidR="00033D24">
        <w:rPr>
          <w:rStyle w:val="CommentReference"/>
        </w:rPr>
        <w:commentReference w:id="67"/>
      </w:r>
      <w:r w:rsidR="009847C9">
        <w:rPr>
          <w:rFonts w:ascii="CMU Serif" w:hAnsi="CMU Serif" w:cs="CMU Serif"/>
          <w:sz w:val="24"/>
        </w:rPr>
        <w:t xml:space="preserve">). It may be that potato psyllids require multiple mates </w:t>
      </w:r>
      <w:r w:rsidR="00935D7D">
        <w:rPr>
          <w:rFonts w:ascii="CMU Serif" w:hAnsi="CMU Serif" w:cs="CMU Serif"/>
          <w:sz w:val="24"/>
        </w:rPr>
        <w:t xml:space="preserve">and/or multiple </w:t>
      </w:r>
      <w:proofErr w:type="spellStart"/>
      <w:r w:rsidR="00935D7D">
        <w:rPr>
          <w:rFonts w:ascii="CMU Serif" w:hAnsi="CMU Serif" w:cs="CMU Serif"/>
          <w:sz w:val="24"/>
        </w:rPr>
        <w:t>matings</w:t>
      </w:r>
      <w:proofErr w:type="spellEnd"/>
      <w:r w:rsidR="00935D7D">
        <w:rPr>
          <w:rFonts w:ascii="CMU Serif" w:hAnsi="CMU Serif" w:cs="CMU Serif"/>
          <w:sz w:val="24"/>
        </w:rPr>
        <w:t xml:space="preserve"> over time </w:t>
      </w:r>
      <w:r w:rsidR="009847C9">
        <w:rPr>
          <w:rFonts w:ascii="CMU Serif" w:hAnsi="CMU Serif" w:cs="CMU Serif"/>
          <w:sz w:val="24"/>
        </w:rPr>
        <w:t xml:space="preserve">to maintain egg fertility </w:t>
      </w:r>
      <w:r w:rsidR="00380DB8">
        <w:rPr>
          <w:rFonts w:ascii="CMU Serif" w:hAnsi="CMU Serif" w:cs="CMU Serif"/>
          <w:sz w:val="24"/>
        </w:rPr>
        <w:t>(</w:t>
      </w:r>
      <w:proofErr w:type="spellStart"/>
      <w:r w:rsidR="00380DB8">
        <w:rPr>
          <w:rFonts w:ascii="CMU Serif" w:hAnsi="CMU Serif" w:cs="CMU Serif"/>
          <w:sz w:val="24"/>
        </w:rPr>
        <w:t>Arnqvist</w:t>
      </w:r>
      <w:proofErr w:type="spellEnd"/>
      <w:r w:rsidR="00380DB8">
        <w:rPr>
          <w:rFonts w:ascii="CMU Serif" w:hAnsi="CMU Serif" w:cs="CMU Serif"/>
          <w:sz w:val="24"/>
        </w:rPr>
        <w:t xml:space="preserve"> 2013</w:t>
      </w:r>
      <w:r w:rsidR="00033D24">
        <w:rPr>
          <w:rFonts w:ascii="CMU Serif" w:hAnsi="CMU Serif" w:cs="CMU Serif"/>
          <w:sz w:val="24"/>
        </w:rPr>
        <w:t>, Wenninger and Hall 2008</w:t>
      </w:r>
      <w:r w:rsidR="00380DB8">
        <w:rPr>
          <w:rFonts w:ascii="CMU Serif" w:hAnsi="CMU Serif" w:cs="CMU Serif"/>
          <w:sz w:val="24"/>
        </w:rPr>
        <w:t>).</w:t>
      </w:r>
    </w:p>
    <w:p w14:paraId="0DEE1A58" w14:textId="4650F5A4" w:rsidR="004C5731" w:rsidRDefault="008A4A7D" w:rsidP="004C5731">
      <w:pPr>
        <w:widowControl w:val="0"/>
        <w:spacing w:line="480" w:lineRule="auto"/>
        <w:ind w:firstLine="720"/>
        <w:contextualSpacing/>
        <w:mirrorIndents/>
        <w:rPr>
          <w:rFonts w:ascii="CMU Serif" w:hAnsi="CMU Serif" w:cs="CMU Serif"/>
          <w:sz w:val="24"/>
          <w:szCs w:val="24"/>
        </w:rPr>
      </w:pPr>
      <w:r>
        <w:rPr>
          <w:rFonts w:ascii="CMU Serif" w:hAnsi="CMU Serif" w:cs="CMU Serif"/>
          <w:sz w:val="24"/>
        </w:rPr>
        <w:t xml:space="preserve">It is difficult to separate the mechanisms of host plant resistance or tolerance and how they to correlate with psyllid host acceptance (Diaz-Montano et al. 2006, Butler et al. 2011). </w:t>
      </w:r>
      <w:r w:rsidR="004C5731">
        <w:rPr>
          <w:rFonts w:ascii="CMU Serif" w:hAnsi="CMU Serif" w:cs="CMU Serif"/>
          <w:sz w:val="24"/>
          <w:szCs w:val="24"/>
        </w:rPr>
        <w:t xml:space="preserve">Although Russet Burbank received more probes than two other germplasms, the psyllids still probed </w:t>
      </w:r>
      <w:r w:rsidR="007D61F0">
        <w:rPr>
          <w:rFonts w:ascii="CMU Serif" w:hAnsi="CMU Serif" w:cs="CMU Serif"/>
          <w:sz w:val="24"/>
          <w:szCs w:val="24"/>
        </w:rPr>
        <w:t xml:space="preserve">the other germplasms, often </w:t>
      </w:r>
      <w:r w:rsidR="004C5731">
        <w:rPr>
          <w:rFonts w:ascii="CMU Serif" w:hAnsi="CMU Serif" w:cs="CMU Serif"/>
          <w:sz w:val="24"/>
          <w:szCs w:val="24"/>
        </w:rPr>
        <w:t xml:space="preserve">for long periods. A single psyllid is enough to transmit </w:t>
      </w:r>
      <w:proofErr w:type="spellStart"/>
      <w:r w:rsidR="004C5731">
        <w:rPr>
          <w:rFonts w:ascii="CMU Serif" w:hAnsi="CMU Serif" w:cs="CMU Serif"/>
          <w:sz w:val="24"/>
          <w:szCs w:val="24"/>
        </w:rPr>
        <w:t>Lso</w:t>
      </w:r>
      <w:proofErr w:type="spellEnd"/>
      <w:r w:rsidR="004C5731">
        <w:rPr>
          <w:rFonts w:ascii="CMU Serif" w:hAnsi="CMU Serif" w:cs="CMU Serif"/>
          <w:sz w:val="24"/>
          <w:szCs w:val="24"/>
        </w:rPr>
        <w:t xml:space="preserve"> and the disease</w:t>
      </w:r>
      <w:r w:rsidR="004C5731">
        <w:rPr>
          <w:rFonts w:ascii="CMU Serif" w:hAnsi="CMU Serif" w:cs="CMU Serif"/>
          <w:sz w:val="24"/>
        </w:rPr>
        <w:t xml:space="preserve"> progresses independently of bacterial titer </w:t>
      </w:r>
      <w:r w:rsidR="004C5731">
        <w:rPr>
          <w:rFonts w:ascii="CMU Serif" w:hAnsi="CMU Serif" w:cs="CMU Serif"/>
          <w:sz w:val="24"/>
          <w:szCs w:val="24"/>
        </w:rPr>
        <w:t xml:space="preserve">(Buchman et al. 2011, </w:t>
      </w:r>
      <w:proofErr w:type="spellStart"/>
      <w:r w:rsidR="004C5731">
        <w:rPr>
          <w:rFonts w:ascii="CMU Serif" w:hAnsi="CMU Serif" w:cs="CMU Serif"/>
          <w:sz w:val="24"/>
        </w:rPr>
        <w:t>Rashed</w:t>
      </w:r>
      <w:proofErr w:type="spellEnd"/>
      <w:r w:rsidR="004C5731">
        <w:rPr>
          <w:rFonts w:ascii="CMU Serif" w:hAnsi="CMU Serif" w:cs="CMU Serif"/>
          <w:sz w:val="24"/>
        </w:rPr>
        <w:t xml:space="preserve"> et al. 2012). </w:t>
      </w:r>
      <w:r w:rsidR="007D61F0">
        <w:rPr>
          <w:rFonts w:ascii="CMU Serif" w:hAnsi="CMU Serif" w:cs="CMU Serif"/>
          <w:sz w:val="24"/>
          <w:szCs w:val="24"/>
        </w:rPr>
        <w:t>T</w:t>
      </w:r>
      <w:r w:rsidR="004C5731">
        <w:rPr>
          <w:rFonts w:ascii="CMU Serif" w:hAnsi="CMU Serif" w:cs="CMU Serif"/>
          <w:sz w:val="24"/>
          <w:szCs w:val="24"/>
        </w:rPr>
        <w:t xml:space="preserve">hese </w:t>
      </w:r>
      <w:r w:rsidR="007D61F0">
        <w:rPr>
          <w:rFonts w:ascii="CMU Serif" w:hAnsi="CMU Serif" w:cs="CMU Serif"/>
          <w:sz w:val="24"/>
          <w:szCs w:val="24"/>
        </w:rPr>
        <w:t xml:space="preserve">factors underscore that psyllid probing behavior would have to be nearly eliminated in order to truly reduce the risk of </w:t>
      </w:r>
      <w:proofErr w:type="spellStart"/>
      <w:r w:rsidR="007D61F0">
        <w:rPr>
          <w:rFonts w:ascii="CMU Serif" w:hAnsi="CMU Serif" w:cs="CMU Serif"/>
          <w:sz w:val="24"/>
          <w:szCs w:val="24"/>
        </w:rPr>
        <w:t>Lso</w:t>
      </w:r>
      <w:proofErr w:type="spellEnd"/>
      <w:r w:rsidR="007D61F0">
        <w:rPr>
          <w:rFonts w:ascii="CMU Serif" w:hAnsi="CMU Serif" w:cs="CMU Serif"/>
          <w:sz w:val="24"/>
          <w:szCs w:val="24"/>
        </w:rPr>
        <w:t xml:space="preserve"> transmission. We found no evidence for such reductions in probing behavior in these </w:t>
      </w:r>
      <w:commentRangeStart w:id="68"/>
      <w:commentRangeStart w:id="69"/>
      <w:r w:rsidR="007D61F0">
        <w:rPr>
          <w:rFonts w:ascii="CMU Serif" w:hAnsi="CMU Serif" w:cs="CMU Serif"/>
          <w:sz w:val="24"/>
          <w:szCs w:val="24"/>
        </w:rPr>
        <w:t>germplasms</w:t>
      </w:r>
      <w:commentRangeEnd w:id="68"/>
      <w:r w:rsidR="007D61F0">
        <w:rPr>
          <w:rStyle w:val="CommentReference"/>
        </w:rPr>
        <w:commentReference w:id="68"/>
      </w:r>
      <w:commentRangeEnd w:id="69"/>
      <w:r w:rsidR="00033D24">
        <w:rPr>
          <w:rStyle w:val="CommentReference"/>
        </w:rPr>
        <w:commentReference w:id="69"/>
      </w:r>
      <w:r w:rsidR="004C5731">
        <w:rPr>
          <w:rFonts w:ascii="CMU Serif" w:hAnsi="CMU Serif" w:cs="CMU Serif"/>
          <w:sz w:val="24"/>
        </w:rPr>
        <w:t>.</w:t>
      </w:r>
      <w:ins w:id="70" w:author="Fife,Austin N [2]" w:date="2018-11-06T00:44:00Z">
        <w:r w:rsidR="00B84C7F">
          <w:rPr>
            <w:rFonts w:ascii="CMU Serif" w:hAnsi="CMU Serif" w:cs="CMU Serif"/>
            <w:sz w:val="24"/>
          </w:rPr>
          <w:t xml:space="preserve"> </w:t>
        </w:r>
      </w:ins>
      <w:bookmarkStart w:id="71" w:name="_GoBack"/>
      <w:bookmarkEnd w:id="71"/>
      <w:ins w:id="72" w:author="Fife,Austin N [2]" w:date="2018-11-06T00:53:00Z">
        <w:r w:rsidR="00B27D09">
          <w:rPr>
            <w:rFonts w:ascii="CMU Serif" w:hAnsi="CMU Serif" w:cs="CMU Serif"/>
            <w:sz w:val="24"/>
          </w:rPr>
          <w:t>The v</w:t>
        </w:r>
      </w:ins>
      <w:ins w:id="73" w:author="Fife,Austin N [2]" w:date="2018-11-06T00:52:00Z">
        <w:r w:rsidR="00B27D09">
          <w:rPr>
            <w:rFonts w:ascii="CMU Serif" w:hAnsi="CMU Serif" w:cs="CMU Serif"/>
            <w:sz w:val="24"/>
          </w:rPr>
          <w:t xml:space="preserve">isual inspection of psyllid behaviors could be </w:t>
        </w:r>
      </w:ins>
      <w:ins w:id="74" w:author="Fife,Austin N [2]" w:date="2018-11-06T00:53:00Z">
        <w:r w:rsidR="00B27D09">
          <w:rPr>
            <w:rFonts w:ascii="CMU Serif" w:hAnsi="CMU Serif" w:cs="CMU Serif"/>
            <w:sz w:val="24"/>
          </w:rPr>
          <w:t>bolstered by</w:t>
        </w:r>
      </w:ins>
      <w:ins w:id="75" w:author="Fife,Austin N [2]" w:date="2018-11-06T00:51:00Z">
        <w:r w:rsidR="00B27D09">
          <w:rPr>
            <w:rFonts w:ascii="CMU Serif" w:hAnsi="CMU Serif" w:cs="CMU Serif"/>
            <w:sz w:val="24"/>
          </w:rPr>
          <w:t xml:space="preserve"> </w:t>
        </w:r>
      </w:ins>
      <w:ins w:id="76" w:author="Fife,Austin N [2]" w:date="2018-11-06T00:45:00Z">
        <w:r w:rsidR="00B84C7F">
          <w:rPr>
            <w:rFonts w:ascii="CMU Serif" w:hAnsi="CMU Serif" w:cs="CMU Serif"/>
            <w:sz w:val="24"/>
          </w:rPr>
          <w:t xml:space="preserve">electrical penetration </w:t>
        </w:r>
      </w:ins>
      <w:ins w:id="77" w:author="Fife,Austin N [2]" w:date="2018-11-06T00:53:00Z">
        <w:r w:rsidR="00B27D09">
          <w:rPr>
            <w:rFonts w:ascii="CMU Serif" w:hAnsi="CMU Serif" w:cs="CMU Serif"/>
            <w:sz w:val="24"/>
          </w:rPr>
          <w:t>recordings</w:t>
        </w:r>
      </w:ins>
      <w:ins w:id="78" w:author="Fife,Austin N [2]" w:date="2018-11-06T00:45:00Z">
        <w:r w:rsidR="00B84C7F">
          <w:rPr>
            <w:rFonts w:ascii="CMU Serif" w:hAnsi="CMU Serif" w:cs="CMU Serif"/>
            <w:sz w:val="24"/>
          </w:rPr>
          <w:t xml:space="preserve"> (</w:t>
        </w:r>
      </w:ins>
      <w:ins w:id="79" w:author="Fife,Austin N [2]" w:date="2018-11-06T00:57:00Z">
        <w:r w:rsidR="00B27D09">
          <w:rPr>
            <w:rFonts w:ascii="CMU Serif" w:hAnsi="CMU Serif" w:cs="CMU Serif"/>
            <w:sz w:val="24"/>
          </w:rPr>
          <w:t>Butler et al. 2012b</w:t>
        </w:r>
        <w:r w:rsidR="00B27D09">
          <w:rPr>
            <w:rFonts w:ascii="CMU Serif" w:hAnsi="CMU Serif" w:cs="CMU Serif"/>
            <w:sz w:val="24"/>
          </w:rPr>
          <w:t xml:space="preserve">, </w:t>
        </w:r>
      </w:ins>
      <w:ins w:id="80" w:author="Fife,Austin N [2]" w:date="2018-11-06T00:54:00Z">
        <w:r w:rsidR="00B27D09">
          <w:rPr>
            <w:rFonts w:ascii="CMU Serif" w:hAnsi="CMU Serif" w:cs="CMU Serif"/>
            <w:sz w:val="24"/>
          </w:rPr>
          <w:t>Must</w:t>
        </w:r>
      </w:ins>
      <w:ins w:id="81" w:author="Fife,Austin N [2]" w:date="2018-11-06T00:55:00Z">
        <w:r w:rsidR="00B27D09">
          <w:rPr>
            <w:rFonts w:ascii="CMU Serif" w:hAnsi="CMU Serif" w:cs="CMU Serif"/>
            <w:sz w:val="24"/>
          </w:rPr>
          <w:t>af</w:t>
        </w:r>
      </w:ins>
      <w:ins w:id="82" w:author="Fife,Austin N [2]" w:date="2018-11-06T00:54:00Z">
        <w:r w:rsidR="00B27D09">
          <w:rPr>
            <w:rFonts w:ascii="CMU Serif" w:hAnsi="CMU Serif" w:cs="CMU Serif"/>
            <w:sz w:val="24"/>
          </w:rPr>
          <w:t>a et al 2</w:t>
        </w:r>
      </w:ins>
      <w:ins w:id="83" w:author="Fife,Austin N [2]" w:date="2018-11-06T00:55:00Z">
        <w:r w:rsidR="00B27D09">
          <w:rPr>
            <w:rFonts w:ascii="CMU Serif" w:hAnsi="CMU Serif" w:cs="CMU Serif"/>
            <w:sz w:val="24"/>
          </w:rPr>
          <w:t xml:space="preserve">015b, </w:t>
        </w:r>
      </w:ins>
      <w:proofErr w:type="spellStart"/>
      <w:ins w:id="84" w:author="Fife,Austin N [2]" w:date="2018-11-06T00:57:00Z">
        <w:r w:rsidR="00B27D09" w:rsidRPr="00B27D09">
          <w:rPr>
            <w:rFonts w:ascii="CMU Serif" w:hAnsi="CMU Serif" w:cs="CMU Serif"/>
            <w:sz w:val="24"/>
          </w:rPr>
          <w:t>Sandanayaka</w:t>
        </w:r>
        <w:proofErr w:type="spellEnd"/>
        <w:r w:rsidR="00B27D09">
          <w:rPr>
            <w:rFonts w:ascii="CMU Serif" w:hAnsi="CMU Serif" w:cs="CMU Serif"/>
            <w:sz w:val="24"/>
          </w:rPr>
          <w:t xml:space="preserve"> et al.</w:t>
        </w:r>
        <w:r w:rsidR="00B27D09" w:rsidRPr="00B27D09">
          <w:rPr>
            <w:rFonts w:ascii="CMU Serif" w:hAnsi="CMU Serif" w:cs="CMU Serif"/>
            <w:sz w:val="24"/>
          </w:rPr>
          <w:t xml:space="preserve"> </w:t>
        </w:r>
        <w:r w:rsidR="00B27D09" w:rsidRPr="00B27D09">
          <w:rPr>
            <w:rFonts w:ascii="CMU Serif" w:hAnsi="CMU Serif" w:cs="CMU Serif"/>
            <w:sz w:val="24"/>
          </w:rPr>
          <w:t>2014</w:t>
        </w:r>
      </w:ins>
      <w:ins w:id="85" w:author="Fife,Austin N [2]" w:date="2018-11-06T00:45:00Z">
        <w:r w:rsidR="00B84C7F">
          <w:rPr>
            <w:rFonts w:ascii="CMU Serif" w:hAnsi="CMU Serif" w:cs="CMU Serif"/>
            <w:sz w:val="24"/>
          </w:rPr>
          <w:t>).</w:t>
        </w:r>
      </w:ins>
      <w:ins w:id="86" w:author="Fife,Austin N [2]" w:date="2018-11-06T00:58:00Z">
        <w:r w:rsidR="00EE30B0">
          <w:rPr>
            <w:rFonts w:ascii="CMU Serif" w:hAnsi="CMU Serif" w:cs="CMU Serif"/>
            <w:sz w:val="24"/>
          </w:rPr>
          <w:t xml:space="preserve"> </w:t>
        </w:r>
        <w:proofErr w:type="spellStart"/>
        <w:r w:rsidR="00EE30B0" w:rsidRPr="00B27D09">
          <w:rPr>
            <w:rFonts w:ascii="CMU Serif" w:hAnsi="CMU Serif" w:cs="CMU Serif"/>
            <w:sz w:val="24"/>
          </w:rPr>
          <w:t>Sandanayaka</w:t>
        </w:r>
        <w:proofErr w:type="spellEnd"/>
        <w:r w:rsidR="00EE30B0">
          <w:rPr>
            <w:rFonts w:ascii="CMU Serif" w:hAnsi="CMU Serif" w:cs="CMU Serif"/>
            <w:sz w:val="24"/>
          </w:rPr>
          <w:t xml:space="preserve"> et al.</w:t>
        </w:r>
        <w:r w:rsidR="00EE30B0" w:rsidRPr="00B27D09">
          <w:rPr>
            <w:rFonts w:ascii="CMU Serif" w:hAnsi="CMU Serif" w:cs="CMU Serif"/>
            <w:sz w:val="24"/>
          </w:rPr>
          <w:t xml:space="preserve"> </w:t>
        </w:r>
        <w:r w:rsidR="00EE30B0">
          <w:rPr>
            <w:rFonts w:ascii="CMU Serif" w:hAnsi="CMU Serif" w:cs="CMU Serif"/>
            <w:sz w:val="24"/>
          </w:rPr>
          <w:t>(</w:t>
        </w:r>
        <w:r w:rsidR="00EE30B0" w:rsidRPr="00B27D09">
          <w:rPr>
            <w:rFonts w:ascii="CMU Serif" w:hAnsi="CMU Serif" w:cs="CMU Serif"/>
            <w:sz w:val="24"/>
          </w:rPr>
          <w:t>2014</w:t>
        </w:r>
        <w:r w:rsidR="00EE30B0">
          <w:rPr>
            <w:rFonts w:ascii="CMU Serif" w:hAnsi="CMU Serif" w:cs="CMU Serif"/>
            <w:sz w:val="24"/>
          </w:rPr>
          <w:t xml:space="preserve">) </w:t>
        </w:r>
      </w:ins>
      <w:ins w:id="87" w:author="Fife,Austin N [2]" w:date="2018-11-06T01:07:00Z">
        <w:r w:rsidR="00605250">
          <w:rPr>
            <w:rFonts w:ascii="CMU Serif" w:hAnsi="CMU Serif" w:cs="CMU Serif"/>
            <w:sz w:val="24"/>
          </w:rPr>
          <w:t>suggested</w:t>
        </w:r>
      </w:ins>
      <w:ins w:id="88" w:author="Fife,Austin N [2]" w:date="2018-11-06T00:58:00Z">
        <w:r w:rsidR="00EE30B0">
          <w:rPr>
            <w:rFonts w:ascii="CMU Serif" w:hAnsi="CMU Serif" w:cs="CMU Serif"/>
            <w:sz w:val="24"/>
          </w:rPr>
          <w:t xml:space="preserve"> that </w:t>
        </w:r>
        <w:r w:rsidR="00605250">
          <w:rPr>
            <w:rFonts w:ascii="CMU Serif" w:hAnsi="CMU Serif" w:cs="CMU Serif"/>
            <w:i/>
            <w:sz w:val="24"/>
          </w:rPr>
          <w:t xml:space="preserve">B. </w:t>
        </w:r>
        <w:proofErr w:type="spellStart"/>
        <w:r w:rsidR="00605250">
          <w:rPr>
            <w:rFonts w:ascii="CMU Serif" w:hAnsi="CMU Serif" w:cs="CMU Serif"/>
            <w:i/>
            <w:sz w:val="24"/>
          </w:rPr>
          <w:t>cockerelli</w:t>
        </w:r>
        <w:proofErr w:type="spellEnd"/>
        <w:r w:rsidR="00605250">
          <w:rPr>
            <w:rFonts w:ascii="CMU Serif" w:hAnsi="CMU Serif" w:cs="CMU Serif"/>
            <w:sz w:val="24"/>
          </w:rPr>
          <w:t xml:space="preserve"> </w:t>
        </w:r>
      </w:ins>
      <w:ins w:id="89" w:author="Fife,Austin N [2]" w:date="2018-11-06T01:07:00Z">
        <w:r w:rsidR="00605250">
          <w:rPr>
            <w:rFonts w:ascii="CMU Serif" w:hAnsi="CMU Serif" w:cs="CMU Serif"/>
            <w:sz w:val="24"/>
          </w:rPr>
          <w:t xml:space="preserve">can </w:t>
        </w:r>
      </w:ins>
      <w:ins w:id="90" w:author="Fife,Austin N [2]" w:date="2018-11-06T00:59:00Z">
        <w:r w:rsidR="00605250">
          <w:rPr>
            <w:rFonts w:ascii="CMU Serif" w:hAnsi="CMU Serif" w:cs="CMU Serif"/>
            <w:sz w:val="24"/>
          </w:rPr>
          <w:t xml:space="preserve">acquire </w:t>
        </w:r>
        <w:proofErr w:type="spellStart"/>
        <w:r w:rsidR="00605250">
          <w:rPr>
            <w:rFonts w:ascii="CMU Serif" w:hAnsi="CMU Serif" w:cs="CMU Serif"/>
            <w:sz w:val="24"/>
          </w:rPr>
          <w:t>Lso</w:t>
        </w:r>
        <w:proofErr w:type="spellEnd"/>
        <w:r w:rsidR="00605250">
          <w:rPr>
            <w:rFonts w:ascii="CMU Serif" w:hAnsi="CMU Serif" w:cs="CMU Serif"/>
            <w:sz w:val="24"/>
          </w:rPr>
          <w:t xml:space="preserve"> during phloem ingestion</w:t>
        </w:r>
      </w:ins>
      <w:ins w:id="91" w:author="Fife,Austin N [2]" w:date="2018-11-06T01:07:00Z">
        <w:r w:rsidR="00605250">
          <w:rPr>
            <w:rFonts w:ascii="CMU Serif" w:hAnsi="CMU Serif" w:cs="CMU Serif"/>
            <w:sz w:val="24"/>
          </w:rPr>
          <w:t xml:space="preserve"> in approximately two hours. It </w:t>
        </w:r>
      </w:ins>
      <w:ins w:id="92" w:author="Fife,Austin N [2]" w:date="2018-11-06T01:08:00Z">
        <w:r w:rsidR="00605250">
          <w:rPr>
            <w:rFonts w:ascii="CMU Serif" w:hAnsi="CMU Serif" w:cs="CMU Serif"/>
            <w:sz w:val="24"/>
          </w:rPr>
          <w:t>is unlikely that we were observing feeding which would result in pathogen transmission during our short observation periods.</w:t>
        </w:r>
      </w:ins>
      <w:ins w:id="93" w:author="Fife,Austin N [2]" w:date="2018-11-06T01:07:00Z">
        <w:r w:rsidR="00605250">
          <w:rPr>
            <w:rFonts w:ascii="CMU Serif" w:hAnsi="CMU Serif" w:cs="CMU Serif"/>
            <w:sz w:val="24"/>
          </w:rPr>
          <w:t xml:space="preserve"> </w:t>
        </w:r>
      </w:ins>
      <w:ins w:id="94" w:author="Fife,Austin N [2]" w:date="2018-11-06T00:59:00Z">
        <w:r w:rsidR="00605250">
          <w:rPr>
            <w:rFonts w:ascii="CMU Serif" w:hAnsi="CMU Serif" w:cs="CMU Serif"/>
            <w:sz w:val="24"/>
          </w:rPr>
          <w:t xml:space="preserve"> </w:t>
        </w:r>
      </w:ins>
    </w:p>
    <w:p w14:paraId="34081785" w14:textId="14FE02FB" w:rsidR="00C825D3" w:rsidRDefault="004C5731" w:rsidP="00C825D3">
      <w:pPr>
        <w:widowControl w:val="0"/>
        <w:spacing w:line="480" w:lineRule="auto"/>
        <w:ind w:firstLine="720"/>
        <w:contextualSpacing/>
        <w:mirrorIndents/>
        <w:rPr>
          <w:rFonts w:ascii="CMU Serif" w:hAnsi="CMU Serif" w:cs="CMU Serif"/>
          <w:sz w:val="24"/>
        </w:rPr>
      </w:pPr>
      <w:r>
        <w:rPr>
          <w:rFonts w:ascii="CMU Serif" w:hAnsi="CMU Serif" w:cs="CMU Serif"/>
          <w:sz w:val="24"/>
        </w:rPr>
        <w:t xml:space="preserve">The results </w:t>
      </w:r>
      <w:r w:rsidR="00807D56">
        <w:rPr>
          <w:rFonts w:ascii="CMU Serif" w:hAnsi="CMU Serif" w:cs="CMU Serif"/>
          <w:sz w:val="24"/>
        </w:rPr>
        <w:t xml:space="preserve">reported here </w:t>
      </w:r>
      <w:r>
        <w:rPr>
          <w:rFonts w:ascii="CMU Serif" w:hAnsi="CMU Serif" w:cs="CMU Serif"/>
          <w:sz w:val="24"/>
        </w:rPr>
        <w:t xml:space="preserve">suggest that the modality of resistance </w:t>
      </w:r>
      <w:r w:rsidR="00807D56">
        <w:rPr>
          <w:rFonts w:ascii="CMU Serif" w:hAnsi="CMU Serif" w:cs="CMU Serif"/>
          <w:sz w:val="24"/>
        </w:rPr>
        <w:t xml:space="preserve">to </w:t>
      </w:r>
      <w:proofErr w:type="spellStart"/>
      <w:r w:rsidR="00807D56">
        <w:rPr>
          <w:rFonts w:ascii="CMU Serif" w:hAnsi="CMU Serif" w:cs="CMU Serif"/>
          <w:sz w:val="24"/>
        </w:rPr>
        <w:t>Lso</w:t>
      </w:r>
      <w:proofErr w:type="spellEnd"/>
      <w:r w:rsidR="00807D56">
        <w:rPr>
          <w:rFonts w:ascii="CMU Serif" w:hAnsi="CMU Serif" w:cs="CMU Serif"/>
          <w:sz w:val="24"/>
        </w:rPr>
        <w:t xml:space="preserve"> </w:t>
      </w:r>
      <w:r>
        <w:rPr>
          <w:rFonts w:ascii="CMU Serif" w:hAnsi="CMU Serif" w:cs="CMU Serif"/>
          <w:sz w:val="24"/>
        </w:rPr>
        <w:lastRenderedPageBreak/>
        <w:t xml:space="preserve">for the A07781 germplasms </w:t>
      </w:r>
      <w:r w:rsidR="00807D56">
        <w:rPr>
          <w:rFonts w:ascii="CMU Serif" w:hAnsi="CMU Serif" w:cs="CMU Serif"/>
          <w:sz w:val="24"/>
        </w:rPr>
        <w:t xml:space="preserve">(Rashidi </w:t>
      </w:r>
      <w:r w:rsidR="00033D24">
        <w:rPr>
          <w:rFonts w:ascii="CMU Serif" w:hAnsi="CMU Serif" w:cs="CMU Serif"/>
          <w:sz w:val="24"/>
        </w:rPr>
        <w:t>2017</w:t>
      </w:r>
      <w:r w:rsidR="00807D56">
        <w:rPr>
          <w:rFonts w:ascii="CMU Serif" w:hAnsi="CMU Serif" w:cs="CMU Serif"/>
          <w:sz w:val="24"/>
        </w:rPr>
        <w:t>)</w:t>
      </w:r>
      <w:r>
        <w:rPr>
          <w:rFonts w:ascii="CMU Serif" w:hAnsi="CMU Serif" w:cs="CMU Serif"/>
          <w:sz w:val="24"/>
        </w:rPr>
        <w:t xml:space="preserve"> </w:t>
      </w:r>
      <w:r w:rsidR="00515415">
        <w:rPr>
          <w:rFonts w:ascii="CMU Serif" w:hAnsi="CMU Serif" w:cs="CMU Serif"/>
          <w:sz w:val="24"/>
        </w:rPr>
        <w:t>may be</w:t>
      </w:r>
      <w:r>
        <w:rPr>
          <w:rFonts w:ascii="CMU Serif" w:hAnsi="CMU Serif" w:cs="CMU Serif"/>
          <w:sz w:val="24"/>
        </w:rPr>
        <w:t xml:space="preserve"> to the pathogen itself, </w:t>
      </w:r>
      <w:r w:rsidR="00807D56">
        <w:rPr>
          <w:rFonts w:ascii="CMU Serif" w:hAnsi="CMU Serif" w:cs="CMU Serif"/>
          <w:sz w:val="24"/>
        </w:rPr>
        <w:t xml:space="preserve">and </w:t>
      </w:r>
      <w:r>
        <w:rPr>
          <w:rFonts w:ascii="CMU Serif" w:hAnsi="CMU Serif" w:cs="CMU Serif"/>
          <w:sz w:val="24"/>
        </w:rPr>
        <w:t>not the psyllid vector.</w:t>
      </w:r>
    </w:p>
    <w:sectPr w:rsidR="00C825D3" w:rsidSect="001F67F5">
      <w:headerReference w:type="default" r:id="rId10"/>
      <w:headerReference w:type="first" r:id="rId11"/>
      <w:type w:val="continuous"/>
      <w:pgSz w:w="12240" w:h="15840"/>
      <w:pgMar w:top="1440" w:right="1440" w:bottom="1440" w:left="172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 w:author="Fife,Austin N" w:date="2018-11-05T16:46:00Z" w:initials="FN">
    <w:p w14:paraId="5C284975" w14:textId="0E5F0859" w:rsidR="005B65D1" w:rsidRDefault="005B65D1">
      <w:pPr>
        <w:pStyle w:val="CommentText"/>
      </w:pPr>
      <w:r>
        <w:rPr>
          <w:rStyle w:val="CommentReference"/>
        </w:rPr>
        <w:annotationRef/>
      </w:r>
      <w:r>
        <w:t xml:space="preserve">In Butler 2011 they use intact leaves, Liu and </w:t>
      </w:r>
      <w:proofErr w:type="spellStart"/>
      <w:r>
        <w:t>Trumble</w:t>
      </w:r>
      <w:proofErr w:type="spellEnd"/>
      <w:r>
        <w:t xml:space="preserve"> 2004 used the original design on tomatoes</w:t>
      </w:r>
    </w:p>
  </w:comment>
  <w:comment w:id="49" w:author="Wenninger, Erik (erikw@uidaho.edu)" w:date="2018-11-05T09:17:00Z" w:initials="WE(">
    <w:p w14:paraId="4CCB110D" w14:textId="12392D65" w:rsidR="006912A9" w:rsidRDefault="006912A9">
      <w:pPr>
        <w:pStyle w:val="CommentText"/>
      </w:pPr>
      <w:r>
        <w:rPr>
          <w:rStyle w:val="CommentReference"/>
        </w:rPr>
        <w:annotationRef/>
      </w:r>
      <w:r>
        <w:t xml:space="preserve">I think you need to describe the pattern that is reflected in the significant period effect in your results. Did you look at pairwise comparisons among periods (with germplasms pooled)? That could add support to the sentence I added here. This aspect of your results is not terribly interesting from a resistance standpoint (it would be more interesting if there were differences among germplasms); however, you did see a period effect, which warrants some explanation. </w:t>
      </w:r>
    </w:p>
  </w:comment>
  <w:comment w:id="50" w:author="Fife,Austin N" w:date="2018-11-05T15:37:00Z" w:initials="FN">
    <w:p w14:paraId="43BA9C72" w14:textId="7FCF2C12" w:rsidR="0097054E" w:rsidRDefault="0097054E">
      <w:pPr>
        <w:pStyle w:val="CommentText"/>
      </w:pPr>
      <w:r>
        <w:rPr>
          <w:rStyle w:val="CommentReference"/>
        </w:rPr>
        <w:annotationRef/>
      </w:r>
      <w:r>
        <w:t>~</w:t>
      </w:r>
      <w:proofErr w:type="gramStart"/>
      <w:r w:rsidRPr="0097054E">
        <w:t>\!Thesis\</w:t>
      </w:r>
      <w:proofErr w:type="spellStart"/>
      <w:r w:rsidRPr="0097054E">
        <w:t>Psyllid_Data</w:t>
      </w:r>
      <w:proofErr w:type="spellEnd"/>
      <w:r w:rsidRPr="0097054E">
        <w:t>\results</w:t>
      </w:r>
      <w:r>
        <w:t>\hatch_1_CLD</w:t>
      </w:r>
      <w:r w:rsidR="00180EF9">
        <w:t>s</w:t>
      </w:r>
      <w:r w:rsidR="00726B48">
        <w:t>.txt</w:t>
      </w:r>
      <w:proofErr w:type="gramEnd"/>
      <w:r w:rsidR="00180EF9">
        <w:t xml:space="preserve"> shows the pooled germplasm data. It reflects what you described, where total fecundity decreased in period four. Should I add those difference letters to the table?</w:t>
      </w:r>
    </w:p>
  </w:comment>
  <w:comment w:id="51" w:author="Wenninger, Erik (erikw@uidaho.edu)" w:date="2018-11-05T10:32:00Z" w:initials="WE(">
    <w:p w14:paraId="15049069" w14:textId="2955B206" w:rsidR="00D51432" w:rsidRDefault="00D51432">
      <w:pPr>
        <w:pStyle w:val="CommentText"/>
      </w:pPr>
      <w:r>
        <w:rPr>
          <w:rStyle w:val="CommentReference"/>
        </w:rPr>
        <w:annotationRef/>
      </w:r>
      <w:r>
        <w:t>Please delete all the a’s after the means on this table. I would also delete all the % symbols and just label that section “Percent egg fertility.”</w:t>
      </w:r>
    </w:p>
  </w:comment>
  <w:comment w:id="52" w:author="Fife,Austin N" w:date="2018-11-05T15:44:00Z" w:initials="FN">
    <w:p w14:paraId="652AE181" w14:textId="777A7B25" w:rsidR="00180EF9" w:rsidRDefault="00180EF9">
      <w:pPr>
        <w:pStyle w:val="CommentText"/>
      </w:pPr>
      <w:r>
        <w:rPr>
          <w:rStyle w:val="CommentReference"/>
        </w:rPr>
        <w:annotationRef/>
      </w:r>
      <w:r>
        <w:t>Done</w:t>
      </w:r>
    </w:p>
  </w:comment>
  <w:comment w:id="53" w:author="Fife,Austin N [2]" w:date="2018-11-05T22:11:00Z" w:initials="FN">
    <w:p w14:paraId="0869B601" w14:textId="2C14F1B6" w:rsidR="00C44490" w:rsidRDefault="00C44490">
      <w:pPr>
        <w:pStyle w:val="CommentText"/>
      </w:pPr>
      <w:r>
        <w:rPr>
          <w:rStyle w:val="CommentReference"/>
        </w:rPr>
        <w:annotationRef/>
      </w:r>
      <w:r w:rsidR="00A93032">
        <w:t>If you have time, please look at the data output I mentioned in my previous comment. I updated the table to reflect within-period differences and the total fecundity comparisons are from groupings by period.</w:t>
      </w:r>
    </w:p>
  </w:comment>
  <w:comment w:id="55" w:author="Wenninger, Erik (erikw@uidaho.edu)" w:date="2018-11-05T10:29:00Z" w:initials="WE(">
    <w:p w14:paraId="2F446C3B" w14:textId="0832B2F8" w:rsidR="00D51432" w:rsidRDefault="00D51432">
      <w:pPr>
        <w:pStyle w:val="CommentText"/>
      </w:pPr>
      <w:r>
        <w:rPr>
          <w:rStyle w:val="CommentReference"/>
        </w:rPr>
        <w:annotationRef/>
      </w:r>
      <w:r>
        <w:t>Did Butler and others show differences in probing, walking, etc., and relate that to host plant resistance?</w:t>
      </w:r>
    </w:p>
  </w:comment>
  <w:comment w:id="57" w:author="Wenninger, Erik (erikw@uidaho.edu)" w:date="2018-11-05T10:30:00Z" w:initials="WE(">
    <w:p w14:paraId="6752CCD6" w14:textId="039B5836" w:rsidR="00D51432" w:rsidRDefault="00D51432">
      <w:pPr>
        <w:pStyle w:val="CommentText"/>
      </w:pPr>
      <w:r>
        <w:rPr>
          <w:rStyle w:val="CommentReference"/>
        </w:rPr>
        <w:annotationRef/>
      </w:r>
      <w:r>
        <w:t xml:space="preserve">I think this is important to bring up, but it’s not clear to me how this could explain your results. Presumably all or nearly </w:t>
      </w:r>
      <w:proofErr w:type="gramStart"/>
      <w:r>
        <w:t>all of</w:t>
      </w:r>
      <w:proofErr w:type="gramEnd"/>
      <w:r>
        <w:t xml:space="preserve"> your psyllids were </w:t>
      </w:r>
      <w:proofErr w:type="spellStart"/>
      <w:r>
        <w:t>Lso</w:t>
      </w:r>
      <w:proofErr w:type="spellEnd"/>
      <w:r>
        <w:t xml:space="preserve"> positive and all plants were </w:t>
      </w:r>
      <w:proofErr w:type="spellStart"/>
      <w:r>
        <w:t>Lso</w:t>
      </w:r>
      <w:proofErr w:type="spellEnd"/>
      <w:r>
        <w:t xml:space="preserve"> negative.</w:t>
      </w:r>
    </w:p>
  </w:comment>
  <w:comment w:id="58" w:author="Wenninger, Erik (erikw@uidaho.edu)" w:date="2018-11-05T09:26:00Z" w:initials="WE(">
    <w:p w14:paraId="3F5AE73E" w14:textId="2C49A6E3" w:rsidR="00F77F71" w:rsidRDefault="00F77F71">
      <w:pPr>
        <w:pStyle w:val="CommentText"/>
      </w:pPr>
      <w:r>
        <w:rPr>
          <w:rStyle w:val="CommentReference"/>
        </w:rPr>
        <w:annotationRef/>
      </w:r>
      <w:r>
        <w:t xml:space="preserve">Sanford just published an Annual Rev </w:t>
      </w:r>
      <w:proofErr w:type="spellStart"/>
      <w:r>
        <w:t>Entomol</w:t>
      </w:r>
      <w:proofErr w:type="spellEnd"/>
      <w:r>
        <w:t xml:space="preserve"> paper on this that you should cite.</w:t>
      </w:r>
    </w:p>
  </w:comment>
  <w:comment w:id="59" w:author="Fife,Austin N [2]" w:date="2018-11-06T00:12:00Z" w:initials="FN">
    <w:p w14:paraId="4A5D9E30" w14:textId="5C4DDABF" w:rsidR="008E27FC" w:rsidRDefault="008E27FC">
      <w:pPr>
        <w:pStyle w:val="CommentText"/>
      </w:pPr>
      <w:r>
        <w:rPr>
          <w:rStyle w:val="CommentReference"/>
        </w:rPr>
        <w:annotationRef/>
      </w:r>
      <w:r>
        <w:t>Thanks</w:t>
      </w:r>
    </w:p>
  </w:comment>
  <w:comment w:id="61" w:author="Wenninger, Erik (erikw@uidaho.edu)" w:date="2018-11-05T11:41:00Z" w:initials="WE(">
    <w:p w14:paraId="73C2CB49" w14:textId="06760536" w:rsidR="00935D7D" w:rsidRDefault="00935D7D">
      <w:pPr>
        <w:pStyle w:val="CommentText"/>
      </w:pPr>
      <w:r>
        <w:rPr>
          <w:rStyle w:val="CommentReference"/>
        </w:rPr>
        <w:annotationRef/>
      </w:r>
      <w:r>
        <w:t xml:space="preserve">Were these rates </w:t>
      </w:r>
      <w:proofErr w:type="gramStart"/>
      <w:r>
        <w:t>similar to</w:t>
      </w:r>
      <w:proofErr w:type="gramEnd"/>
      <w:r>
        <w:t xml:space="preserve"> what others have reported?</w:t>
      </w:r>
    </w:p>
  </w:comment>
  <w:comment w:id="62" w:author="Wenninger, Erik (erikw@uidaho.edu)" w:date="2018-11-05T11:38:00Z" w:initials="WE(">
    <w:p w14:paraId="5E107DFE" w14:textId="5C6B7BDA" w:rsidR="00935D7D" w:rsidRDefault="00935D7D">
      <w:pPr>
        <w:pStyle w:val="CommentText"/>
      </w:pPr>
      <w:r>
        <w:rPr>
          <w:rStyle w:val="CommentReference"/>
        </w:rPr>
        <w:annotationRef/>
      </w:r>
      <w:r>
        <w:t>Did these studies or Mustafa’s study keep males with females the whole time?</w:t>
      </w:r>
    </w:p>
  </w:comment>
  <w:comment w:id="63" w:author="Fife,Austin N [2]" w:date="2018-11-06T00:23:00Z" w:initials="FN">
    <w:p w14:paraId="61C1832F" w14:textId="17F0CEEA" w:rsidR="00C00D5A" w:rsidRDefault="00C00D5A">
      <w:pPr>
        <w:pStyle w:val="CommentText"/>
      </w:pPr>
      <w:r>
        <w:rPr>
          <w:rStyle w:val="CommentReference"/>
        </w:rPr>
        <w:annotationRef/>
      </w:r>
      <w:r>
        <w:t xml:space="preserve">Dr. Abdullah tested longevity both paired and unpaired with </w:t>
      </w:r>
      <w:proofErr w:type="gramStart"/>
      <w:r w:rsidR="00033D24">
        <w:t>males, and</w:t>
      </w:r>
      <w:proofErr w:type="gramEnd"/>
      <w:r>
        <w:t xml:space="preserve"> observed greater survival without males. </w:t>
      </w:r>
    </w:p>
  </w:comment>
  <w:comment w:id="64" w:author="Wenninger, Erik (erikw@uidaho.edu)" w:date="2018-11-05T11:22:00Z" w:initials="WE(">
    <w:p w14:paraId="34E69E15" w14:textId="27A4681F" w:rsidR="006D0A5E" w:rsidRDefault="006D0A5E">
      <w:pPr>
        <w:pStyle w:val="CommentText"/>
      </w:pPr>
      <w:r>
        <w:rPr>
          <w:rStyle w:val="CommentReference"/>
        </w:rPr>
        <w:annotationRef/>
      </w:r>
      <w:r>
        <w:t>There is almost never a need to cite tables and figs in the Discussion.</w:t>
      </w:r>
    </w:p>
  </w:comment>
  <w:comment w:id="65" w:author="Fife,Austin N [2]" w:date="2018-11-06T00:26:00Z" w:initials="FN">
    <w:p w14:paraId="0D62D310" w14:textId="63FC9E84" w:rsidR="00C00D5A" w:rsidRDefault="00C00D5A">
      <w:pPr>
        <w:pStyle w:val="CommentText"/>
      </w:pPr>
      <w:r>
        <w:rPr>
          <w:rStyle w:val="CommentReference"/>
        </w:rPr>
        <w:annotationRef/>
      </w:r>
      <w:r>
        <w:t>Thanks</w:t>
      </w:r>
    </w:p>
  </w:comment>
  <w:comment w:id="66" w:author="Wenninger, Erik (erikw@uidaho.edu)" w:date="2018-11-05T11:26:00Z" w:initials="WE(">
    <w:p w14:paraId="04F31E8A" w14:textId="397946A9" w:rsidR="005B6589" w:rsidRDefault="005B6589">
      <w:pPr>
        <w:pStyle w:val="CommentText"/>
      </w:pPr>
      <w:r>
        <w:rPr>
          <w:rStyle w:val="CommentReference"/>
        </w:rPr>
        <w:annotationRef/>
      </w:r>
      <w:r>
        <w:t xml:space="preserve">Physiological Entomology 33:316-321. We showed that D. </w:t>
      </w:r>
      <w:proofErr w:type="spellStart"/>
      <w:r>
        <w:t>citri</w:t>
      </w:r>
      <w:proofErr w:type="spellEnd"/>
      <w:r>
        <w:t xml:space="preserve"> females suffered from continued exposure to males and that females required multiple </w:t>
      </w:r>
      <w:proofErr w:type="spellStart"/>
      <w:r>
        <w:t>matings</w:t>
      </w:r>
      <w:proofErr w:type="spellEnd"/>
      <w:r>
        <w:t xml:space="preserve"> to maintain high oviposition and egg fertility.</w:t>
      </w:r>
    </w:p>
  </w:comment>
  <w:comment w:id="67" w:author="Fife,Austin N [2]" w:date="2018-11-06T00:37:00Z" w:initials="FN">
    <w:p w14:paraId="21947E37" w14:textId="66902755" w:rsidR="00033D24" w:rsidRDefault="00033D24">
      <w:pPr>
        <w:pStyle w:val="CommentText"/>
      </w:pPr>
      <w:r>
        <w:rPr>
          <w:rStyle w:val="CommentReference"/>
        </w:rPr>
        <w:annotationRef/>
      </w:r>
      <w:r>
        <w:t>Thanks</w:t>
      </w:r>
    </w:p>
  </w:comment>
  <w:comment w:id="68" w:author="Wenninger, Erik (erikw@uidaho.edu)" w:date="2018-11-05T12:02:00Z" w:initials="WE(">
    <w:p w14:paraId="3F8CA670" w14:textId="0DF01FD8" w:rsidR="007D61F0" w:rsidRDefault="007D61F0">
      <w:pPr>
        <w:pStyle w:val="CommentText"/>
      </w:pPr>
      <w:r>
        <w:rPr>
          <w:rStyle w:val="CommentReference"/>
        </w:rPr>
        <w:annotationRef/>
      </w:r>
      <w:r>
        <w:t xml:space="preserve">I think you need to say something about the importance of phloem feeding and </w:t>
      </w:r>
      <w:proofErr w:type="spellStart"/>
      <w:r>
        <w:t>Lso</w:t>
      </w:r>
      <w:proofErr w:type="spellEnd"/>
      <w:r>
        <w:t xml:space="preserve"> transmission. Point out that the methodology used here did not account for different stages of feeding, so we don’t know for sure whether psyllids were feeding on the phloem. You could also mention the stains that you did indicating that feeding sheaths were created during the short duration of your experiments. Did you test this only with RB or with other germplasms, too?</w:t>
      </w:r>
    </w:p>
  </w:comment>
  <w:comment w:id="69" w:author="Fife,Austin N [2]" w:date="2018-11-06T00:39:00Z" w:initials="FN">
    <w:p w14:paraId="48608705" w14:textId="143E3F64" w:rsidR="00033D24" w:rsidRDefault="00033D24">
      <w:pPr>
        <w:pStyle w:val="CommentText"/>
      </w:pPr>
      <w:r>
        <w:rPr>
          <w:rStyle w:val="CommentReference"/>
        </w:rPr>
        <w:annotationRef/>
      </w:r>
      <w:r>
        <w:t>The best stains were from tests left overnight. One was a 4LB, the other two were RB</w:t>
      </w:r>
      <w:r w:rsidR="00621EC6">
        <w:t>. I do not remember if we ever recovered a stylet sheath from any of the stains we attempted from observations.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284975" w15:done="0"/>
  <w15:commentEx w15:paraId="4CCB110D" w15:done="0"/>
  <w15:commentEx w15:paraId="43BA9C72" w15:paraIdParent="4CCB110D" w15:done="0"/>
  <w15:commentEx w15:paraId="15049069" w15:done="1"/>
  <w15:commentEx w15:paraId="652AE181" w15:paraIdParent="15049069" w15:done="1"/>
  <w15:commentEx w15:paraId="0869B601" w15:done="0"/>
  <w15:commentEx w15:paraId="2F446C3B" w15:done="0"/>
  <w15:commentEx w15:paraId="6752CCD6" w15:done="0"/>
  <w15:commentEx w15:paraId="3F5AE73E" w15:done="1"/>
  <w15:commentEx w15:paraId="4A5D9E30" w15:paraIdParent="3F5AE73E" w15:done="1"/>
  <w15:commentEx w15:paraId="73C2CB49" w15:done="1"/>
  <w15:commentEx w15:paraId="5E107DFE" w15:done="0"/>
  <w15:commentEx w15:paraId="61C1832F" w15:paraIdParent="5E107DFE" w15:done="0"/>
  <w15:commentEx w15:paraId="34E69E15" w15:done="1"/>
  <w15:commentEx w15:paraId="0D62D310" w15:paraIdParent="34E69E15" w15:done="1"/>
  <w15:commentEx w15:paraId="04F31E8A" w15:done="1"/>
  <w15:commentEx w15:paraId="21947E37" w15:paraIdParent="04F31E8A" w15:done="1"/>
  <w15:commentEx w15:paraId="3F8CA670" w15:done="0"/>
  <w15:commentEx w15:paraId="48608705" w15:paraIdParent="3F8CA6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284975" w16cid:durableId="1F8AF254"/>
  <w16cid:commentId w16cid:paraId="4CCB110D" w16cid:durableId="1F8AD7D7"/>
  <w16cid:commentId w16cid:paraId="43BA9C72" w16cid:durableId="1F8AE236"/>
  <w16cid:commentId w16cid:paraId="15049069" w16cid:durableId="1F8AD7D8"/>
  <w16cid:commentId w16cid:paraId="652AE181" w16cid:durableId="1F8AE3D0"/>
  <w16cid:commentId w16cid:paraId="0869B601" w16cid:durableId="1F8B3E84"/>
  <w16cid:commentId w16cid:paraId="2F446C3B" w16cid:durableId="1F8AD7DA"/>
  <w16cid:commentId w16cid:paraId="6752CCD6" w16cid:durableId="1F8AD7DD"/>
  <w16cid:commentId w16cid:paraId="3F5AE73E" w16cid:durableId="1F8AD7DE"/>
  <w16cid:commentId w16cid:paraId="4A5D9E30" w16cid:durableId="1F8B5AD9"/>
  <w16cid:commentId w16cid:paraId="73C2CB49" w16cid:durableId="1F8AD7E0"/>
  <w16cid:commentId w16cid:paraId="5E107DFE" w16cid:durableId="1F8AD7E1"/>
  <w16cid:commentId w16cid:paraId="61C1832F" w16cid:durableId="1F8B5D80"/>
  <w16cid:commentId w16cid:paraId="34E69E15" w16cid:durableId="1F8AD7E2"/>
  <w16cid:commentId w16cid:paraId="0D62D310" w16cid:durableId="1F8B5E1D"/>
  <w16cid:commentId w16cid:paraId="04F31E8A" w16cid:durableId="1F8AD7E3"/>
  <w16cid:commentId w16cid:paraId="21947E37" w16cid:durableId="1F8B60DE"/>
  <w16cid:commentId w16cid:paraId="3F8CA670" w16cid:durableId="1F8AD7E5"/>
  <w16cid:commentId w16cid:paraId="48608705" w16cid:durableId="1F8B61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8D582" w14:textId="77777777" w:rsidR="00655DA9" w:rsidRDefault="00655DA9">
      <w:pPr>
        <w:spacing w:after="0" w:line="240" w:lineRule="auto"/>
      </w:pPr>
      <w:r>
        <w:separator/>
      </w:r>
    </w:p>
  </w:endnote>
  <w:endnote w:type="continuationSeparator" w:id="0">
    <w:p w14:paraId="435BBAE8" w14:textId="77777777" w:rsidR="00655DA9" w:rsidRDefault="00655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702DBD8B-051F-4704-9A3A-B7673E4936EB}"/>
    <w:embedBold r:id="rId2" w:fontKey="{DCDFBEAE-CF53-423F-8F7B-09EA1D8AB1FE}"/>
    <w:embedItalic r:id="rId3" w:fontKey="{C5A8FF8D-0E99-4050-B4FD-107EC28AFB28}"/>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U Serif">
    <w:altName w:val="Mongolian Baiti"/>
    <w:panose1 w:val="02000603000000000000"/>
    <w:charset w:val="00"/>
    <w:family w:val="auto"/>
    <w:pitch w:val="variable"/>
    <w:sig w:usb0="E10002FF" w:usb1="5201E9EB" w:usb2="02020004" w:usb3="00000000" w:csb0="0000019F" w:csb1="00000000"/>
    <w:embedRegular r:id="rId4" w:fontKey="{38EA993C-C1F5-4EF9-8993-13410F96DB09}"/>
    <w:embedBold r:id="rId5" w:fontKey="{60E17B86-0B73-4819-9296-BAFDD5C939C0}"/>
    <w:embedItalic r:id="rId6" w:fontKey="{687466E2-BAE3-46BA-82ED-36D0353DE066}"/>
    <w:embedBoldItalic r:id="rId7" w:fontKey="{C43C8694-5F16-4092-AE4B-6322DB713273}"/>
  </w:font>
  <w:font w:name="Cambria">
    <w:panose1 w:val="02040503050406030204"/>
    <w:charset w:val="00"/>
    <w:family w:val="roman"/>
    <w:pitch w:val="variable"/>
    <w:sig w:usb0="E00006FF" w:usb1="420024FF" w:usb2="02000000" w:usb3="00000000" w:csb0="0000019F" w:csb1="00000000"/>
    <w:embedRegular r:id="rId8" w:subsetted="1" w:fontKey="{370F84DD-36DB-4B10-9A49-2EDB994867F8}"/>
    <w:embedBold r:id="rId9" w:subsetted="1" w:fontKey="{F02AFD7C-7E76-4A5F-9415-9857976353B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1CB77" w14:textId="77777777" w:rsidR="00655DA9" w:rsidRDefault="00655DA9">
      <w:pPr>
        <w:spacing w:after="0" w:line="240" w:lineRule="auto"/>
      </w:pPr>
      <w:r>
        <w:separator/>
      </w:r>
    </w:p>
  </w:footnote>
  <w:footnote w:type="continuationSeparator" w:id="0">
    <w:p w14:paraId="24932CB1" w14:textId="77777777" w:rsidR="00655DA9" w:rsidRDefault="00655D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2096898"/>
      <w:docPartObj>
        <w:docPartGallery w:val="Page Numbers (Top of Page)"/>
        <w:docPartUnique/>
      </w:docPartObj>
    </w:sdtPr>
    <w:sdtEndPr>
      <w:rPr>
        <w:noProof/>
      </w:rPr>
    </w:sdtEndPr>
    <w:sdtContent>
      <w:p w14:paraId="1A1D9F5A" w14:textId="50A0B8BF" w:rsidR="0069782E" w:rsidRDefault="0069782E">
        <w:pPr>
          <w:pStyle w:val="Header"/>
          <w:jc w:val="right"/>
        </w:pPr>
        <w:r>
          <w:fldChar w:fldCharType="begin"/>
        </w:r>
        <w:r>
          <w:instrText xml:space="preserve"> PAGE   \* MERGEFORMAT </w:instrText>
        </w:r>
        <w:r>
          <w:fldChar w:fldCharType="separate"/>
        </w:r>
        <w:r w:rsidR="00807D56">
          <w:rPr>
            <w:noProof/>
          </w:rPr>
          <w:t>21</w:t>
        </w:r>
        <w:r>
          <w:rPr>
            <w:noProof/>
          </w:rPr>
          <w:fldChar w:fldCharType="end"/>
        </w:r>
      </w:p>
    </w:sdtContent>
  </w:sdt>
  <w:p w14:paraId="7D76EFA5" w14:textId="77777777" w:rsidR="0069782E" w:rsidRDefault="0069782E" w:rsidP="001F67F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785A3" w14:textId="77777777" w:rsidR="0069782E" w:rsidRDefault="0069782E">
    <w:pPr>
      <w:pStyle w:val="Header"/>
      <w:jc w:val="right"/>
    </w:pPr>
  </w:p>
  <w:p w14:paraId="19BE81CE" w14:textId="77777777" w:rsidR="0069782E" w:rsidRDefault="0069782E">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fe,Austin N">
    <w15:presenceInfo w15:providerId="AD" w15:userId="S::afife@ufl.edu::85dfd2a7-0211-460a-9f03-eacb80e91462"/>
  </w15:person>
  <w15:person w15:author="Wenninger, Erik (erikw@uidaho.edu)">
    <w15:presenceInfo w15:providerId="AD" w15:userId="S-1-5-21-1250867033-1957335978-1359177354-169127"/>
  </w15:person>
  <w15:person w15:author="Fife,Austin N [2]">
    <w15:presenceInfo w15:providerId="None" w15:userId="Fife,Austin 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TrueTypeFonts/>
  <w:saveSubsetFont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415"/>
    <w:rsid w:val="00004EB4"/>
    <w:rsid w:val="00005D02"/>
    <w:rsid w:val="000062A9"/>
    <w:rsid w:val="000062D8"/>
    <w:rsid w:val="00007AD6"/>
    <w:rsid w:val="00007B34"/>
    <w:rsid w:val="0001089B"/>
    <w:rsid w:val="00012B4E"/>
    <w:rsid w:val="00013C4A"/>
    <w:rsid w:val="0001422D"/>
    <w:rsid w:val="000152FE"/>
    <w:rsid w:val="00015A5F"/>
    <w:rsid w:val="0001749C"/>
    <w:rsid w:val="0002528D"/>
    <w:rsid w:val="00026B6F"/>
    <w:rsid w:val="00032472"/>
    <w:rsid w:val="00032DD7"/>
    <w:rsid w:val="00033D24"/>
    <w:rsid w:val="00040DC4"/>
    <w:rsid w:val="00042803"/>
    <w:rsid w:val="00050A6A"/>
    <w:rsid w:val="00063326"/>
    <w:rsid w:val="00067A59"/>
    <w:rsid w:val="00067CF7"/>
    <w:rsid w:val="00073514"/>
    <w:rsid w:val="000754F9"/>
    <w:rsid w:val="00080301"/>
    <w:rsid w:val="00086C07"/>
    <w:rsid w:val="00091096"/>
    <w:rsid w:val="00092DBF"/>
    <w:rsid w:val="00092EBE"/>
    <w:rsid w:val="000930AC"/>
    <w:rsid w:val="000B235A"/>
    <w:rsid w:val="000B5976"/>
    <w:rsid w:val="000C350E"/>
    <w:rsid w:val="000C55D9"/>
    <w:rsid w:val="000D2533"/>
    <w:rsid w:val="000D7441"/>
    <w:rsid w:val="000E1E4C"/>
    <w:rsid w:val="000E6CFE"/>
    <w:rsid w:val="000F3BF5"/>
    <w:rsid w:val="0010726A"/>
    <w:rsid w:val="0011102C"/>
    <w:rsid w:val="001248FE"/>
    <w:rsid w:val="00137F79"/>
    <w:rsid w:val="00145183"/>
    <w:rsid w:val="00145FB6"/>
    <w:rsid w:val="00146F69"/>
    <w:rsid w:val="00150C47"/>
    <w:rsid w:val="00161F18"/>
    <w:rsid w:val="00171424"/>
    <w:rsid w:val="001752AC"/>
    <w:rsid w:val="00180EF9"/>
    <w:rsid w:val="00182892"/>
    <w:rsid w:val="00187B3C"/>
    <w:rsid w:val="0019048C"/>
    <w:rsid w:val="0019145D"/>
    <w:rsid w:val="00197D40"/>
    <w:rsid w:val="001A0C6E"/>
    <w:rsid w:val="001A1AA9"/>
    <w:rsid w:val="001A38EA"/>
    <w:rsid w:val="001A64D0"/>
    <w:rsid w:val="001B5C93"/>
    <w:rsid w:val="001C0904"/>
    <w:rsid w:val="001C7920"/>
    <w:rsid w:val="001D4A63"/>
    <w:rsid w:val="001E56C6"/>
    <w:rsid w:val="001F0C0F"/>
    <w:rsid w:val="001F32C0"/>
    <w:rsid w:val="001F38F5"/>
    <w:rsid w:val="001F4A4B"/>
    <w:rsid w:val="001F5999"/>
    <w:rsid w:val="001F67F5"/>
    <w:rsid w:val="00203335"/>
    <w:rsid w:val="002105BF"/>
    <w:rsid w:val="00214CE5"/>
    <w:rsid w:val="0021721F"/>
    <w:rsid w:val="00227CB7"/>
    <w:rsid w:val="002302D7"/>
    <w:rsid w:val="00230CA1"/>
    <w:rsid w:val="002367B1"/>
    <w:rsid w:val="00237579"/>
    <w:rsid w:val="002408AF"/>
    <w:rsid w:val="00244BB4"/>
    <w:rsid w:val="00253C79"/>
    <w:rsid w:val="00260579"/>
    <w:rsid w:val="00271A21"/>
    <w:rsid w:val="002739F5"/>
    <w:rsid w:val="00277E86"/>
    <w:rsid w:val="00281F1E"/>
    <w:rsid w:val="002919C2"/>
    <w:rsid w:val="002932BC"/>
    <w:rsid w:val="002957BD"/>
    <w:rsid w:val="00295AB1"/>
    <w:rsid w:val="002A4AB2"/>
    <w:rsid w:val="002B3E88"/>
    <w:rsid w:val="002C1510"/>
    <w:rsid w:val="002C6F3F"/>
    <w:rsid w:val="002C7E17"/>
    <w:rsid w:val="002D0AC0"/>
    <w:rsid w:val="002D1EC1"/>
    <w:rsid w:val="002D49BB"/>
    <w:rsid w:val="002E0189"/>
    <w:rsid w:val="002E34B9"/>
    <w:rsid w:val="002E4A56"/>
    <w:rsid w:val="002E4FC0"/>
    <w:rsid w:val="002F499B"/>
    <w:rsid w:val="002F5031"/>
    <w:rsid w:val="00306F47"/>
    <w:rsid w:val="0032141D"/>
    <w:rsid w:val="00321995"/>
    <w:rsid w:val="00325DA2"/>
    <w:rsid w:val="00334904"/>
    <w:rsid w:val="00335A78"/>
    <w:rsid w:val="00335B80"/>
    <w:rsid w:val="003419B1"/>
    <w:rsid w:val="00352BA4"/>
    <w:rsid w:val="00366D8F"/>
    <w:rsid w:val="00367284"/>
    <w:rsid w:val="00380DB8"/>
    <w:rsid w:val="00384C6A"/>
    <w:rsid w:val="0039430E"/>
    <w:rsid w:val="003A2FCD"/>
    <w:rsid w:val="003B2734"/>
    <w:rsid w:val="003B50EB"/>
    <w:rsid w:val="003C061F"/>
    <w:rsid w:val="003C14F5"/>
    <w:rsid w:val="003D0A5C"/>
    <w:rsid w:val="003D5198"/>
    <w:rsid w:val="003E01A3"/>
    <w:rsid w:val="003E5324"/>
    <w:rsid w:val="003E5B38"/>
    <w:rsid w:val="003F2281"/>
    <w:rsid w:val="003F2E7D"/>
    <w:rsid w:val="003F3A78"/>
    <w:rsid w:val="003F7966"/>
    <w:rsid w:val="00413A27"/>
    <w:rsid w:val="0041665E"/>
    <w:rsid w:val="004205DC"/>
    <w:rsid w:val="00422469"/>
    <w:rsid w:val="00422ADF"/>
    <w:rsid w:val="00426DD2"/>
    <w:rsid w:val="0043641D"/>
    <w:rsid w:val="0044368F"/>
    <w:rsid w:val="00446077"/>
    <w:rsid w:val="00460C67"/>
    <w:rsid w:val="00460FC1"/>
    <w:rsid w:val="00461A34"/>
    <w:rsid w:val="004641E4"/>
    <w:rsid w:val="00465BBC"/>
    <w:rsid w:val="00471091"/>
    <w:rsid w:val="004719A0"/>
    <w:rsid w:val="00472943"/>
    <w:rsid w:val="00475905"/>
    <w:rsid w:val="00476A19"/>
    <w:rsid w:val="00482EA5"/>
    <w:rsid w:val="0049040D"/>
    <w:rsid w:val="00495C51"/>
    <w:rsid w:val="004A5615"/>
    <w:rsid w:val="004A76D2"/>
    <w:rsid w:val="004B7608"/>
    <w:rsid w:val="004C1C39"/>
    <w:rsid w:val="004C2285"/>
    <w:rsid w:val="004C3DA9"/>
    <w:rsid w:val="004C4359"/>
    <w:rsid w:val="004C5731"/>
    <w:rsid w:val="004D17A3"/>
    <w:rsid w:val="00500735"/>
    <w:rsid w:val="005024B3"/>
    <w:rsid w:val="005036A1"/>
    <w:rsid w:val="00511819"/>
    <w:rsid w:val="00515415"/>
    <w:rsid w:val="00515D68"/>
    <w:rsid w:val="00530B44"/>
    <w:rsid w:val="00531FFD"/>
    <w:rsid w:val="005358DE"/>
    <w:rsid w:val="00545E3F"/>
    <w:rsid w:val="0055198E"/>
    <w:rsid w:val="00552555"/>
    <w:rsid w:val="005540B5"/>
    <w:rsid w:val="00575319"/>
    <w:rsid w:val="00575AB3"/>
    <w:rsid w:val="00577563"/>
    <w:rsid w:val="00591D9E"/>
    <w:rsid w:val="0059442D"/>
    <w:rsid w:val="005977E1"/>
    <w:rsid w:val="005A18DE"/>
    <w:rsid w:val="005A6E40"/>
    <w:rsid w:val="005B012E"/>
    <w:rsid w:val="005B113E"/>
    <w:rsid w:val="005B22C7"/>
    <w:rsid w:val="005B6589"/>
    <w:rsid w:val="005B65D1"/>
    <w:rsid w:val="005B6FCF"/>
    <w:rsid w:val="005C01DB"/>
    <w:rsid w:val="005C649E"/>
    <w:rsid w:val="005D0DEB"/>
    <w:rsid w:val="005D488C"/>
    <w:rsid w:val="005D58CC"/>
    <w:rsid w:val="005D5E1C"/>
    <w:rsid w:val="005E2848"/>
    <w:rsid w:val="005E6DFF"/>
    <w:rsid w:val="005E7448"/>
    <w:rsid w:val="005F17BF"/>
    <w:rsid w:val="00605250"/>
    <w:rsid w:val="00611791"/>
    <w:rsid w:val="00613B99"/>
    <w:rsid w:val="00616B1A"/>
    <w:rsid w:val="00621EC6"/>
    <w:rsid w:val="006238B4"/>
    <w:rsid w:val="00626948"/>
    <w:rsid w:val="00634059"/>
    <w:rsid w:val="0063769F"/>
    <w:rsid w:val="00642331"/>
    <w:rsid w:val="00655DA9"/>
    <w:rsid w:val="0066113C"/>
    <w:rsid w:val="00681AC2"/>
    <w:rsid w:val="00683970"/>
    <w:rsid w:val="0068795A"/>
    <w:rsid w:val="006912A9"/>
    <w:rsid w:val="00691831"/>
    <w:rsid w:val="00694A91"/>
    <w:rsid w:val="00694BC5"/>
    <w:rsid w:val="0069782E"/>
    <w:rsid w:val="006A058C"/>
    <w:rsid w:val="006A44D9"/>
    <w:rsid w:val="006A7A66"/>
    <w:rsid w:val="006A7EC2"/>
    <w:rsid w:val="006B05BF"/>
    <w:rsid w:val="006B31EF"/>
    <w:rsid w:val="006B635B"/>
    <w:rsid w:val="006C5A0C"/>
    <w:rsid w:val="006C6B6E"/>
    <w:rsid w:val="006C7DDF"/>
    <w:rsid w:val="006D0A5E"/>
    <w:rsid w:val="006D332E"/>
    <w:rsid w:val="006E0C72"/>
    <w:rsid w:val="006E154B"/>
    <w:rsid w:val="006E6F6C"/>
    <w:rsid w:val="006E7106"/>
    <w:rsid w:val="006F3BB6"/>
    <w:rsid w:val="006F78BB"/>
    <w:rsid w:val="00700338"/>
    <w:rsid w:val="00710C2D"/>
    <w:rsid w:val="007124D9"/>
    <w:rsid w:val="00726B48"/>
    <w:rsid w:val="00726F65"/>
    <w:rsid w:val="00730599"/>
    <w:rsid w:val="00731CA7"/>
    <w:rsid w:val="00752C81"/>
    <w:rsid w:val="007546D5"/>
    <w:rsid w:val="0075501E"/>
    <w:rsid w:val="007851C1"/>
    <w:rsid w:val="0079064C"/>
    <w:rsid w:val="00794C77"/>
    <w:rsid w:val="00796BC1"/>
    <w:rsid w:val="007A0A39"/>
    <w:rsid w:val="007B1977"/>
    <w:rsid w:val="007C294D"/>
    <w:rsid w:val="007D3097"/>
    <w:rsid w:val="007D421D"/>
    <w:rsid w:val="007D61F0"/>
    <w:rsid w:val="007D7977"/>
    <w:rsid w:val="007E2252"/>
    <w:rsid w:val="007F3B31"/>
    <w:rsid w:val="008056DD"/>
    <w:rsid w:val="00807D56"/>
    <w:rsid w:val="008130CD"/>
    <w:rsid w:val="00821DAF"/>
    <w:rsid w:val="008240BE"/>
    <w:rsid w:val="00831028"/>
    <w:rsid w:val="0085366F"/>
    <w:rsid w:val="00861027"/>
    <w:rsid w:val="00861A5F"/>
    <w:rsid w:val="0086336C"/>
    <w:rsid w:val="008722AA"/>
    <w:rsid w:val="00874400"/>
    <w:rsid w:val="008760F5"/>
    <w:rsid w:val="008865F1"/>
    <w:rsid w:val="00896DCB"/>
    <w:rsid w:val="008A0AC7"/>
    <w:rsid w:val="008A416F"/>
    <w:rsid w:val="008A4A7D"/>
    <w:rsid w:val="008B221E"/>
    <w:rsid w:val="008B2398"/>
    <w:rsid w:val="008B2DD6"/>
    <w:rsid w:val="008D0516"/>
    <w:rsid w:val="008E27FC"/>
    <w:rsid w:val="008E7213"/>
    <w:rsid w:val="008F1AA6"/>
    <w:rsid w:val="008F6D3D"/>
    <w:rsid w:val="00903C7A"/>
    <w:rsid w:val="00913011"/>
    <w:rsid w:val="00931653"/>
    <w:rsid w:val="00935D7D"/>
    <w:rsid w:val="009411A5"/>
    <w:rsid w:val="009455A6"/>
    <w:rsid w:val="00954D4E"/>
    <w:rsid w:val="009568BA"/>
    <w:rsid w:val="009620C4"/>
    <w:rsid w:val="00962BDF"/>
    <w:rsid w:val="009635DB"/>
    <w:rsid w:val="00963FA6"/>
    <w:rsid w:val="00967982"/>
    <w:rsid w:val="0097054E"/>
    <w:rsid w:val="0097513E"/>
    <w:rsid w:val="009808D8"/>
    <w:rsid w:val="009824CA"/>
    <w:rsid w:val="009847C9"/>
    <w:rsid w:val="009875D1"/>
    <w:rsid w:val="00991ED5"/>
    <w:rsid w:val="00996F4E"/>
    <w:rsid w:val="009972F3"/>
    <w:rsid w:val="009A7772"/>
    <w:rsid w:val="009A7F92"/>
    <w:rsid w:val="009B01F9"/>
    <w:rsid w:val="009B043D"/>
    <w:rsid w:val="009B3425"/>
    <w:rsid w:val="009B4D28"/>
    <w:rsid w:val="009B672A"/>
    <w:rsid w:val="009B6AF0"/>
    <w:rsid w:val="009C06C6"/>
    <w:rsid w:val="009D5920"/>
    <w:rsid w:val="009D7710"/>
    <w:rsid w:val="009F2BFB"/>
    <w:rsid w:val="009F3B69"/>
    <w:rsid w:val="009F4942"/>
    <w:rsid w:val="009F4E7E"/>
    <w:rsid w:val="009F58F1"/>
    <w:rsid w:val="009F77F2"/>
    <w:rsid w:val="00A01276"/>
    <w:rsid w:val="00A060AD"/>
    <w:rsid w:val="00A07E84"/>
    <w:rsid w:val="00A1731A"/>
    <w:rsid w:val="00A17BB6"/>
    <w:rsid w:val="00A256ED"/>
    <w:rsid w:val="00A32FC2"/>
    <w:rsid w:val="00A335C0"/>
    <w:rsid w:val="00A353C9"/>
    <w:rsid w:val="00A3768F"/>
    <w:rsid w:val="00A41223"/>
    <w:rsid w:val="00A42C23"/>
    <w:rsid w:val="00A44E86"/>
    <w:rsid w:val="00A712C7"/>
    <w:rsid w:val="00A7188E"/>
    <w:rsid w:val="00A71AE6"/>
    <w:rsid w:val="00A83BAC"/>
    <w:rsid w:val="00A8505B"/>
    <w:rsid w:val="00A85A3B"/>
    <w:rsid w:val="00A93032"/>
    <w:rsid w:val="00A96E5B"/>
    <w:rsid w:val="00AA1B4B"/>
    <w:rsid w:val="00AA59AD"/>
    <w:rsid w:val="00AB13D4"/>
    <w:rsid w:val="00AB3FD3"/>
    <w:rsid w:val="00AC3ECF"/>
    <w:rsid w:val="00AD2638"/>
    <w:rsid w:val="00AD3AF0"/>
    <w:rsid w:val="00AD4746"/>
    <w:rsid w:val="00AD5A23"/>
    <w:rsid w:val="00AE2709"/>
    <w:rsid w:val="00B00AC5"/>
    <w:rsid w:val="00B0635E"/>
    <w:rsid w:val="00B109AB"/>
    <w:rsid w:val="00B1462A"/>
    <w:rsid w:val="00B21748"/>
    <w:rsid w:val="00B2302A"/>
    <w:rsid w:val="00B23485"/>
    <w:rsid w:val="00B27D09"/>
    <w:rsid w:val="00B35E7F"/>
    <w:rsid w:val="00B41B8C"/>
    <w:rsid w:val="00B47D79"/>
    <w:rsid w:val="00B517CC"/>
    <w:rsid w:val="00B5527E"/>
    <w:rsid w:val="00B66745"/>
    <w:rsid w:val="00B66EBC"/>
    <w:rsid w:val="00B70659"/>
    <w:rsid w:val="00B84C7F"/>
    <w:rsid w:val="00B85D96"/>
    <w:rsid w:val="00BA2A02"/>
    <w:rsid w:val="00BB4012"/>
    <w:rsid w:val="00BB4253"/>
    <w:rsid w:val="00BC3507"/>
    <w:rsid w:val="00BC4C71"/>
    <w:rsid w:val="00BF275B"/>
    <w:rsid w:val="00C00D5A"/>
    <w:rsid w:val="00C0427D"/>
    <w:rsid w:val="00C043DC"/>
    <w:rsid w:val="00C1030C"/>
    <w:rsid w:val="00C17095"/>
    <w:rsid w:val="00C23B0E"/>
    <w:rsid w:val="00C27967"/>
    <w:rsid w:val="00C32C0E"/>
    <w:rsid w:val="00C36862"/>
    <w:rsid w:val="00C406AB"/>
    <w:rsid w:val="00C411E8"/>
    <w:rsid w:val="00C42818"/>
    <w:rsid w:val="00C43423"/>
    <w:rsid w:val="00C44490"/>
    <w:rsid w:val="00C54129"/>
    <w:rsid w:val="00C571E5"/>
    <w:rsid w:val="00C66BE8"/>
    <w:rsid w:val="00C71E0E"/>
    <w:rsid w:val="00C8012A"/>
    <w:rsid w:val="00C825D3"/>
    <w:rsid w:val="00C8320C"/>
    <w:rsid w:val="00C836CD"/>
    <w:rsid w:val="00C83DAB"/>
    <w:rsid w:val="00C840C3"/>
    <w:rsid w:val="00CA05E9"/>
    <w:rsid w:val="00CB0B11"/>
    <w:rsid w:val="00CB1003"/>
    <w:rsid w:val="00CB4F88"/>
    <w:rsid w:val="00CC0DD9"/>
    <w:rsid w:val="00CC2DEF"/>
    <w:rsid w:val="00CD1E9C"/>
    <w:rsid w:val="00CE7BE2"/>
    <w:rsid w:val="00CF00B1"/>
    <w:rsid w:val="00CF03DD"/>
    <w:rsid w:val="00CF0AAE"/>
    <w:rsid w:val="00D003DB"/>
    <w:rsid w:val="00D027C7"/>
    <w:rsid w:val="00D05C97"/>
    <w:rsid w:val="00D07719"/>
    <w:rsid w:val="00D144B2"/>
    <w:rsid w:val="00D14697"/>
    <w:rsid w:val="00D14D22"/>
    <w:rsid w:val="00D271B0"/>
    <w:rsid w:val="00D3099E"/>
    <w:rsid w:val="00D316DB"/>
    <w:rsid w:val="00D34104"/>
    <w:rsid w:val="00D44992"/>
    <w:rsid w:val="00D501FD"/>
    <w:rsid w:val="00D51432"/>
    <w:rsid w:val="00D803C5"/>
    <w:rsid w:val="00D936F3"/>
    <w:rsid w:val="00D96E17"/>
    <w:rsid w:val="00DA6A79"/>
    <w:rsid w:val="00DB7DC0"/>
    <w:rsid w:val="00DC42D3"/>
    <w:rsid w:val="00DD568A"/>
    <w:rsid w:val="00DD635F"/>
    <w:rsid w:val="00DD78E4"/>
    <w:rsid w:val="00DE0525"/>
    <w:rsid w:val="00DF3BF2"/>
    <w:rsid w:val="00DF47A5"/>
    <w:rsid w:val="00DF76C5"/>
    <w:rsid w:val="00E047A6"/>
    <w:rsid w:val="00E11680"/>
    <w:rsid w:val="00E12789"/>
    <w:rsid w:val="00E17A1E"/>
    <w:rsid w:val="00E17B39"/>
    <w:rsid w:val="00E2217B"/>
    <w:rsid w:val="00E31C93"/>
    <w:rsid w:val="00E344DD"/>
    <w:rsid w:val="00E3693D"/>
    <w:rsid w:val="00E42142"/>
    <w:rsid w:val="00E451DE"/>
    <w:rsid w:val="00E500B7"/>
    <w:rsid w:val="00E573DF"/>
    <w:rsid w:val="00E62AA2"/>
    <w:rsid w:val="00E62C92"/>
    <w:rsid w:val="00E743BE"/>
    <w:rsid w:val="00E76C12"/>
    <w:rsid w:val="00E84AD1"/>
    <w:rsid w:val="00EA2BBE"/>
    <w:rsid w:val="00EA566A"/>
    <w:rsid w:val="00EB44C8"/>
    <w:rsid w:val="00EC1FF4"/>
    <w:rsid w:val="00EC3634"/>
    <w:rsid w:val="00EC4871"/>
    <w:rsid w:val="00ED06DF"/>
    <w:rsid w:val="00ED2762"/>
    <w:rsid w:val="00EE03F2"/>
    <w:rsid w:val="00EE0C01"/>
    <w:rsid w:val="00EE30B0"/>
    <w:rsid w:val="00EE4CF5"/>
    <w:rsid w:val="00EE59CD"/>
    <w:rsid w:val="00EF2DC8"/>
    <w:rsid w:val="00EF7010"/>
    <w:rsid w:val="00F06111"/>
    <w:rsid w:val="00F06485"/>
    <w:rsid w:val="00F132BA"/>
    <w:rsid w:val="00F1362D"/>
    <w:rsid w:val="00F153F1"/>
    <w:rsid w:val="00F3334A"/>
    <w:rsid w:val="00F34D43"/>
    <w:rsid w:val="00F36A14"/>
    <w:rsid w:val="00F37DA5"/>
    <w:rsid w:val="00F54D5F"/>
    <w:rsid w:val="00F62793"/>
    <w:rsid w:val="00F6282A"/>
    <w:rsid w:val="00F62939"/>
    <w:rsid w:val="00F64927"/>
    <w:rsid w:val="00F666F8"/>
    <w:rsid w:val="00F70FEE"/>
    <w:rsid w:val="00F74CA0"/>
    <w:rsid w:val="00F77F71"/>
    <w:rsid w:val="00F84827"/>
    <w:rsid w:val="00F9590A"/>
    <w:rsid w:val="00F96398"/>
    <w:rsid w:val="00FA1DA7"/>
    <w:rsid w:val="00FA2008"/>
    <w:rsid w:val="00FA2181"/>
    <w:rsid w:val="00FA5CCB"/>
    <w:rsid w:val="00FA6CB6"/>
    <w:rsid w:val="00FB523C"/>
    <w:rsid w:val="00FC7281"/>
    <w:rsid w:val="00FD003C"/>
    <w:rsid w:val="00FD0607"/>
    <w:rsid w:val="00FD184B"/>
    <w:rsid w:val="00FD4C7B"/>
    <w:rsid w:val="00FF22F2"/>
    <w:rsid w:val="00FF5B5E"/>
    <w:rsid w:val="00FF6A73"/>
    <w:rsid w:val="00FF7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E732"/>
  <w15:chartTrackingRefBased/>
  <w15:docId w15:val="{4CF7290B-5FF4-47DA-96BA-3A02D48E5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415"/>
    <w:pPr>
      <w:spacing w:after="200" w:line="276" w:lineRule="auto"/>
    </w:pPr>
    <w:rPr>
      <w:rFonts w:eastAsiaTheme="minorHAnsi"/>
      <w:lang w:eastAsia="en-US"/>
    </w:rPr>
  </w:style>
  <w:style w:type="paragraph" w:styleId="Heading1">
    <w:name w:val="heading 1"/>
    <w:aliases w:val="Main Heading"/>
    <w:basedOn w:val="Normal"/>
    <w:next w:val="Normal"/>
    <w:link w:val="Heading1Char"/>
    <w:uiPriority w:val="9"/>
    <w:qFormat/>
    <w:rsid w:val="00FF7415"/>
    <w:pPr>
      <w:keepNext/>
      <w:keepLines/>
      <w:spacing w:before="360" w:after="0" w:line="480" w:lineRule="auto"/>
      <w:contextualSpacing/>
      <w:jc w:val="center"/>
      <w:outlineLvl w:val="0"/>
    </w:pPr>
    <w:rPr>
      <w:rFonts w:eastAsiaTheme="majorEastAsia" w:cstheme="majorBidi"/>
      <w:b/>
      <w:bCs/>
      <w:szCs w:val="28"/>
    </w:rPr>
  </w:style>
  <w:style w:type="paragraph" w:styleId="Heading2">
    <w:name w:val="heading 2"/>
    <w:aliases w:val="Subheading"/>
    <w:basedOn w:val="Normal"/>
    <w:next w:val="Normal"/>
    <w:link w:val="Heading2Char"/>
    <w:uiPriority w:val="9"/>
    <w:unhideWhenUsed/>
    <w:qFormat/>
    <w:rsid w:val="00FF7415"/>
    <w:pPr>
      <w:keepNext/>
      <w:keepLines/>
      <w:spacing w:line="480" w:lineRule="auto"/>
      <w:contextualSpacing/>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F7415"/>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FF7415"/>
    <w:rPr>
      <w:rFonts w:eastAsiaTheme="majorEastAsia" w:cstheme="majorBidi"/>
      <w:b/>
      <w:bCs/>
      <w:szCs w:val="28"/>
      <w:lang w:eastAsia="en-US"/>
    </w:rPr>
  </w:style>
  <w:style w:type="character" w:customStyle="1" w:styleId="Heading2Char">
    <w:name w:val="Heading 2 Char"/>
    <w:aliases w:val="Subheading Char"/>
    <w:basedOn w:val="DefaultParagraphFont"/>
    <w:link w:val="Heading2"/>
    <w:uiPriority w:val="9"/>
    <w:rsid w:val="00FF7415"/>
    <w:rPr>
      <w:rFonts w:eastAsiaTheme="majorEastAsia" w:cstheme="majorBidi"/>
      <w:b/>
      <w:bCs/>
      <w:szCs w:val="26"/>
      <w:lang w:eastAsia="en-US"/>
    </w:rPr>
  </w:style>
  <w:style w:type="character" w:customStyle="1" w:styleId="Heading3Char">
    <w:name w:val="Heading 3 Char"/>
    <w:basedOn w:val="DefaultParagraphFont"/>
    <w:link w:val="Heading3"/>
    <w:uiPriority w:val="9"/>
    <w:rsid w:val="00FF7415"/>
    <w:rPr>
      <w:rFonts w:asciiTheme="majorHAnsi" w:eastAsiaTheme="majorEastAsia" w:hAnsiTheme="majorHAnsi" w:cstheme="majorBidi"/>
      <w:b/>
      <w:bCs/>
      <w:color w:val="4472C4" w:themeColor="accent1"/>
      <w:lang w:eastAsia="en-US"/>
    </w:rPr>
  </w:style>
  <w:style w:type="character" w:styleId="CommentReference">
    <w:name w:val="annotation reference"/>
    <w:basedOn w:val="DefaultParagraphFont"/>
    <w:uiPriority w:val="99"/>
    <w:semiHidden/>
    <w:unhideWhenUsed/>
    <w:rsid w:val="00FF7415"/>
    <w:rPr>
      <w:sz w:val="16"/>
      <w:szCs w:val="16"/>
    </w:rPr>
  </w:style>
  <w:style w:type="paragraph" w:styleId="CommentText">
    <w:name w:val="annotation text"/>
    <w:basedOn w:val="Normal"/>
    <w:link w:val="CommentTextChar"/>
    <w:uiPriority w:val="99"/>
    <w:semiHidden/>
    <w:unhideWhenUsed/>
    <w:rsid w:val="00FF7415"/>
    <w:pPr>
      <w:spacing w:line="240" w:lineRule="auto"/>
    </w:pPr>
    <w:rPr>
      <w:sz w:val="20"/>
      <w:szCs w:val="20"/>
    </w:rPr>
  </w:style>
  <w:style w:type="character" w:customStyle="1" w:styleId="CommentTextChar">
    <w:name w:val="Comment Text Char"/>
    <w:basedOn w:val="DefaultParagraphFont"/>
    <w:link w:val="CommentText"/>
    <w:uiPriority w:val="99"/>
    <w:semiHidden/>
    <w:rsid w:val="00FF7415"/>
    <w:rPr>
      <w:rFonts w:eastAsiaTheme="minorHAnsi"/>
      <w:sz w:val="20"/>
      <w:szCs w:val="20"/>
      <w:lang w:eastAsia="en-US"/>
    </w:rPr>
  </w:style>
  <w:style w:type="paragraph" w:styleId="BalloonText">
    <w:name w:val="Balloon Text"/>
    <w:basedOn w:val="Normal"/>
    <w:link w:val="BalloonTextChar"/>
    <w:uiPriority w:val="99"/>
    <w:semiHidden/>
    <w:unhideWhenUsed/>
    <w:rsid w:val="00FF74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7415"/>
    <w:rPr>
      <w:rFonts w:ascii="Segoe UI" w:eastAsiaTheme="minorHAnsi" w:hAnsi="Segoe UI" w:cs="Segoe UI"/>
      <w:sz w:val="18"/>
      <w:szCs w:val="18"/>
      <w:lang w:eastAsia="en-US"/>
    </w:rPr>
  </w:style>
  <w:style w:type="table" w:styleId="TableGrid">
    <w:name w:val="Table Grid"/>
    <w:basedOn w:val="TableNormal"/>
    <w:uiPriority w:val="39"/>
    <w:rsid w:val="00FF741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FF7415"/>
    <w:rPr>
      <w:b/>
      <w:bCs/>
    </w:rPr>
  </w:style>
  <w:style w:type="character" w:customStyle="1" w:styleId="CommentSubjectChar">
    <w:name w:val="Comment Subject Char"/>
    <w:basedOn w:val="CommentTextChar"/>
    <w:link w:val="CommentSubject"/>
    <w:uiPriority w:val="99"/>
    <w:semiHidden/>
    <w:rsid w:val="00FF7415"/>
    <w:rPr>
      <w:rFonts w:eastAsiaTheme="minorHAnsi"/>
      <w:b/>
      <w:bCs/>
      <w:sz w:val="20"/>
      <w:szCs w:val="20"/>
      <w:lang w:eastAsia="en-US"/>
    </w:rPr>
  </w:style>
  <w:style w:type="paragraph" w:styleId="Revision">
    <w:name w:val="Revision"/>
    <w:hidden/>
    <w:uiPriority w:val="99"/>
    <w:semiHidden/>
    <w:rsid w:val="00FF7415"/>
    <w:pPr>
      <w:spacing w:after="0" w:line="240" w:lineRule="auto"/>
    </w:pPr>
    <w:rPr>
      <w:rFonts w:eastAsiaTheme="minorHAnsi"/>
      <w:lang w:eastAsia="en-US"/>
    </w:rPr>
  </w:style>
  <w:style w:type="character" w:styleId="Hyperlink">
    <w:name w:val="Hyperlink"/>
    <w:basedOn w:val="DefaultParagraphFont"/>
    <w:uiPriority w:val="99"/>
    <w:unhideWhenUsed/>
    <w:rsid w:val="00FF7415"/>
    <w:rPr>
      <w:color w:val="0563C1" w:themeColor="hyperlink"/>
      <w:u w:val="single"/>
    </w:rPr>
  </w:style>
  <w:style w:type="character" w:customStyle="1" w:styleId="apple-converted-space">
    <w:name w:val="apple-converted-space"/>
    <w:basedOn w:val="DefaultParagraphFont"/>
    <w:rsid w:val="00FF7415"/>
  </w:style>
  <w:style w:type="paragraph" w:styleId="Header">
    <w:name w:val="header"/>
    <w:basedOn w:val="Normal"/>
    <w:link w:val="HeaderChar"/>
    <w:uiPriority w:val="99"/>
    <w:unhideWhenUsed/>
    <w:rsid w:val="00FF7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415"/>
    <w:rPr>
      <w:rFonts w:eastAsiaTheme="minorHAnsi"/>
      <w:lang w:eastAsia="en-US"/>
    </w:rPr>
  </w:style>
  <w:style w:type="paragraph" w:styleId="Footer">
    <w:name w:val="footer"/>
    <w:basedOn w:val="Normal"/>
    <w:link w:val="FooterChar"/>
    <w:uiPriority w:val="99"/>
    <w:unhideWhenUsed/>
    <w:rsid w:val="00FF7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415"/>
    <w:rPr>
      <w:rFonts w:eastAsiaTheme="minorHAnsi"/>
      <w:lang w:eastAsia="en-US"/>
    </w:rPr>
  </w:style>
  <w:style w:type="character" w:customStyle="1" w:styleId="Mention1">
    <w:name w:val="Mention1"/>
    <w:basedOn w:val="DefaultParagraphFont"/>
    <w:uiPriority w:val="99"/>
    <w:semiHidden/>
    <w:unhideWhenUsed/>
    <w:rsid w:val="00FF7415"/>
    <w:rPr>
      <w:color w:val="2B579A"/>
      <w:shd w:val="clear" w:color="auto" w:fill="E6E6E6"/>
    </w:rPr>
  </w:style>
  <w:style w:type="table" w:styleId="LightShading-Accent2">
    <w:name w:val="Light Shading Accent 2"/>
    <w:basedOn w:val="TableNormal"/>
    <w:uiPriority w:val="60"/>
    <w:rsid w:val="00FF7415"/>
    <w:pPr>
      <w:spacing w:after="0" w:line="240" w:lineRule="auto"/>
    </w:pPr>
    <w:rPr>
      <w:rFonts w:eastAsiaTheme="minorHAnsi"/>
      <w:color w:val="C45911" w:themeColor="accent2" w:themeShade="BF"/>
      <w:lang w:eastAsia="en-U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ableNormal"/>
    <w:uiPriority w:val="60"/>
    <w:rsid w:val="00FF7415"/>
    <w:pPr>
      <w:spacing w:after="0" w:line="240" w:lineRule="auto"/>
    </w:pPr>
    <w:rPr>
      <w:rFonts w:eastAsiaTheme="minorHAnsi"/>
      <w:color w:val="2F5496" w:themeColor="accent1" w:themeShade="BF"/>
      <w:lang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
    <w:name w:val="Light Shading"/>
    <w:basedOn w:val="TableNormal"/>
    <w:uiPriority w:val="60"/>
    <w:rsid w:val="00FF7415"/>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FF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7415"/>
    <w:rPr>
      <w:rFonts w:ascii="Courier New" w:eastAsia="Times New Roman" w:hAnsi="Courier New" w:cs="Courier New"/>
      <w:sz w:val="20"/>
      <w:szCs w:val="20"/>
      <w:lang w:eastAsia="en-US"/>
    </w:rPr>
  </w:style>
  <w:style w:type="paragraph" w:styleId="TOCHeading">
    <w:name w:val="TOC Heading"/>
    <w:basedOn w:val="Heading1"/>
    <w:next w:val="Normal"/>
    <w:uiPriority w:val="39"/>
    <w:unhideWhenUsed/>
    <w:qFormat/>
    <w:rsid w:val="00FF7415"/>
    <w:pPr>
      <w:outlineLvl w:val="9"/>
    </w:pPr>
    <w:rPr>
      <w:lang w:eastAsia="ja-JP"/>
    </w:rPr>
  </w:style>
  <w:style w:type="paragraph" w:styleId="TOC2">
    <w:name w:val="toc 2"/>
    <w:basedOn w:val="Normal"/>
    <w:next w:val="Normal"/>
    <w:autoRedefine/>
    <w:uiPriority w:val="39"/>
    <w:unhideWhenUsed/>
    <w:qFormat/>
    <w:rsid w:val="00FF7415"/>
    <w:pPr>
      <w:spacing w:after="100"/>
      <w:ind w:left="220"/>
    </w:pPr>
    <w:rPr>
      <w:rFonts w:eastAsiaTheme="minorEastAsia"/>
      <w:lang w:eastAsia="ja-JP"/>
    </w:rPr>
  </w:style>
  <w:style w:type="paragraph" w:styleId="TOC1">
    <w:name w:val="toc 1"/>
    <w:basedOn w:val="Normal"/>
    <w:next w:val="Normal"/>
    <w:autoRedefine/>
    <w:uiPriority w:val="39"/>
    <w:unhideWhenUsed/>
    <w:qFormat/>
    <w:rsid w:val="00FF7415"/>
    <w:pPr>
      <w:tabs>
        <w:tab w:val="right" w:leader="dot" w:pos="9062"/>
      </w:tabs>
      <w:spacing w:after="100"/>
      <w:jc w:val="center"/>
    </w:pPr>
    <w:rPr>
      <w:rFonts w:eastAsiaTheme="minorEastAsia"/>
      <w:lang w:eastAsia="ja-JP"/>
    </w:rPr>
  </w:style>
  <w:style w:type="paragraph" w:styleId="TOC3">
    <w:name w:val="toc 3"/>
    <w:basedOn w:val="Normal"/>
    <w:next w:val="Normal"/>
    <w:autoRedefine/>
    <w:uiPriority w:val="39"/>
    <w:semiHidden/>
    <w:unhideWhenUsed/>
    <w:qFormat/>
    <w:rsid w:val="00FF7415"/>
    <w:pPr>
      <w:spacing w:after="100"/>
      <w:ind w:left="440"/>
    </w:pPr>
    <w:rPr>
      <w:rFonts w:eastAsiaTheme="minorEastAsia"/>
      <w:lang w:eastAsia="ja-JP"/>
    </w:rPr>
  </w:style>
  <w:style w:type="character" w:styleId="FollowedHyperlink">
    <w:name w:val="FollowedHyperlink"/>
    <w:basedOn w:val="DefaultParagraphFont"/>
    <w:uiPriority w:val="99"/>
    <w:semiHidden/>
    <w:unhideWhenUsed/>
    <w:rsid w:val="00FF7415"/>
    <w:rPr>
      <w:color w:val="954F72" w:themeColor="followedHyperlink"/>
      <w:u w:val="single"/>
    </w:rPr>
  </w:style>
  <w:style w:type="paragraph" w:styleId="Caption">
    <w:name w:val="caption"/>
    <w:basedOn w:val="Normal"/>
    <w:next w:val="Normal"/>
    <w:uiPriority w:val="35"/>
    <w:unhideWhenUsed/>
    <w:qFormat/>
    <w:rsid w:val="00FF7415"/>
    <w:pPr>
      <w:spacing w:line="240" w:lineRule="auto"/>
    </w:pPr>
    <w:rPr>
      <w:b/>
      <w:bCs/>
      <w:color w:val="4472C4" w:themeColor="accent1"/>
      <w:sz w:val="18"/>
      <w:szCs w:val="18"/>
    </w:rPr>
  </w:style>
  <w:style w:type="paragraph" w:styleId="TableofFigures">
    <w:name w:val="table of figures"/>
    <w:basedOn w:val="Normal"/>
    <w:next w:val="Normal"/>
    <w:uiPriority w:val="99"/>
    <w:unhideWhenUsed/>
    <w:rsid w:val="00FF7415"/>
    <w:pPr>
      <w:spacing w:after="0"/>
    </w:pPr>
  </w:style>
  <w:style w:type="paragraph" w:styleId="NoSpacing">
    <w:name w:val="No Spacing"/>
    <w:uiPriority w:val="1"/>
    <w:qFormat/>
    <w:rsid w:val="00FF7415"/>
    <w:pPr>
      <w:spacing w:after="0" w:line="240" w:lineRule="auto"/>
    </w:pPr>
    <w:rPr>
      <w:rFonts w:eastAsiaTheme="minorHAnsi"/>
      <w:lang w:eastAsia="en-US"/>
    </w:rPr>
  </w:style>
  <w:style w:type="paragraph" w:styleId="ListParagraph">
    <w:name w:val="List Paragraph"/>
    <w:basedOn w:val="Normal"/>
    <w:uiPriority w:val="34"/>
    <w:qFormat/>
    <w:rsid w:val="00FF7415"/>
    <w:pPr>
      <w:ind w:left="720"/>
      <w:contextualSpacing/>
    </w:pPr>
  </w:style>
  <w:style w:type="paragraph" w:styleId="NormalWeb">
    <w:name w:val="Normal (Web)"/>
    <w:basedOn w:val="Normal"/>
    <w:uiPriority w:val="99"/>
    <w:unhideWhenUsed/>
    <w:rsid w:val="00042803"/>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DecimalAligned">
    <w:name w:val="Decimal Aligned"/>
    <w:basedOn w:val="Normal"/>
    <w:uiPriority w:val="40"/>
    <w:qFormat/>
    <w:rsid w:val="009A7F92"/>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9A7F9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9A7F92"/>
    <w:rPr>
      <w:rFonts w:cs="Times New Roman"/>
      <w:sz w:val="20"/>
      <w:szCs w:val="20"/>
      <w:lang w:eastAsia="en-US"/>
    </w:rPr>
  </w:style>
  <w:style w:type="character" w:styleId="SubtleEmphasis">
    <w:name w:val="Subtle Emphasis"/>
    <w:basedOn w:val="DefaultParagraphFont"/>
    <w:uiPriority w:val="19"/>
    <w:qFormat/>
    <w:rsid w:val="009A7F92"/>
    <w:rPr>
      <w:i/>
      <w:iCs/>
    </w:rPr>
  </w:style>
  <w:style w:type="character" w:styleId="Emphasis">
    <w:name w:val="Emphasis"/>
    <w:basedOn w:val="DefaultParagraphFont"/>
    <w:uiPriority w:val="20"/>
    <w:qFormat/>
    <w:rsid w:val="00FA1D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B0E0A-5C76-49BC-BAF4-80495081D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29</Pages>
  <Words>4646</Words>
  <Characters>26483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Fife, Austin (afife@uidaho.edu)</dc:creator>
  <cp:keywords/>
  <dc:description/>
  <cp:lastModifiedBy>Fife,Austin N</cp:lastModifiedBy>
  <cp:revision>26</cp:revision>
  <cp:lastPrinted>2018-11-02T05:41:00Z</cp:lastPrinted>
  <dcterms:created xsi:type="dcterms:W3CDTF">2018-11-05T15:40:00Z</dcterms:created>
  <dcterms:modified xsi:type="dcterms:W3CDTF">2018-11-06T06:10:00Z</dcterms:modified>
</cp:coreProperties>
</file>