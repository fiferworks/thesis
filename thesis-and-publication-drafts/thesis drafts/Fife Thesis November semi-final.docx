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0286F55"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00B52CDA">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lastRenderedPageBreak/>
        <w:t>Authorization to Submit Thesis</w:t>
      </w:r>
      <w:bookmarkEnd w:id="0"/>
      <w:bookmarkEnd w:id="1"/>
    </w:p>
    <w:p w14:paraId="3C6A3303" w14:textId="2A43CE39"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7E6CD574"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 xml:space="preserve">Probing frequency </w:t>
      </w:r>
      <w:r w:rsidR="006A5DC2">
        <w:rPr>
          <w:rFonts w:ascii="CMU Serif" w:hAnsi="CMU Serif" w:cs="CMU Serif"/>
          <w:sz w:val="24"/>
        </w:rPr>
        <w:t>and female walking duration were</w:t>
      </w:r>
      <w:r w:rsidRPr="001E56C6">
        <w:rPr>
          <w:rFonts w:ascii="CMU Serif" w:hAnsi="CMU Serif" w:cs="CMU Serif"/>
          <w:sz w:val="24"/>
        </w:rPr>
        <w:t xml:space="preserve"> highest on Russet Burbank</w:t>
      </w:r>
      <w:r w:rsidR="00CD1E9C">
        <w:rPr>
          <w:rFonts w:ascii="CMU Serif" w:hAnsi="CMU Serif" w:cs="CMU Serif"/>
          <w:sz w:val="24"/>
        </w:rPr>
        <w:t>,</w:t>
      </w:r>
      <w:r w:rsidR="00611791" w:rsidRPr="001E56C6">
        <w:rPr>
          <w:rFonts w:ascii="CMU Serif" w:hAnsi="CMU Serif" w:cs="CMU Serif"/>
          <w:sz w:val="24"/>
        </w:rPr>
        <w:t xml:space="preserve"> suggest</w:t>
      </w:r>
      <w:r w:rsidR="006A5DC2">
        <w:rPr>
          <w:rFonts w:ascii="CMU Serif" w:hAnsi="CMU Serif" w:cs="CMU Serif"/>
          <w:sz w:val="24"/>
        </w:rPr>
        <w:t>ing</w:t>
      </w:r>
      <w:r w:rsidR="00611791" w:rsidRPr="001E56C6">
        <w:rPr>
          <w:rFonts w:ascii="CMU Serif" w:hAnsi="CMU Serif" w:cs="CMU Serif"/>
          <w:sz w:val="24"/>
        </w:rPr>
        <w:t xml:space="preserve"> greater activity on Russet Burbank than </w:t>
      </w:r>
      <w:r w:rsidR="006A5DC2">
        <w:rPr>
          <w:rFonts w:ascii="CMU Serif" w:hAnsi="CMU Serif" w:cs="CMU Serif"/>
          <w:sz w:val="24"/>
        </w:rPr>
        <w:t>on the three</w:t>
      </w:r>
      <w:r w:rsidR="00611791" w:rsidRPr="001E56C6">
        <w:rPr>
          <w:rFonts w:ascii="CMU Serif" w:hAnsi="CMU Serif" w:cs="CMU Serif"/>
          <w:sz w:val="24"/>
        </w:rPr>
        <w:t xml:space="preserve"> resistant germplasms. </w:t>
      </w:r>
      <w:r w:rsidR="00AB1773">
        <w:rPr>
          <w:rFonts w:ascii="CMU Serif" w:hAnsi="CMU Serif" w:cs="CMU Serif"/>
          <w:sz w:val="24"/>
        </w:rPr>
        <w:t>Fecundity</w:t>
      </w:r>
      <w:r w:rsidR="00AB1773" w:rsidRPr="001E56C6">
        <w:rPr>
          <w:rFonts w:ascii="CMU Serif" w:hAnsi="CMU Serif" w:cs="CMU Serif"/>
          <w:sz w:val="24"/>
        </w:rPr>
        <w:t xml:space="preserve"> </w:t>
      </w:r>
      <w:r w:rsidR="00AB1773">
        <w:rPr>
          <w:rFonts w:ascii="CMU Serif" w:hAnsi="CMU Serif" w:cs="CMU Serif"/>
          <w:sz w:val="24"/>
        </w:rPr>
        <w:t xml:space="preserve">did </w:t>
      </w:r>
      <w:r w:rsidR="00AB1773" w:rsidRPr="001E56C6">
        <w:rPr>
          <w:rFonts w:ascii="CMU Serif" w:hAnsi="CMU Serif" w:cs="CMU Serif"/>
          <w:sz w:val="24"/>
        </w:rPr>
        <w:t>not differ among germplasms</w:t>
      </w:r>
      <w:r w:rsidR="00AB1773">
        <w:rPr>
          <w:rFonts w:ascii="CMU Serif" w:hAnsi="CMU Serif" w:cs="CMU Serif"/>
          <w:sz w:val="24"/>
        </w:rPr>
        <w:t xml:space="preserve"> but declined on all germplasms during the last period of observation (</w:t>
      </w:r>
      <w:del w:id="4" w:author="Fife,Austin N" w:date="2018-11-08T13:57:00Z">
        <w:r w:rsidR="00AB1773" w:rsidDel="00505A6A">
          <w:rPr>
            <w:rFonts w:ascii="CMU Serif" w:hAnsi="CMU Serif" w:cs="CMU Serif"/>
            <w:sz w:val="24"/>
          </w:rPr>
          <w:delText xml:space="preserve">XX </w:delText>
        </w:r>
      </w:del>
      <w:ins w:id="5" w:author="Fife,Austin N" w:date="2018-11-08T13:57:00Z">
        <w:r w:rsidR="00505A6A">
          <w:rPr>
            <w:rFonts w:ascii="CMU Serif" w:hAnsi="CMU Serif" w:cs="CMU Serif"/>
            <w:sz w:val="24"/>
          </w:rPr>
          <w:t>18-20</w:t>
        </w:r>
        <w:r w:rsidR="00505A6A">
          <w:rPr>
            <w:rFonts w:ascii="CMU Serif" w:hAnsi="CMU Serif" w:cs="CMU Serif"/>
            <w:sz w:val="24"/>
          </w:rPr>
          <w:t xml:space="preserve"> </w:t>
        </w:r>
      </w:ins>
      <w:r w:rsidR="00AB1773">
        <w:rPr>
          <w:rFonts w:ascii="CMU Serif" w:hAnsi="CMU Serif" w:cs="CMU Serif"/>
          <w:sz w:val="24"/>
        </w:rPr>
        <w:t>days after pairing with a male). Egg fertility did not differ among germplasms for the first three observation periods (</w:t>
      </w:r>
      <w:del w:id="6" w:author="Fife,Austin N" w:date="2018-11-08T13:58:00Z">
        <w:r w:rsidR="00AB1773" w:rsidDel="00505A6A">
          <w:rPr>
            <w:rFonts w:ascii="CMU Serif" w:hAnsi="CMU Serif" w:cs="CMU Serif"/>
            <w:sz w:val="24"/>
          </w:rPr>
          <w:delText xml:space="preserve">XX </w:delText>
        </w:r>
      </w:del>
      <w:ins w:id="7" w:author="Fife,Austin N" w:date="2018-11-08T13:58:00Z">
        <w:r w:rsidR="00505A6A">
          <w:rPr>
            <w:rFonts w:ascii="CMU Serif" w:hAnsi="CMU Serif" w:cs="CMU Serif"/>
            <w:sz w:val="24"/>
          </w:rPr>
          <w:t>16-18</w:t>
        </w:r>
        <w:r w:rsidR="00505A6A">
          <w:rPr>
            <w:rFonts w:ascii="CMU Serif" w:hAnsi="CMU Serif" w:cs="CMU Serif"/>
            <w:sz w:val="24"/>
          </w:rPr>
          <w:t xml:space="preserve"> </w:t>
        </w:r>
      </w:ins>
      <w:r w:rsidR="00AB1773">
        <w:rPr>
          <w:rFonts w:ascii="CMU Serif" w:hAnsi="CMU Serif" w:cs="CMU Serif"/>
          <w:sz w:val="24"/>
        </w:rPr>
        <w:t>days after pairing with a male) but was higher on Russet Burbank than 10LB or 3LB during the last</w:t>
      </w:r>
      <w:ins w:id="8" w:author="Fife,Austin N" w:date="2018-11-08T13:48:00Z">
        <w:r w:rsidR="00AB1773">
          <w:rPr>
            <w:rFonts w:ascii="CMU Serif" w:hAnsi="CMU Serif" w:cs="CMU Serif"/>
            <w:sz w:val="24"/>
          </w:rPr>
          <w:t xml:space="preserve"> observation period</w:t>
        </w:r>
      </w:ins>
      <w:r w:rsidR="00DF07D5">
        <w:rPr>
          <w:rFonts w:ascii="CMU Serif" w:hAnsi="CMU Serif" w:cs="CMU Serif"/>
          <w:sz w:val="24"/>
        </w:rPr>
        <w:t xml:space="preserve">. </w:t>
      </w:r>
      <w:r w:rsidR="00CD1E9C">
        <w:rPr>
          <w:rFonts w:ascii="CMU Serif" w:hAnsi="CMU Serif" w:cs="CMU Serif"/>
          <w:sz w:val="24"/>
        </w:rPr>
        <w:t xml:space="preserve">For these germplasms with putative resistance to </w:t>
      </w:r>
      <w:proofErr w:type="spellStart"/>
      <w:r w:rsidR="00CD1E9C">
        <w:rPr>
          <w:rFonts w:ascii="CMU Serif" w:hAnsi="CMU Serif" w:cs="CMU Serif"/>
          <w:sz w:val="24"/>
        </w:rPr>
        <w:t>Lso</w:t>
      </w:r>
      <w:proofErr w:type="spellEnd"/>
      <w:r w:rsidR="00CD1E9C">
        <w:rPr>
          <w:rFonts w:ascii="CMU Serif" w:hAnsi="CMU Serif" w:cs="CMU Serif"/>
          <w:sz w:val="24"/>
        </w:rPr>
        <w:t>,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9" w:name="_Toc495324083"/>
      <w:bookmarkStart w:id="10" w:name="_Toc528941652"/>
      <w:r w:rsidRPr="001E56C6">
        <w:rPr>
          <w:rFonts w:ascii="CMU Serif" w:hAnsi="CMU Serif" w:cs="CMU Serif"/>
          <w:sz w:val="24"/>
          <w:szCs w:val="22"/>
        </w:rPr>
        <w:lastRenderedPageBreak/>
        <w:t>Acknowledgements</w:t>
      </w:r>
      <w:bookmarkEnd w:id="9"/>
      <w:bookmarkEnd w:id="10"/>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285D39C4"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ins w:id="11" w:author="Fife,Austin N [2]" w:date="2018-11-07T21:35:00Z">
        <w:r w:rsidR="00BE1D00" w:rsidRPr="00BE1D00">
          <w:rPr>
            <w:rFonts w:ascii="CMU Serif" w:hAnsi="CMU Serif" w:cs="CMU Serif"/>
            <w:sz w:val="24"/>
          </w:rPr>
          <w:t>I would like to thank Ariana Carlson for her statistical advice.</w:t>
        </w:r>
      </w:ins>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12" w:name="_Toc495324084"/>
      <w:bookmarkStart w:id="13"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12"/>
      <w:bookmarkEnd w:id="13"/>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4" w:name="_Toc528941654"/>
      <w:r w:rsidRPr="001E56C6">
        <w:rPr>
          <w:rFonts w:ascii="CMU Serif" w:hAnsi="CMU Serif" w:cs="CMU Serif"/>
          <w:sz w:val="24"/>
          <w:szCs w:val="22"/>
        </w:rPr>
        <w:lastRenderedPageBreak/>
        <w:t>Table of Contents</w:t>
      </w:r>
      <w:bookmarkEnd w:id="14"/>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AE5683">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AE5683">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AE5683">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AE5683">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AE5683">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AE5683">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AE5683">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AE5683">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AE5683">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AE5683">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AE5683">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AE5683">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AE5683">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AE5683">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AE5683">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AE5683">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AE5683">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AE5683">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AE5683">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AE5683">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AE5683">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15" w:name="_Toc495324086"/>
      <w:bookmarkStart w:id="16" w:name="_Toc528941655"/>
      <w:r w:rsidRPr="001E56C6">
        <w:rPr>
          <w:rFonts w:ascii="CMU Serif" w:hAnsi="CMU Serif" w:cs="CMU Serif"/>
          <w:noProof/>
          <w:sz w:val="24"/>
          <w:szCs w:val="22"/>
        </w:rPr>
        <w:t>List of Tables</w:t>
      </w:r>
      <w:bookmarkEnd w:id="15"/>
      <w:bookmarkEnd w:id="16"/>
    </w:p>
    <w:bookmarkStart w:id="17"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8" w:name="_Toc528941656"/>
      <w:r w:rsidR="001752AC" w:rsidRPr="001E56C6">
        <w:rPr>
          <w:rFonts w:ascii="CMU Serif" w:hAnsi="CMU Serif" w:cs="CMU Serif"/>
          <w:b w:val="0"/>
          <w:bCs w:val="0"/>
          <w:noProof/>
          <w:sz w:val="24"/>
        </w:rPr>
        <w:t>No table of figures entries found.</w:t>
      </w:r>
      <w:bookmarkEnd w:id="18"/>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lastRenderedPageBreak/>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9" w:name="_Toc528941657"/>
      <w:r w:rsidRPr="001E56C6">
        <w:rPr>
          <w:rFonts w:ascii="CMU Serif" w:hAnsi="CMU Serif" w:cs="CMU Serif"/>
          <w:sz w:val="24"/>
          <w:szCs w:val="22"/>
        </w:rPr>
        <w:lastRenderedPageBreak/>
        <w:t>List of Figures</w:t>
      </w:r>
      <w:bookmarkEnd w:id="17"/>
      <w:bookmarkEnd w:id="19"/>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20"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20"/>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21" w:name="_Toc528941658"/>
      <w:r w:rsidRPr="001E56C6">
        <w:rPr>
          <w:rFonts w:ascii="CMU Serif" w:hAnsi="CMU Serif" w:cs="CMU Serif"/>
          <w:sz w:val="24"/>
          <w:szCs w:val="22"/>
        </w:rPr>
        <w:t>Research context</w:t>
      </w:r>
      <w:bookmarkEnd w:id="21"/>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w:t>
      </w:r>
      <w:r w:rsidRPr="001E56C6">
        <w:rPr>
          <w:rFonts w:ascii="CMU Serif" w:hAnsi="CMU Serif" w:cs="CMU Serif"/>
          <w:sz w:val="24"/>
        </w:rPr>
        <w:lastRenderedPageBreak/>
        <w:t xml:space="preserve">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24A070C1"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potato production in the PNW and contribute substantively to production</w:t>
      </w:r>
      <w:ins w:id="22" w:author="Fife,Austin N [2]" w:date="2018-11-08T09:23:00Z">
        <w:r w:rsidR="008569EA">
          <w:rPr>
            <w:rFonts w:ascii="CMU Serif" w:hAnsi="CMU Serif" w:cs="CMU Serif"/>
            <w:sz w:val="24"/>
          </w:rPr>
          <w:t>-</w:t>
        </w:r>
      </w:ins>
      <w:r w:rsidR="005D5E1C" w:rsidRPr="001E56C6">
        <w:rPr>
          <w:rFonts w:ascii="CMU Serif" w:hAnsi="CMU Serif" w:cs="CMU Serif"/>
          <w:sz w:val="24"/>
        </w:rPr>
        <w:t xml:space="preserve">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56177C48"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del w:id="23" w:author="Fife,Austin N [2]" w:date="2018-11-08T09:24:00Z">
        <w:r w:rsidR="009C06C6" w:rsidRPr="001E56C6" w:rsidDel="000769E1">
          <w:rPr>
            <w:rFonts w:ascii="CMU Serif" w:hAnsi="CMU Serif" w:cs="CMU Serif"/>
            <w:sz w:val="24"/>
          </w:rPr>
          <w:delText>,</w:delText>
        </w:r>
      </w:del>
      <w:r w:rsidR="00D936F3" w:rsidRPr="001E56C6">
        <w:rPr>
          <w:rFonts w:ascii="CMU Serif" w:hAnsi="CMU Serif" w:cs="CMU Serif"/>
          <w:sz w:val="24"/>
        </w:rPr>
        <w:t>). M</w:t>
      </w:r>
      <w:r w:rsidR="00C27967" w:rsidRPr="001E56C6">
        <w:rPr>
          <w:rFonts w:ascii="CMU Serif" w:hAnsi="CMU Serif" w:cs="CMU Serif"/>
          <w:sz w:val="24"/>
        </w:rPr>
        <w:t xml:space="preserve">ultiple pesticide </w:t>
      </w:r>
      <w:r w:rsidR="00C27967" w:rsidRPr="001E56C6">
        <w:rPr>
          <w:rFonts w:ascii="CMU Serif" w:hAnsi="CMU Serif" w:cs="CMU Serif"/>
          <w:sz w:val="24"/>
        </w:rPr>
        <w:lastRenderedPageBreak/>
        <w:t>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del w:id="24" w:author="Fife,Austin N [2]" w:date="2018-11-08T09:25:00Z">
        <w:r w:rsidRPr="001E56C6" w:rsidDel="000769E1">
          <w:rPr>
            <w:rFonts w:ascii="CMU Serif" w:hAnsi="CMU Serif" w:cs="CMU Serif"/>
            <w:sz w:val="24"/>
          </w:rPr>
          <w:delText xml:space="preserve">was </w:delText>
        </w:r>
      </w:del>
      <w:ins w:id="25" w:author="Fife,Austin N [2]" w:date="2018-11-08T09:25:00Z">
        <w:r w:rsidR="000769E1" w:rsidRPr="001E56C6">
          <w:rPr>
            <w:rFonts w:ascii="CMU Serif" w:hAnsi="CMU Serif" w:cs="CMU Serif"/>
            <w:sz w:val="24"/>
          </w:rPr>
          <w:t>w</w:t>
        </w:r>
        <w:r w:rsidR="000769E1">
          <w:rPr>
            <w:rFonts w:ascii="CMU Serif" w:hAnsi="CMU Serif" w:cs="CMU Serif"/>
            <w:sz w:val="24"/>
          </w:rPr>
          <w:t>ere</w:t>
        </w:r>
        <w:r w:rsidR="000769E1" w:rsidRPr="001E56C6">
          <w:rPr>
            <w:rFonts w:ascii="CMU Serif" w:hAnsi="CMU Serif" w:cs="CMU Serif"/>
            <w:sz w:val="24"/>
          </w:rPr>
          <w:t xml:space="preserve"> </w:t>
        </w:r>
      </w:ins>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w:t>
      </w:r>
      <w:proofErr w:type="gramStart"/>
      <w:r w:rsidR="00DD78E4">
        <w:rPr>
          <w:rFonts w:ascii="CMU Serif" w:hAnsi="CMU Serif" w:cs="CMU Serif"/>
          <w:sz w:val="24"/>
        </w:rPr>
        <w:t>germplasms</w:t>
      </w:r>
      <w:proofErr w:type="gramEnd"/>
      <w:r w:rsidR="00DD78E4">
        <w:rPr>
          <w:rFonts w:ascii="CMU Serif" w:hAnsi="CMU Serif" w:cs="CMU Serif"/>
          <w:sz w:val="24"/>
        </w:rPr>
        <w:t xml:space="preserve">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w:t>
      </w:r>
      <w:r w:rsidR="00187B3C" w:rsidRPr="001E56C6">
        <w:rPr>
          <w:rFonts w:ascii="CMU Serif" w:hAnsi="CMU Serif" w:cs="CMU Serif"/>
          <w:sz w:val="24"/>
        </w:rPr>
        <w:lastRenderedPageBreak/>
        <w:t xml:space="preserve">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26" w:name="_Toc495324089"/>
      <w:bookmarkStart w:id="27"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26"/>
      <w:bookmarkEnd w:id="27"/>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28" w:name="_Toc528941660"/>
      <w:r w:rsidRPr="001E56C6">
        <w:rPr>
          <w:rFonts w:ascii="CMU Serif" w:hAnsi="CMU Serif" w:cs="CMU Serif"/>
          <w:sz w:val="24"/>
          <w:szCs w:val="22"/>
        </w:rPr>
        <w:t>Plant characteristics and living conditions</w:t>
      </w:r>
      <w:bookmarkEnd w:id="28"/>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9" w:name="_Toc528752951"/>
      <w:bookmarkStart w:id="30" w:name="_Toc528941661"/>
      <w:bookmarkStart w:id="31"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29"/>
      <w:bookmarkEnd w:id="30"/>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2" w:name="_Toc528752952"/>
      <w:bookmarkStart w:id="33"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32"/>
      <w:bookmarkEnd w:id="33"/>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34" w:name="_Toc528941663"/>
      <w:bookmarkEnd w:id="31"/>
      <w:r w:rsidRPr="001E56C6">
        <w:rPr>
          <w:rFonts w:ascii="CMU Serif" w:hAnsi="CMU Serif" w:cs="CMU Serif"/>
          <w:sz w:val="24"/>
          <w:szCs w:val="22"/>
        </w:rPr>
        <w:t>Insect characteristics and living conditions</w:t>
      </w:r>
      <w:bookmarkEnd w:id="34"/>
    </w:p>
    <w:p w14:paraId="598057FA" w14:textId="3E059C56" w:rsidR="00FF7415" w:rsidRPr="001E56C6" w:rsidRDefault="0079064C" w:rsidP="0075501E">
      <w:pPr>
        <w:widowControl w:val="0"/>
        <w:spacing w:line="480" w:lineRule="auto"/>
        <w:ind w:firstLine="720"/>
        <w:contextualSpacing/>
        <w:mirrorIndents/>
        <w:rPr>
          <w:rFonts w:ascii="CMU Serif" w:hAnsi="CMU Serif" w:cs="CMU Serif"/>
          <w:sz w:val="24"/>
        </w:rPr>
      </w:pPr>
      <w:bookmarkStart w:id="35" w:name="_Toc495324092"/>
      <w:r w:rsidRPr="001E56C6">
        <w:rPr>
          <w:rFonts w:ascii="CMU Serif" w:hAnsi="CMU Serif" w:cs="CMU Serif"/>
          <w:sz w:val="24"/>
        </w:rPr>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conditions as </w:t>
      </w:r>
      <w:r w:rsidRPr="001E56C6">
        <w:rPr>
          <w:rFonts w:ascii="CMU Serif" w:hAnsi="CMU Serif" w:cs="CMU Serif"/>
          <w:sz w:val="24"/>
        </w:rPr>
        <w:lastRenderedPageBreak/>
        <w:t xml:space="preserve">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del w:id="36" w:author="Fife,Austin N [2]" w:date="2018-11-08T09:30:00Z">
        <w:r w:rsidR="009D7710" w:rsidRPr="001E56C6" w:rsidDel="000769E1">
          <w:rPr>
            <w:rFonts w:ascii="CMU Serif" w:hAnsi="CMU Serif" w:cs="CMU Serif"/>
            <w:sz w:val="24"/>
          </w:rPr>
          <w:delText>)</w:delText>
        </w:r>
      </w:del>
      <w:r w:rsidR="00DE0525">
        <w:rPr>
          <w:rFonts w:ascii="CMU Serif" w:hAnsi="CMU Serif" w:cs="CMU Serif"/>
          <w:sz w:val="24"/>
        </w:rPr>
        <w:t xml:space="preserve"> L</w:t>
      </w:r>
      <w:ins w:id="37" w:author="Fife,Austin N [2]" w:date="2018-11-08T09:30:00Z">
        <w:r w:rsidR="000769E1">
          <w:rPr>
            <w:rFonts w:ascii="CMU Serif" w:hAnsi="CMU Serif" w:cs="CMU Serif"/>
            <w:sz w:val="24"/>
          </w:rPr>
          <w:t>)</w:t>
        </w:r>
      </w:ins>
      <w:r w:rsidR="009D7710" w:rsidRPr="001E56C6">
        <w:rPr>
          <w:rFonts w:ascii="CMU Serif" w:hAnsi="CMU Serif" w:cs="CMU Serif"/>
          <w:sz w:val="24"/>
        </w:rPr>
        <w:t>. Colony plants were fertilized once weekly 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35"/>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38"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38"/>
      <w:r w:rsidRPr="001E56C6">
        <w:rPr>
          <w:rFonts w:ascii="CMU Serif" w:eastAsia="DengXian" w:hAnsi="CMU Serif" w:cs="CMU Serif"/>
          <w:b/>
          <w:iCs/>
          <w:sz w:val="24"/>
          <w:lang w:eastAsia="zh-CN"/>
        </w:rPr>
        <w:t xml:space="preserve"> </w:t>
      </w:r>
    </w:p>
    <w:p w14:paraId="37746563" w14:textId="7FD49DAB"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w:t>
      </w:r>
      <w:del w:id="39" w:author="Fife,Austin N [2]" w:date="2018-11-08T09:35:00Z">
        <w:r w:rsidRPr="001E56C6" w:rsidDel="002C7D02">
          <w:rPr>
            <w:rFonts w:ascii="CMU Serif" w:hAnsi="CMU Serif" w:cs="CMU Serif"/>
            <w:sz w:val="24"/>
          </w:rPr>
          <w:delText xml:space="preserve"> and two haplotypes of Lso</w:delText>
        </w:r>
        <w:r w:rsidR="00D05C97" w:rsidDel="002C7D02">
          <w:rPr>
            <w:rFonts w:ascii="CMU Serif" w:hAnsi="CMU Serif" w:cs="CMU Serif"/>
            <w:sz w:val="24"/>
          </w:rPr>
          <w:delText>:</w:delText>
        </w:r>
        <w:r w:rsidRPr="001E56C6" w:rsidDel="002C7D02">
          <w:rPr>
            <w:rFonts w:ascii="CMU Serif" w:hAnsi="CMU Serif" w:cs="CMU Serif"/>
            <w:sz w:val="24"/>
          </w:rPr>
          <w:delText xml:space="preserve"> A and B</w:delText>
        </w:r>
      </w:del>
      <w:r w:rsidRPr="001E56C6">
        <w:rPr>
          <w:rFonts w:ascii="CMU Serif" w:hAnsi="CMU Serif" w:cs="CMU Serif"/>
          <w:sz w:val="24"/>
        </w:rPr>
        <w:t xml:space="preserve">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inversion every 10 </w:t>
      </w:r>
      <w:r w:rsidR="009D7710" w:rsidRPr="001E56C6">
        <w:rPr>
          <w:rFonts w:ascii="CMU Serif" w:hAnsi="CMU Serif" w:cs="CMU Serif"/>
          <w:sz w:val="24"/>
        </w:rPr>
        <w:lastRenderedPageBreak/>
        <w:t xml:space="preserve">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lastRenderedPageBreak/>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40" w:name="_Toc528941665"/>
      <w:r w:rsidRPr="001E56C6">
        <w:rPr>
          <w:rFonts w:ascii="CMU Serif" w:hAnsi="CMU Serif" w:cs="CMU Serif"/>
          <w:sz w:val="24"/>
          <w:szCs w:val="22"/>
        </w:rPr>
        <w:t>No-choice behavior assays</w:t>
      </w:r>
      <w:bookmarkEnd w:id="40"/>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41" w:name="_Toc495324094"/>
      <w:bookmarkStart w:id="42"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The remaining light fixture was placed so that its light source was 45 cm below the testing arena and was softened with diffusion material as well. 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like Butler et al (2011)</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xml:space="preserve">® </w:t>
      </w:r>
      <w:r w:rsidRPr="001E56C6">
        <w:rPr>
          <w:rFonts w:ascii="CMU Serif" w:hAnsi="CMU Serif" w:cs="CMU Serif"/>
          <w:sz w:val="24"/>
        </w:rPr>
        <w:lastRenderedPageBreak/>
        <w:t>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43" w:name="_Toc528941666"/>
      <w:bookmarkEnd w:id="41"/>
      <w:bookmarkEnd w:id="42"/>
      <w:r w:rsidRPr="001E56C6">
        <w:rPr>
          <w:rFonts w:ascii="CMU Serif" w:hAnsi="CMU Serif" w:cs="CMU Serif"/>
          <w:sz w:val="24"/>
          <w:szCs w:val="22"/>
        </w:rPr>
        <w:t>Fecundity assays</w:t>
      </w:r>
      <w:bookmarkStart w:id="44" w:name="_Toc495324095"/>
      <w:bookmarkEnd w:id="43"/>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45" w:name="_Toc528752957"/>
      <w:bookmarkStart w:id="46"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 xml:space="preserve">plant covered with an insect rearing </w:t>
      </w:r>
      <w:r w:rsidRPr="001E56C6">
        <w:rPr>
          <w:rFonts w:ascii="CMU Serif" w:eastAsiaTheme="minorHAnsi" w:hAnsi="CMU Serif" w:cs="CMU Serif"/>
          <w:b w:val="0"/>
          <w:bCs w:val="0"/>
          <w:sz w:val="24"/>
          <w:szCs w:val="22"/>
        </w:rPr>
        <w:lastRenderedPageBreak/>
        <w:t>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45"/>
      <w:bookmarkEnd w:id="46"/>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7" w:name="_Toc528752958"/>
      <w:bookmarkStart w:id="48"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47"/>
      <w:bookmarkEnd w:id="48"/>
      <w:r w:rsidRPr="001E56C6">
        <w:rPr>
          <w:rFonts w:ascii="CMU Serif" w:eastAsiaTheme="minorHAnsi" w:hAnsi="CMU Serif" w:cs="CMU Serif"/>
          <w:b w:val="0"/>
          <w:bCs w:val="0"/>
          <w:sz w:val="24"/>
          <w:szCs w:val="22"/>
        </w:rPr>
        <w:t xml:space="preserve"> </w:t>
      </w:r>
    </w:p>
    <w:p w14:paraId="2D952401" w14:textId="48B4CD75"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9" w:name="_Toc528752959"/>
      <w:bookmarkStart w:id="50"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008229B6">
        <w:rPr>
          <w:rFonts w:ascii="CMU Serif" w:eastAsiaTheme="minorHAnsi" w:hAnsi="CMU Serif" w:cs="CMU Serif"/>
          <w:b w:val="0"/>
          <w:bCs w:val="0"/>
          <w:sz w:val="24"/>
          <w:szCs w:val="22"/>
        </w:rPr>
        <w:t xml:space="preserve"> (Knowlton and Janes 1931)</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49"/>
      <w:bookmarkEnd w:id="50"/>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51" w:name="_Toc528705521"/>
      <w:bookmarkStart w:id="52" w:name="_Toc528941670"/>
      <w:r w:rsidRPr="001E56C6">
        <w:rPr>
          <w:rFonts w:ascii="CMU Serif" w:hAnsi="CMU Serif" w:cs="CMU Serif"/>
          <w:sz w:val="24"/>
          <w:szCs w:val="22"/>
        </w:rPr>
        <w:t>Statistical analysis</w:t>
      </w:r>
      <w:bookmarkEnd w:id="51"/>
      <w:bookmarkEnd w:id="52"/>
    </w:p>
    <w:p w14:paraId="49E85293" w14:textId="777C9C0E" w:rsidR="001752AC" w:rsidRPr="001E56C6" w:rsidRDefault="001752AC" w:rsidP="0075501E">
      <w:pPr>
        <w:pStyle w:val="Heading2"/>
        <w:keepNext w:val="0"/>
        <w:keepLines w:val="0"/>
        <w:widowControl w:val="0"/>
        <w:mirrorIndents/>
        <w:rPr>
          <w:rFonts w:ascii="CMU Serif" w:hAnsi="CMU Serif" w:cs="CMU Serif"/>
          <w:sz w:val="24"/>
        </w:rPr>
      </w:pPr>
      <w:bookmarkStart w:id="53" w:name="_Toc528705522"/>
      <w:bookmarkStart w:id="54" w:name="_Toc528941671"/>
      <w:r w:rsidRPr="001E56C6">
        <w:rPr>
          <w:rFonts w:ascii="CMU Serif" w:eastAsiaTheme="minorHAnsi" w:hAnsi="CMU Serif" w:cs="CMU Serif"/>
          <w:b w:val="0"/>
          <w:bCs w:val="0"/>
          <w:sz w:val="24"/>
          <w:szCs w:val="22"/>
        </w:rPr>
        <w:t>Statistical analysis was preformed using R Version 3.5.1 (R</w:t>
      </w:r>
      <w:ins w:id="55" w:author="Fife,Austin N [2]" w:date="2018-11-08T09:40:00Z">
        <w:r w:rsidR="002C7D02">
          <w:rPr>
            <w:rFonts w:ascii="CMU Serif" w:eastAsiaTheme="minorHAnsi" w:hAnsi="CMU Serif" w:cs="CMU Serif"/>
            <w:b w:val="0"/>
            <w:bCs w:val="0"/>
            <w:sz w:val="24"/>
            <w:szCs w:val="22"/>
          </w:rPr>
          <w:t xml:space="preserve"> </w:t>
        </w:r>
      </w:ins>
      <w:r w:rsidRPr="001E56C6">
        <w:rPr>
          <w:rFonts w:ascii="CMU Serif" w:eastAsiaTheme="minorHAnsi" w:hAnsi="CMU Serif" w:cs="CMU Serif"/>
          <w:b w:val="0"/>
          <w:bCs w:val="0"/>
          <w:sz w:val="24"/>
          <w:szCs w:val="22"/>
        </w:rPr>
        <w:t>C</w:t>
      </w:r>
      <w:ins w:id="56" w:author="Fife,Austin N [2]" w:date="2018-11-08T09:40:00Z">
        <w:r w:rsidR="002C7D02">
          <w:rPr>
            <w:rFonts w:ascii="CMU Serif" w:eastAsiaTheme="minorHAnsi" w:hAnsi="CMU Serif" w:cs="CMU Serif"/>
            <w:b w:val="0"/>
            <w:bCs w:val="0"/>
            <w:sz w:val="24"/>
            <w:szCs w:val="22"/>
          </w:rPr>
          <w:t xml:space="preserve">ore </w:t>
        </w:r>
      </w:ins>
      <w:r w:rsidRPr="001E56C6">
        <w:rPr>
          <w:rFonts w:ascii="CMU Serif" w:eastAsiaTheme="minorHAnsi" w:hAnsi="CMU Serif" w:cs="CMU Serif"/>
          <w:b w:val="0"/>
          <w:bCs w:val="0"/>
          <w:sz w:val="24"/>
          <w:szCs w:val="22"/>
        </w:rPr>
        <w:t>T</w:t>
      </w:r>
      <w:ins w:id="57" w:author="Fife,Austin N [2]" w:date="2018-11-08T09:40:00Z">
        <w:r w:rsidR="002C7D02">
          <w:rPr>
            <w:rFonts w:ascii="CMU Serif" w:eastAsiaTheme="minorHAnsi" w:hAnsi="CMU Serif" w:cs="CMU Serif"/>
            <w:b w:val="0"/>
            <w:bCs w:val="0"/>
            <w:sz w:val="24"/>
            <w:szCs w:val="22"/>
          </w:rPr>
          <w:t>eam</w:t>
        </w:r>
      </w:ins>
      <w:r w:rsidRPr="001E56C6">
        <w:rPr>
          <w:rFonts w:ascii="CMU Serif" w:eastAsiaTheme="minorHAnsi" w:hAnsi="CMU Serif" w:cs="CMU Serif"/>
          <w:b w:val="0"/>
          <w:bCs w:val="0"/>
          <w:sz w:val="24"/>
          <w:szCs w:val="22"/>
        </w:rPr>
        <w:t xml:space="preserve">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del w:id="58" w:author="Fife,Austin N [2]" w:date="2018-11-08T09:41:00Z">
        <w:r w:rsidR="002957BD" w:rsidDel="002C7D02">
          <w:rPr>
            <w:rFonts w:ascii="CMU Serif" w:eastAsiaTheme="minorHAnsi" w:hAnsi="CMU Serif" w:cs="CMU Serif"/>
            <w:b w:val="0"/>
            <w:bCs w:val="0"/>
            <w:sz w:val="24"/>
            <w:szCs w:val="22"/>
          </w:rPr>
          <w:delText>{</w:delText>
        </w:r>
      </w:del>
      <w:proofErr w:type="spellStart"/>
      <w:r w:rsidRPr="001E56C6">
        <w:rPr>
          <w:rFonts w:ascii="CMU Serif" w:eastAsiaTheme="minorHAnsi" w:hAnsi="CMU Serif" w:cs="CMU Serif"/>
          <w:b w:val="0"/>
          <w:bCs w:val="0"/>
          <w:sz w:val="24"/>
          <w:szCs w:val="22"/>
        </w:rPr>
        <w:t>fitdistrplus</w:t>
      </w:r>
      <w:proofErr w:type="spellEnd"/>
      <w:del w:id="59" w:author="Fife,Austin N [2]" w:date="2018-11-08T09:41:00Z">
        <w:r w:rsidR="002957BD" w:rsidDel="002C7D02">
          <w:rPr>
            <w:rFonts w:ascii="CMU Serif" w:eastAsiaTheme="minorHAnsi" w:hAnsi="CMU Serif" w:cs="CMU Serif"/>
            <w:b w:val="0"/>
            <w:bCs w:val="0"/>
            <w:sz w:val="24"/>
            <w:szCs w:val="22"/>
          </w:rPr>
          <w:delText>}</w:delText>
        </w:r>
      </w:del>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No-choice experiments and egg count data were analyzed using </w:t>
      </w:r>
      <w:del w:id="60" w:author="Fife,Austin N [2]" w:date="2018-11-08T09:42:00Z">
        <w:r w:rsidRPr="001E56C6" w:rsidDel="002C7D02">
          <w:rPr>
            <w:rFonts w:ascii="CMU Serif" w:eastAsiaTheme="minorHAnsi" w:hAnsi="CMU Serif" w:cs="CMU Serif"/>
            <w:b w:val="0"/>
            <w:bCs w:val="0"/>
            <w:sz w:val="24"/>
            <w:szCs w:val="22"/>
          </w:rPr>
          <w:delText xml:space="preserve">Generalized </w:delText>
        </w:r>
      </w:del>
      <w:ins w:id="61" w:author="Fife,Austin N [2]" w:date="2018-11-08T09:42:00Z">
        <w:r w:rsidR="002C7D02">
          <w:rPr>
            <w:rFonts w:ascii="CMU Serif" w:eastAsiaTheme="minorHAnsi" w:hAnsi="CMU Serif" w:cs="CMU Serif"/>
            <w:b w:val="0"/>
            <w:bCs w:val="0"/>
            <w:sz w:val="24"/>
            <w:szCs w:val="22"/>
          </w:rPr>
          <w:t>g</w:t>
        </w:r>
        <w:r w:rsidR="002C7D02" w:rsidRPr="001E56C6">
          <w:rPr>
            <w:rFonts w:ascii="CMU Serif" w:eastAsiaTheme="minorHAnsi" w:hAnsi="CMU Serif" w:cs="CMU Serif"/>
            <w:b w:val="0"/>
            <w:bCs w:val="0"/>
            <w:sz w:val="24"/>
            <w:szCs w:val="22"/>
          </w:rPr>
          <w:t xml:space="preserve">eneralized </w:t>
        </w:r>
      </w:ins>
      <w:r w:rsidRPr="001E56C6">
        <w:rPr>
          <w:rFonts w:ascii="CMU Serif" w:eastAsiaTheme="minorHAnsi" w:hAnsi="CMU Serif" w:cs="CMU Serif"/>
          <w:b w:val="0"/>
          <w:bCs w:val="0"/>
          <w:sz w:val="24"/>
          <w:szCs w:val="22"/>
        </w:rPr>
        <w:t xml:space="preserve">linear mixed modeling techniques (GLMM) (Stroup 2015) from the </w:t>
      </w:r>
      <w:del w:id="62" w:author="Fife,Austin N [2]" w:date="2018-11-08T09:42:00Z">
        <w:r w:rsidRPr="001E56C6" w:rsidDel="002C7D02">
          <w:rPr>
            <w:rFonts w:ascii="CMU Serif" w:eastAsiaTheme="minorHAnsi" w:hAnsi="CMU Serif" w:cs="CMU Serif"/>
            <w:b w:val="0"/>
            <w:bCs w:val="0"/>
            <w:sz w:val="24"/>
            <w:szCs w:val="22"/>
          </w:rPr>
          <w:delText>{</w:delText>
        </w:r>
      </w:del>
      <w:proofErr w:type="spellStart"/>
      <w:r w:rsidRPr="001E56C6">
        <w:rPr>
          <w:rFonts w:ascii="CMU Serif" w:eastAsiaTheme="minorHAnsi" w:hAnsi="CMU Serif" w:cs="CMU Serif"/>
          <w:b w:val="0"/>
          <w:bCs w:val="0"/>
          <w:sz w:val="24"/>
          <w:szCs w:val="22"/>
        </w:rPr>
        <w:t>glmer</w:t>
      </w:r>
      <w:proofErr w:type="spellEnd"/>
      <w:del w:id="63" w:author="Fife,Austin N [2]" w:date="2018-11-08T09:42:00Z">
        <w:r w:rsidRPr="001E56C6" w:rsidDel="002C7D02">
          <w:rPr>
            <w:rFonts w:ascii="CMU Serif" w:eastAsiaTheme="minorHAnsi" w:hAnsi="CMU Serif" w:cs="CMU Serif"/>
            <w:b w:val="0"/>
            <w:bCs w:val="0"/>
            <w:sz w:val="24"/>
            <w:szCs w:val="22"/>
          </w:rPr>
          <w:delText>}</w:delText>
        </w:r>
      </w:del>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w:t>
      </w:r>
      <w:r w:rsidRPr="001E56C6">
        <w:rPr>
          <w:rFonts w:ascii="CMU Serif" w:eastAsiaTheme="minorHAnsi" w:hAnsi="CMU Serif" w:cs="CMU Serif"/>
          <w:b w:val="0"/>
          <w:bCs w:val="0"/>
          <w:sz w:val="24"/>
          <w:szCs w:val="22"/>
        </w:rPr>
        <w:lastRenderedPageBreak/>
        <w:t xml:space="preserve">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factor. The interaction of </w:t>
      </w:r>
      <w:r w:rsidR="00683970" w:rsidRPr="001E56C6">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 xml:space="preserve">20 out of </w:t>
      </w:r>
      <w:del w:id="64" w:author="Fife,Austin N [2]" w:date="2018-11-08T09:52:00Z">
        <w:r w:rsidRPr="001E56C6" w:rsidDel="00D005BD">
          <w:rPr>
            <w:rFonts w:ascii="CMU Serif" w:eastAsiaTheme="minorHAnsi" w:hAnsi="CMU Serif" w:cs="CMU Serif"/>
            <w:b w:val="0"/>
            <w:bCs w:val="0"/>
            <w:sz w:val="24"/>
            <w:szCs w:val="22"/>
          </w:rPr>
          <w:delText xml:space="preserve">182 </w:delText>
        </w:r>
      </w:del>
      <w:ins w:id="65" w:author="Fife,Austin N [2]" w:date="2018-11-08T09:52:00Z">
        <w:r w:rsidR="00D005BD" w:rsidRPr="001E56C6">
          <w:rPr>
            <w:rFonts w:ascii="CMU Serif" w:eastAsiaTheme="minorHAnsi" w:hAnsi="CMU Serif" w:cs="CMU Serif"/>
            <w:b w:val="0"/>
            <w:bCs w:val="0"/>
            <w:sz w:val="24"/>
            <w:szCs w:val="22"/>
          </w:rPr>
          <w:t>18</w:t>
        </w:r>
        <w:r w:rsidR="00D005BD">
          <w:rPr>
            <w:rFonts w:ascii="CMU Serif" w:eastAsiaTheme="minorHAnsi" w:hAnsi="CMU Serif" w:cs="CMU Serif"/>
            <w:b w:val="0"/>
            <w:bCs w:val="0"/>
            <w:sz w:val="24"/>
            <w:szCs w:val="22"/>
          </w:rPr>
          <w:t>1</w:t>
        </w:r>
        <w:r w:rsidR="00D005BD" w:rsidRPr="001E56C6">
          <w:rPr>
            <w:rFonts w:ascii="CMU Serif" w:eastAsiaTheme="minorHAnsi" w:hAnsi="CMU Serif" w:cs="CMU Serif"/>
            <w:b w:val="0"/>
            <w:bCs w:val="0"/>
            <w:sz w:val="24"/>
            <w:szCs w:val="22"/>
          </w:rPr>
          <w:t xml:space="preserve"> </w:t>
        </w:r>
      </w:ins>
      <w:r w:rsidRPr="001E56C6">
        <w:rPr>
          <w:rFonts w:ascii="CMU Serif" w:eastAsiaTheme="minorHAnsi" w:hAnsi="CMU Serif" w:cs="CMU Serif"/>
          <w:b w:val="0"/>
          <w:bCs w:val="0"/>
          <w:sz w:val="24"/>
          <w:szCs w:val="22"/>
        </w:rPr>
        <w:t>observations), which did not allow an interaction to be estimated by the model.</w:t>
      </w:r>
      <w:bookmarkEnd w:id="53"/>
      <w:r w:rsidRPr="001E56C6">
        <w:rPr>
          <w:rFonts w:ascii="CMU Serif" w:eastAsiaTheme="minorHAnsi" w:hAnsi="CMU Serif" w:cs="CMU Serif"/>
          <w:b w:val="0"/>
          <w:bCs w:val="0"/>
          <w:sz w:val="24"/>
          <w:szCs w:val="22"/>
        </w:rPr>
        <w:t xml:space="preserve"> </w:t>
      </w:r>
      <w:bookmarkStart w:id="66"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del w:id="67" w:author="Fife,Austin N [2]" w:date="2018-11-08T09:44:00Z">
        <w:r w:rsidR="002957BD" w:rsidDel="002C7D02">
          <w:rPr>
            <w:rFonts w:ascii="CMU Serif" w:eastAsiaTheme="minorHAnsi" w:hAnsi="CMU Serif" w:cs="CMU Serif"/>
            <w:b w:val="0"/>
            <w:bCs w:val="0"/>
            <w:sz w:val="24"/>
            <w:szCs w:val="22"/>
          </w:rPr>
          <w:delText>.</w:delText>
        </w:r>
        <w:r w:rsidRPr="001E56C6" w:rsidDel="002C7D02">
          <w:rPr>
            <w:rFonts w:ascii="CMU Serif" w:eastAsiaTheme="minorHAnsi" w:hAnsi="CMU Serif" w:cs="CMU Serif"/>
            <w:b w:val="0"/>
            <w:bCs w:val="0"/>
            <w:sz w:val="24"/>
            <w:szCs w:val="22"/>
          </w:rPr>
          <w:delText xml:space="preserve"> All data were tested with Wald's χ</w:delText>
        </w:r>
        <w:r w:rsidRPr="001E56C6" w:rsidDel="002C7D02">
          <w:rPr>
            <w:rFonts w:ascii="CMU Serif" w:eastAsiaTheme="minorHAnsi" w:hAnsi="CMU Serif" w:cs="CMU Serif"/>
            <w:b w:val="0"/>
            <w:bCs w:val="0"/>
            <w:sz w:val="24"/>
            <w:szCs w:val="22"/>
            <w:vertAlign w:val="superscript"/>
          </w:rPr>
          <w:delText>2</w:delText>
        </w:r>
        <w:r w:rsidRPr="001E56C6" w:rsidDel="002C7D02">
          <w:rPr>
            <w:rFonts w:ascii="CMU Serif" w:eastAsiaTheme="minorHAnsi" w:hAnsi="CMU Serif" w:cs="CMU Serif"/>
            <w:b w:val="0"/>
            <w:bCs w:val="0"/>
            <w:sz w:val="24"/>
            <w:szCs w:val="22"/>
          </w:rPr>
          <w:delText>tests</w:delText>
        </w:r>
      </w:del>
      <w:r w:rsidRPr="001E56C6">
        <w:rPr>
          <w:rFonts w:ascii="CMU Serif" w:eastAsiaTheme="minorHAnsi" w:hAnsi="CMU Serif" w:cs="CMU Serif"/>
          <w:b w:val="0"/>
          <w:bCs w:val="0"/>
          <w:sz w:val="24"/>
          <w:szCs w:val="22"/>
        </w:rPr>
        <w:t>, followed by least-squares means with Tukey's adjustments to test for multiple comparisons. Statistical significance was considered at α = 0.05.</w:t>
      </w:r>
      <w:bookmarkEnd w:id="54"/>
      <w:bookmarkEnd w:id="66"/>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68" w:name="_Toc528705524"/>
      <w:bookmarkStart w:id="69" w:name="_Toc528941672"/>
      <w:r w:rsidRPr="001E56C6">
        <w:rPr>
          <w:rFonts w:ascii="CMU Serif" w:hAnsi="CMU Serif" w:cs="CMU Serif"/>
          <w:sz w:val="24"/>
          <w:szCs w:val="22"/>
        </w:rPr>
        <w:t>Chapter 3: Results</w:t>
      </w:r>
      <w:bookmarkEnd w:id="68"/>
      <w:bookmarkEnd w:id="69"/>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70" w:name="_Toc528705525"/>
      <w:bookmarkStart w:id="71" w:name="_Toc528941673"/>
      <w:r w:rsidRPr="001E56C6">
        <w:rPr>
          <w:rFonts w:ascii="CMU Serif" w:hAnsi="CMU Serif" w:cs="CMU Serif"/>
          <w:sz w:val="24"/>
          <w:szCs w:val="22"/>
        </w:rPr>
        <w:t>No-choice assays</w:t>
      </w:r>
      <w:bookmarkEnd w:id="70"/>
      <w:bookmarkEnd w:id="71"/>
    </w:p>
    <w:p w14:paraId="4D25E874" w14:textId="1E314D5C"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xml:space="preserve">; probing frequency on </w:t>
      </w:r>
      <w:ins w:id="72" w:author="Fife,Austin N [2]" w:date="2018-11-08T09:45:00Z">
        <w:r w:rsidR="00394139" w:rsidRPr="001E56C6">
          <w:rPr>
            <w:rFonts w:ascii="CMU Serif" w:hAnsi="CMU Serif" w:cs="CMU Serif"/>
            <w:sz w:val="24"/>
          </w:rPr>
          <w:t>A07781-</w:t>
        </w:r>
      </w:ins>
      <w:r w:rsidR="00AB13D4">
        <w:rPr>
          <w:rFonts w:ascii="CMU Serif" w:hAnsi="CMU Serif" w:cs="CMU Serif"/>
          <w:sz w:val="24"/>
        </w:rPr>
        <w:t>4LB did not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(Tables 3.2-5); however, probing duration did not differ among germplasms, between sex or by their interaction (Table 3.1)</w:t>
      </w:r>
      <w:r w:rsidRPr="001E56C6">
        <w:rPr>
          <w:rFonts w:ascii="CMU Serif" w:hAnsi="CMU Serif" w:cs="CMU Serif"/>
          <w:sz w:val="24"/>
        </w:rPr>
        <w:t>.</w:t>
      </w:r>
    </w:p>
    <w:p w14:paraId="68BD3848" w14:textId="5EA241B0"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lastRenderedPageBreak/>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than males and females on 10LB and females on 3LB (</w:t>
      </w:r>
      <w:del w:id="73" w:author="Fife,Austin N [2]" w:date="2018-11-08T09:47:00Z">
        <w:r w:rsidR="00EC3634" w:rsidRPr="001E56C6" w:rsidDel="00394139">
          <w:rPr>
            <w:rFonts w:ascii="CMU Serif" w:hAnsi="CMU Serif" w:cs="CMU Serif"/>
          </w:rPr>
          <w:delText xml:space="preserve">Figure </w:delText>
        </w:r>
      </w:del>
      <w:ins w:id="74" w:author="Fife,Austin N [2]" w:date="2018-11-08T09:47:00Z">
        <w:r w:rsidR="00394139">
          <w:rPr>
            <w:rFonts w:ascii="CMU Serif" w:hAnsi="CMU Serif" w:cs="CMU Serif"/>
          </w:rPr>
          <w:t>Table</w:t>
        </w:r>
        <w:r w:rsidR="00394139" w:rsidRPr="001E56C6">
          <w:rPr>
            <w:rFonts w:ascii="CMU Serif" w:hAnsi="CMU Serif" w:cs="CMU Serif"/>
          </w:rPr>
          <w:t xml:space="preserve"> </w:t>
        </w:r>
      </w:ins>
      <w:r w:rsidR="00EC3634" w:rsidRPr="001E56C6">
        <w:rPr>
          <w:rFonts w:ascii="CMU Serif" w:hAnsi="CMU Serif" w:cs="CMU Serif"/>
        </w:rPr>
        <w:t xml:space="preserve">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23046CB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75"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75"/>
    </w:p>
    <w:p w14:paraId="5C8456D7" w14:textId="614DFACC"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 xml:space="preserve">Neither the number of eggs </w:t>
      </w:r>
      <w:proofErr w:type="gramStart"/>
      <w:r w:rsidRPr="0097054E">
        <w:rPr>
          <w:rFonts w:ascii="CMU Serif" w:hAnsi="CMU Serif" w:cs="CMU Serif"/>
          <w:sz w:val="24"/>
          <w:szCs w:val="24"/>
        </w:rPr>
        <w:t>laid</w:t>
      </w:r>
      <w:proofErr w:type="gramEnd"/>
      <w:r w:rsidRPr="0097054E">
        <w:rPr>
          <w:rFonts w:ascii="CMU Serif" w:hAnsi="CMU Serif" w:cs="CMU Serif"/>
          <w:sz w:val="24"/>
          <w:szCs w:val="24"/>
        </w:rPr>
        <w:t xml:space="preserve">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r w:rsidR="006912A9">
        <w:rPr>
          <w:rFonts w:ascii="CMU Serif" w:hAnsi="CMU Serif" w:cs="CMU Serif"/>
          <w:sz w:val="24"/>
          <w:szCs w:val="24"/>
        </w:rPr>
        <w:t>6</w:t>
      </w:r>
      <w:r w:rsidRPr="0097054E">
        <w:rPr>
          <w:rFonts w:ascii="CMU Serif" w:hAnsi="CMU Serif" w:cs="CMU Serif"/>
          <w:sz w:val="24"/>
          <w:szCs w:val="24"/>
        </w:rPr>
        <w:t xml:space="preserve">). However, both </w:t>
      </w:r>
      <w:del w:id="76" w:author="Fife,Austin N" w:date="2018-11-08T14:04:00Z">
        <w:r w:rsidRPr="0097054E" w:rsidDel="002A34DF">
          <w:rPr>
            <w:rFonts w:ascii="CMU Serif" w:hAnsi="CMU Serif" w:cs="CMU Serif"/>
            <w:sz w:val="24"/>
            <w:szCs w:val="24"/>
          </w:rPr>
          <w:delText xml:space="preserve">factors </w:delText>
        </w:r>
      </w:del>
      <w:ins w:id="77" w:author="Fife,Austin N" w:date="2018-11-08T14:04:00Z">
        <w:r w:rsidR="002A34DF">
          <w:rPr>
            <w:rFonts w:ascii="CMU Serif" w:hAnsi="CMU Serif" w:cs="CMU Serif"/>
            <w:sz w:val="24"/>
            <w:szCs w:val="24"/>
          </w:rPr>
          <w:t>number of effs laid and egg fertility</w:t>
        </w:r>
        <w:r w:rsidR="002A34DF" w:rsidRPr="0097054E">
          <w:rPr>
            <w:rFonts w:ascii="CMU Serif" w:hAnsi="CMU Serif" w:cs="CMU Serif"/>
            <w:sz w:val="24"/>
            <w:szCs w:val="24"/>
          </w:rPr>
          <w:t xml:space="preserve"> </w:t>
        </w:r>
      </w:ins>
      <w:del w:id="78" w:author="Fife,Austin N" w:date="2018-11-08T14:05:00Z">
        <w:r w:rsidRPr="0097054E" w:rsidDel="002A34DF">
          <w:rPr>
            <w:rFonts w:ascii="CMU Serif" w:hAnsi="CMU Serif" w:cs="CMU Serif"/>
            <w:sz w:val="24"/>
            <w:szCs w:val="24"/>
          </w:rPr>
          <w:delText xml:space="preserve">differed </w:delText>
        </w:r>
      </w:del>
      <w:ins w:id="79" w:author="Fife,Austin N" w:date="2018-11-08T14:05:00Z">
        <w:r w:rsidR="002A34DF">
          <w:rPr>
            <w:rFonts w:ascii="CMU Serif" w:hAnsi="CMU Serif" w:cs="CMU Serif"/>
            <w:sz w:val="24"/>
            <w:szCs w:val="24"/>
          </w:rPr>
          <w:t>was</w:t>
        </w:r>
        <w:r w:rsidR="002A34DF" w:rsidRPr="0097054E">
          <w:rPr>
            <w:rFonts w:ascii="CMU Serif" w:hAnsi="CMU Serif" w:cs="CMU Serif"/>
            <w:sz w:val="24"/>
            <w:szCs w:val="24"/>
          </w:rPr>
          <w:t xml:space="preserve"> </w:t>
        </w:r>
      </w:ins>
      <w:r w:rsidRPr="0097054E">
        <w:rPr>
          <w:rFonts w:ascii="CMU Serif" w:hAnsi="CMU Serif" w:cs="CMU Serif"/>
          <w:sz w:val="24"/>
          <w:szCs w:val="24"/>
        </w:rPr>
        <w:t xml:space="preserve">significantly </w:t>
      </w:r>
      <w:ins w:id="80" w:author="Fife,Austin N" w:date="2018-11-08T14:05:00Z">
        <w:r w:rsidR="002A34DF">
          <w:rPr>
            <w:rFonts w:ascii="CMU Serif" w:hAnsi="CMU Serif" w:cs="CMU Serif"/>
            <w:sz w:val="24"/>
            <w:szCs w:val="24"/>
          </w:rPr>
          <w:t xml:space="preserve">different </w:t>
        </w:r>
      </w:ins>
      <w:del w:id="81" w:author="Fife,Austin N" w:date="2018-11-08T14:05:00Z">
        <w:r w:rsidRPr="0097054E" w:rsidDel="002A34DF">
          <w:rPr>
            <w:rFonts w:ascii="CMU Serif" w:hAnsi="CMU Serif" w:cs="CMU Serif"/>
            <w:sz w:val="24"/>
            <w:szCs w:val="24"/>
          </w:rPr>
          <w:delText>among observation</w:delText>
        </w:r>
      </w:del>
      <w:ins w:id="82" w:author="Fife,Austin N" w:date="2018-11-08T14:05:00Z">
        <w:r w:rsidR="002A34DF">
          <w:rPr>
            <w:rFonts w:ascii="CMU Serif" w:hAnsi="CMU Serif" w:cs="CMU Serif"/>
            <w:sz w:val="24"/>
            <w:szCs w:val="24"/>
          </w:rPr>
          <w:t>by</w:t>
        </w:r>
      </w:ins>
      <w:r w:rsidRPr="0097054E">
        <w:rPr>
          <w:rFonts w:ascii="CMU Serif" w:hAnsi="CMU Serif" w:cs="CMU Serif"/>
          <w:sz w:val="24"/>
          <w:szCs w:val="24"/>
        </w:rPr>
        <w:t xml:space="preserve"> period</w:t>
      </w:r>
      <w:del w:id="83" w:author="Fife,Austin N" w:date="2018-11-08T14:05:00Z">
        <w:r w:rsidRPr="0097054E" w:rsidDel="002A34DF">
          <w:rPr>
            <w:rFonts w:ascii="CMU Serif" w:hAnsi="CMU Serif" w:cs="CMU Serif"/>
            <w:sz w:val="24"/>
            <w:szCs w:val="24"/>
          </w:rPr>
          <w:delText>s</w:delText>
        </w:r>
      </w:del>
      <w:r w:rsidRPr="0097054E">
        <w:rPr>
          <w:rFonts w:ascii="CMU Serif" w:hAnsi="CMU Serif" w:cs="CMU Serif"/>
          <w:sz w:val="24"/>
          <w:szCs w:val="24"/>
        </w:rPr>
        <w:t xml:space="preserve"> </w:t>
      </w:r>
      <w:ins w:id="84" w:author="Fife,Austin N" w:date="2018-11-08T14:05:00Z">
        <w:r w:rsidR="002A34DF">
          <w:rPr>
            <w:rFonts w:ascii="CMU Serif" w:hAnsi="CMU Serif" w:cs="CMU Serif"/>
            <w:sz w:val="24"/>
            <w:szCs w:val="24"/>
          </w:rPr>
          <w:t>an</w:t>
        </w:r>
      </w:ins>
      <w:ins w:id="85" w:author="Fife,Austin N" w:date="2018-11-08T14:06:00Z">
        <w:r w:rsidR="002A34DF">
          <w:rPr>
            <w:rFonts w:ascii="CMU Serif" w:hAnsi="CMU Serif" w:cs="CMU Serif"/>
            <w:sz w:val="24"/>
            <w:szCs w:val="24"/>
          </w:rPr>
          <w:t xml:space="preserve">d the interaction of germplasm </w:t>
        </w:r>
        <w:r w:rsidR="002A34DF" w:rsidRPr="002A34DF">
          <w:rPr>
            <w:rFonts w:cstheme="minorHAnsi"/>
            <w:sz w:val="24"/>
            <w:szCs w:val="24"/>
            <w:rPrChange w:id="86" w:author="Fife,Austin N" w:date="2018-11-08T14:06:00Z">
              <w:rPr>
                <w:rFonts w:ascii="CMU Serif" w:hAnsi="CMU Serif" w:cs="CMU Serif"/>
                <w:sz w:val="24"/>
                <w:szCs w:val="24"/>
              </w:rPr>
            </w:rPrChange>
          </w:rPr>
          <w:t>x</w:t>
        </w:r>
        <w:r w:rsidR="002A34DF">
          <w:rPr>
            <w:rFonts w:ascii="CMU Serif" w:hAnsi="CMU Serif" w:cs="CMU Serif"/>
            <w:sz w:val="24"/>
            <w:szCs w:val="24"/>
          </w:rPr>
          <w:t xml:space="preserve"> period </w:t>
        </w:r>
      </w:ins>
      <w:r w:rsidRPr="0097054E">
        <w:rPr>
          <w:rFonts w:ascii="CMU Serif" w:hAnsi="CMU Serif" w:cs="CMU Serif"/>
          <w:sz w:val="24"/>
          <w:szCs w:val="24"/>
        </w:rPr>
        <w:t>(Table 3.</w:t>
      </w:r>
      <w:r w:rsidR="006912A9">
        <w:rPr>
          <w:rFonts w:ascii="CMU Serif" w:hAnsi="CMU Serif" w:cs="CMU Serif"/>
          <w:sz w:val="24"/>
          <w:szCs w:val="24"/>
        </w:rPr>
        <w:t>6</w:t>
      </w:r>
      <w:r w:rsidRPr="0097054E">
        <w:rPr>
          <w:rFonts w:ascii="CMU Serif" w:hAnsi="CMU Serif" w:cs="CMU Serif"/>
          <w:sz w:val="24"/>
          <w:szCs w:val="24"/>
        </w:rPr>
        <w:t xml:space="preserve">). </w:t>
      </w:r>
      <w:ins w:id="87" w:author="Fife,Austin N" w:date="2018-11-08T14:07:00Z">
        <w:r w:rsidR="002A34DF">
          <w:rPr>
            <w:rFonts w:ascii="CMU Serif" w:hAnsi="CMU Serif" w:cs="CMU Serif"/>
            <w:sz w:val="24"/>
            <w:szCs w:val="24"/>
          </w:rPr>
          <w:t>For oviposition, t</w:t>
        </w:r>
        <w:r w:rsidR="002A34DF" w:rsidRPr="0097054E">
          <w:rPr>
            <w:rFonts w:ascii="CMU Serif" w:hAnsi="CMU Serif" w:cs="CMU Serif"/>
            <w:sz w:val="24"/>
            <w:szCs w:val="24"/>
          </w:rPr>
          <w:t>his interaction effect was an artifact of calculating multiple comparisons of different germplasms across observation periods</w:t>
        </w:r>
        <w:r w:rsidR="002A34DF">
          <w:rPr>
            <w:rFonts w:ascii="CMU Serif" w:hAnsi="CMU Serif" w:cs="CMU Serif"/>
            <w:sz w:val="24"/>
            <w:szCs w:val="24"/>
          </w:rPr>
          <w:t>; t</w:t>
        </w:r>
        <w:r w:rsidR="002A34DF" w:rsidRPr="00460FC1">
          <w:rPr>
            <w:rFonts w:ascii="CMU Serif" w:hAnsi="CMU Serif" w:cs="CMU Serif"/>
            <w:sz w:val="24"/>
            <w:szCs w:val="24"/>
          </w:rPr>
          <w:t xml:space="preserve">here were no significant differences among germplasms within a </w:t>
        </w:r>
        <w:r w:rsidR="002A34DF">
          <w:rPr>
            <w:rFonts w:ascii="CMU Serif" w:hAnsi="CMU Serif" w:cs="CMU Serif"/>
            <w:sz w:val="24"/>
            <w:szCs w:val="24"/>
          </w:rPr>
          <w:t xml:space="preserve">given </w:t>
        </w:r>
        <w:r w:rsidR="002A34DF" w:rsidRPr="00460FC1">
          <w:rPr>
            <w:rFonts w:ascii="CMU Serif" w:hAnsi="CMU Serif" w:cs="CMU Serif"/>
            <w:sz w:val="24"/>
            <w:szCs w:val="24"/>
          </w:rPr>
          <w:t>period</w:t>
        </w:r>
        <w:r w:rsidR="002A34DF">
          <w:rPr>
            <w:rFonts w:ascii="CMU Serif" w:hAnsi="CMU Serif" w:cs="CMU Serif"/>
            <w:sz w:val="24"/>
            <w:szCs w:val="24"/>
          </w:rPr>
          <w:t xml:space="preserve"> (Table 3.7). For egg fertility, there were no significant differences among germplasms within</w:t>
        </w:r>
        <w:r w:rsidR="002A34DF" w:rsidRPr="00460FC1">
          <w:rPr>
            <w:rFonts w:ascii="CMU Serif" w:hAnsi="CMU Serif" w:cs="CMU Serif"/>
            <w:sz w:val="24"/>
            <w:szCs w:val="24"/>
          </w:rPr>
          <w:t xml:space="preserve"> periods 1-3</w:t>
        </w:r>
        <w:r w:rsidR="002A34DF">
          <w:rPr>
            <w:rFonts w:ascii="CMU Serif" w:hAnsi="CMU Serif" w:cs="CMU Serif"/>
            <w:sz w:val="24"/>
            <w:szCs w:val="24"/>
          </w:rPr>
          <w:t xml:space="preserve"> (Table 3.7). However, during the last period, there were significantly more fertile eggs on Russet Burbank than 10LB or 3LB and there were significantly more eggs on 4LB than 10LB (Table 3.7).</w:t>
        </w:r>
      </w:ins>
      <w:ins w:id="88" w:author="Fife,Austin N" w:date="2018-11-08T14:06:00Z">
        <w:r w:rsidR="002A34DF">
          <w:rPr>
            <w:rFonts w:ascii="CMU Serif" w:hAnsi="CMU Serif" w:cs="CMU Serif"/>
            <w:sz w:val="24"/>
            <w:szCs w:val="24"/>
          </w:rPr>
          <w:t xml:space="preserve"> </w:t>
        </w:r>
      </w:ins>
      <w:r w:rsidR="00EF4966">
        <w:rPr>
          <w:rFonts w:ascii="CMU Serif" w:hAnsi="CMU Serif" w:cs="CMU Serif"/>
          <w:sz w:val="24"/>
          <w:szCs w:val="24"/>
        </w:rPr>
        <w:t xml:space="preserve">Overall </w:t>
      </w:r>
      <w:del w:id="89" w:author="Fife,Austin N" w:date="2018-11-08T14:07:00Z">
        <w:r w:rsidR="00EF4966" w:rsidDel="002A34DF">
          <w:rPr>
            <w:rFonts w:ascii="CMU Serif" w:hAnsi="CMU Serif" w:cs="CMU Serif"/>
            <w:sz w:val="24"/>
            <w:szCs w:val="24"/>
          </w:rPr>
          <w:delText>f</w:delText>
        </w:r>
        <w:r w:rsidR="00935D7D" w:rsidDel="002A34DF">
          <w:rPr>
            <w:rFonts w:ascii="CMU Serif" w:hAnsi="CMU Serif" w:cs="CMU Serif"/>
            <w:sz w:val="24"/>
            <w:szCs w:val="24"/>
          </w:rPr>
          <w:delText>ecundity</w:delText>
        </w:r>
        <w:r w:rsidR="006912A9" w:rsidDel="002A34DF">
          <w:rPr>
            <w:rFonts w:ascii="CMU Serif" w:hAnsi="CMU Serif" w:cs="CMU Serif"/>
            <w:sz w:val="24"/>
            <w:szCs w:val="24"/>
          </w:rPr>
          <w:delText xml:space="preserve"> </w:delText>
        </w:r>
      </w:del>
      <w:ins w:id="90" w:author="Fife,Austin N" w:date="2018-11-08T14:07:00Z">
        <w:r w:rsidR="002A34DF">
          <w:rPr>
            <w:rFonts w:ascii="CMU Serif" w:hAnsi="CMU Serif" w:cs="CMU Serif"/>
            <w:sz w:val="24"/>
            <w:szCs w:val="24"/>
          </w:rPr>
          <w:t>oviposition</w:t>
        </w:r>
        <w:r w:rsidR="002A34DF">
          <w:rPr>
            <w:rFonts w:ascii="CMU Serif" w:hAnsi="CMU Serif" w:cs="CMU Serif"/>
            <w:sz w:val="24"/>
            <w:szCs w:val="24"/>
          </w:rPr>
          <w:t xml:space="preserve"> </w:t>
        </w:r>
      </w:ins>
      <w:r w:rsidR="00EF4966">
        <w:rPr>
          <w:rFonts w:ascii="CMU Serif" w:hAnsi="CMU Serif" w:cs="CMU Serif"/>
          <w:sz w:val="24"/>
          <w:szCs w:val="24"/>
        </w:rPr>
        <w:t xml:space="preserve">(with germplasms pooled) was significantly lower during period 4 than for </w:t>
      </w:r>
      <w:del w:id="91" w:author="Fife,Austin N" w:date="2018-11-08T14:07:00Z">
        <w:r w:rsidR="00EF4966" w:rsidDel="002A34DF">
          <w:rPr>
            <w:rFonts w:ascii="CMU Serif" w:hAnsi="CMU Serif" w:cs="CMU Serif"/>
            <w:sz w:val="24"/>
            <w:szCs w:val="24"/>
          </w:rPr>
          <w:delText>all other periods, which did not differ among each other</w:delText>
        </w:r>
      </w:del>
      <w:ins w:id="92" w:author="Fife,Austin N" w:date="2018-11-08T14:07:00Z">
        <w:r w:rsidR="002A34DF">
          <w:rPr>
            <w:rFonts w:ascii="CMU Serif" w:hAnsi="CMU Serif" w:cs="CMU Serif"/>
            <w:sz w:val="24"/>
            <w:szCs w:val="24"/>
          </w:rPr>
          <w:t>the first</w:t>
        </w:r>
      </w:ins>
      <w:r w:rsidR="006912A9">
        <w:rPr>
          <w:rFonts w:ascii="CMU Serif" w:hAnsi="CMU Serif" w:cs="CMU Serif"/>
          <w:sz w:val="24"/>
          <w:szCs w:val="24"/>
        </w:rPr>
        <w:t xml:space="preserve"> (Table 3.7). </w:t>
      </w:r>
      <w:r w:rsidR="00EF4966">
        <w:rPr>
          <w:rFonts w:ascii="CMU Serif" w:hAnsi="CMU Serif" w:cs="CMU Serif"/>
          <w:sz w:val="24"/>
          <w:szCs w:val="24"/>
        </w:rPr>
        <w:t>Similarly, e</w:t>
      </w:r>
      <w:r w:rsidR="00F77F71">
        <w:rPr>
          <w:rFonts w:ascii="CMU Serif" w:hAnsi="CMU Serif" w:cs="CMU Serif"/>
          <w:sz w:val="24"/>
          <w:szCs w:val="24"/>
        </w:rPr>
        <w:t>gg fertility</w:t>
      </w:r>
      <w:ins w:id="93" w:author="Fife,Austin N" w:date="2018-11-08T14:08:00Z">
        <w:r w:rsidR="002A34DF">
          <w:rPr>
            <w:rFonts w:ascii="CMU Serif" w:hAnsi="CMU Serif" w:cs="CMU Serif"/>
            <w:sz w:val="24"/>
            <w:szCs w:val="24"/>
          </w:rPr>
          <w:t xml:space="preserve"> (with germplasms pooled)</w:t>
        </w:r>
      </w:ins>
      <w:r w:rsidR="00F77F71">
        <w:rPr>
          <w:rFonts w:ascii="CMU Serif" w:hAnsi="CMU Serif" w:cs="CMU Serif"/>
          <w:sz w:val="24"/>
          <w:szCs w:val="24"/>
        </w:rPr>
        <w:t xml:space="preserve"> tended to decline during the last observation period for all germplasms except for Russet Burbank (Table 3.7). </w:t>
      </w:r>
      <w:del w:id="94" w:author="Fife,Austin N" w:date="2018-11-08T14:08:00Z">
        <w:r w:rsidR="00EF4966" w:rsidDel="002A34DF">
          <w:rPr>
            <w:rFonts w:ascii="CMU Serif" w:hAnsi="CMU Serif" w:cs="CMU Serif"/>
            <w:sz w:val="24"/>
            <w:szCs w:val="24"/>
          </w:rPr>
          <w:delText>Overall egg</w:delText>
        </w:r>
      </w:del>
      <w:del w:id="95" w:author="Fife,Austin N" w:date="2018-11-08T14:09:00Z">
        <w:r w:rsidR="00EF4966" w:rsidDel="002A34DF">
          <w:rPr>
            <w:rFonts w:ascii="CMU Serif" w:hAnsi="CMU Serif" w:cs="CMU Serif"/>
            <w:sz w:val="24"/>
            <w:szCs w:val="24"/>
          </w:rPr>
          <w:delText xml:space="preserve"> fertility was significantly lower for period 4 relative to period 1; fertility in periods 2 and 3 did not differ among all other periods (Table 3.7). </w:delText>
        </w:r>
        <w:r w:rsidR="00F77F71" w:rsidDel="002A34DF">
          <w:rPr>
            <w:rFonts w:ascii="CMU Serif" w:hAnsi="CMU Serif" w:cs="CMU Serif"/>
            <w:sz w:val="24"/>
            <w:szCs w:val="24"/>
          </w:rPr>
          <w:delText xml:space="preserve">Both the number of eggs laid and egg fertility also differed </w:delText>
        </w:r>
        <w:r w:rsidR="006912A9" w:rsidRPr="00282C18" w:rsidDel="002A34DF">
          <w:rPr>
            <w:rFonts w:ascii="CMU Serif" w:hAnsi="CMU Serif" w:cs="CMU Serif"/>
            <w:sz w:val="24"/>
            <w:szCs w:val="24"/>
          </w:rPr>
          <w:delText>with respect to the interaction term</w:delText>
        </w:r>
        <w:r w:rsidR="006912A9" w:rsidDel="002A34DF">
          <w:rPr>
            <w:rFonts w:ascii="CMU Serif" w:hAnsi="CMU Serif" w:cs="CMU Serif"/>
            <w:sz w:val="24"/>
            <w:szCs w:val="24"/>
          </w:rPr>
          <w:delText xml:space="preserve"> </w:delText>
        </w:r>
        <w:r w:rsidR="00F77F71" w:rsidDel="002A34DF">
          <w:rPr>
            <w:rFonts w:ascii="CMU Serif" w:hAnsi="CMU Serif" w:cs="CMU Serif"/>
            <w:sz w:val="24"/>
            <w:szCs w:val="24"/>
          </w:rPr>
          <w:delText xml:space="preserve">(Table 3.6). </w:delText>
        </w:r>
      </w:del>
      <w:del w:id="96" w:author="Fife,Austin N" w:date="2018-11-08T14:07:00Z">
        <w:r w:rsidR="009226D4" w:rsidDel="002A34DF">
          <w:rPr>
            <w:rFonts w:ascii="CMU Serif" w:hAnsi="CMU Serif" w:cs="CMU Serif"/>
            <w:sz w:val="24"/>
            <w:szCs w:val="24"/>
          </w:rPr>
          <w:delText xml:space="preserve">For </w:delText>
        </w:r>
        <w:bookmarkStart w:id="97" w:name="_GoBack"/>
        <w:bookmarkEnd w:id="97"/>
        <w:r w:rsidR="009226D4" w:rsidDel="002A34DF">
          <w:rPr>
            <w:rFonts w:ascii="CMU Serif" w:hAnsi="CMU Serif" w:cs="CMU Serif"/>
            <w:sz w:val="24"/>
            <w:szCs w:val="24"/>
          </w:rPr>
          <w:delText>fecundity</w:delText>
        </w:r>
      </w:del>
      <w:ins w:id="98" w:author="Fife,Austin N [2]" w:date="2018-11-08T09:59:00Z">
        <w:del w:id="99" w:author="Fife,Austin N" w:date="2018-11-08T14:07:00Z">
          <w:r w:rsidR="00D361BC" w:rsidDel="002A34DF">
            <w:rPr>
              <w:rFonts w:ascii="CMU Serif" w:hAnsi="CMU Serif" w:cs="CMU Serif"/>
              <w:sz w:val="24"/>
              <w:szCs w:val="24"/>
            </w:rPr>
            <w:delText>oviposition</w:delText>
          </w:r>
        </w:del>
      </w:ins>
      <w:del w:id="100" w:author="Fife,Austin N" w:date="2018-11-08T14:07:00Z">
        <w:r w:rsidR="009226D4" w:rsidDel="002A34DF">
          <w:rPr>
            <w:rFonts w:ascii="CMU Serif" w:hAnsi="CMU Serif" w:cs="CMU Serif"/>
            <w:sz w:val="24"/>
            <w:szCs w:val="24"/>
          </w:rPr>
          <w:delText>, t</w:delText>
        </w:r>
        <w:r w:rsidRPr="0097054E" w:rsidDel="002A34DF">
          <w:rPr>
            <w:rFonts w:ascii="CMU Serif" w:hAnsi="CMU Serif" w:cs="CMU Serif"/>
            <w:sz w:val="24"/>
            <w:szCs w:val="24"/>
          </w:rPr>
          <w:delText>his interaction effect was an artifact of calculating multiple comparisons of different germplasms across observation periods</w:delText>
        </w:r>
        <w:r w:rsidR="009226D4" w:rsidDel="002A34DF">
          <w:rPr>
            <w:rFonts w:ascii="CMU Serif" w:hAnsi="CMU Serif" w:cs="CMU Serif"/>
            <w:sz w:val="24"/>
            <w:szCs w:val="24"/>
          </w:rPr>
          <w:delText>; t</w:delText>
        </w:r>
        <w:r w:rsidR="00460FC1" w:rsidRPr="00460FC1" w:rsidDel="002A34DF">
          <w:rPr>
            <w:rFonts w:ascii="CMU Serif" w:hAnsi="CMU Serif" w:cs="CMU Serif"/>
            <w:sz w:val="24"/>
            <w:szCs w:val="24"/>
          </w:rPr>
          <w:delText xml:space="preserve">here were no significant differences among germplasms within a </w:delText>
        </w:r>
        <w:r w:rsidR="009226D4" w:rsidDel="002A34DF">
          <w:rPr>
            <w:rFonts w:ascii="CMU Serif" w:hAnsi="CMU Serif" w:cs="CMU Serif"/>
            <w:sz w:val="24"/>
            <w:szCs w:val="24"/>
          </w:rPr>
          <w:delText xml:space="preserve">given </w:delText>
        </w:r>
        <w:r w:rsidR="00460FC1" w:rsidRPr="00460FC1" w:rsidDel="002A34DF">
          <w:rPr>
            <w:rFonts w:ascii="CMU Serif" w:hAnsi="CMU Serif" w:cs="CMU Serif"/>
            <w:sz w:val="24"/>
            <w:szCs w:val="24"/>
          </w:rPr>
          <w:delText>period</w:delText>
        </w:r>
        <w:r w:rsidR="009226D4" w:rsidDel="002A34DF">
          <w:rPr>
            <w:rFonts w:ascii="CMU Serif" w:hAnsi="CMU Serif" w:cs="CMU Serif"/>
            <w:sz w:val="24"/>
            <w:szCs w:val="24"/>
          </w:rPr>
          <w:delText xml:space="preserve"> (Table 3.7). For egg fertility, there were no significant differences among </w:delText>
        </w:r>
        <w:r w:rsidR="009226D4" w:rsidDel="002A34DF">
          <w:rPr>
            <w:rFonts w:ascii="CMU Serif" w:hAnsi="CMU Serif" w:cs="CMU Serif"/>
            <w:sz w:val="24"/>
            <w:szCs w:val="24"/>
          </w:rPr>
          <w:lastRenderedPageBreak/>
          <w:delText>germplasms within</w:delText>
        </w:r>
        <w:r w:rsidR="00460FC1" w:rsidRPr="00460FC1" w:rsidDel="002A34DF">
          <w:rPr>
            <w:rFonts w:ascii="CMU Serif" w:hAnsi="CMU Serif" w:cs="CMU Serif"/>
            <w:sz w:val="24"/>
            <w:szCs w:val="24"/>
          </w:rPr>
          <w:delText xml:space="preserve"> periods 1-3</w:delText>
        </w:r>
        <w:r w:rsidR="00460FC1" w:rsidDel="002A34DF">
          <w:rPr>
            <w:rFonts w:ascii="CMU Serif" w:hAnsi="CMU Serif" w:cs="CMU Serif"/>
            <w:sz w:val="24"/>
            <w:szCs w:val="24"/>
          </w:rPr>
          <w:delText xml:space="preserve"> (Table 3.7). </w:delText>
        </w:r>
        <w:r w:rsidR="009226D4" w:rsidDel="002A34DF">
          <w:rPr>
            <w:rFonts w:ascii="CMU Serif" w:hAnsi="CMU Serif" w:cs="CMU Serif"/>
            <w:sz w:val="24"/>
            <w:szCs w:val="24"/>
          </w:rPr>
          <w:delText>However, d</w:delText>
        </w:r>
        <w:r w:rsidR="00352BA4" w:rsidDel="002A34DF">
          <w:rPr>
            <w:rFonts w:ascii="CMU Serif" w:hAnsi="CMU Serif" w:cs="CMU Serif"/>
            <w:sz w:val="24"/>
            <w:szCs w:val="24"/>
          </w:rPr>
          <w:delText>uring the last period, there were significantly more fertile eggs on Russet Burbank than 10LB or 3LB</w:delText>
        </w:r>
        <w:r w:rsidR="009226D4" w:rsidDel="002A34DF">
          <w:rPr>
            <w:rFonts w:ascii="CMU Serif" w:hAnsi="CMU Serif" w:cs="CMU Serif"/>
            <w:sz w:val="24"/>
            <w:szCs w:val="24"/>
          </w:rPr>
          <w:delText>,</w:delText>
        </w:r>
        <w:r w:rsidR="00460FC1" w:rsidDel="002A34DF">
          <w:rPr>
            <w:rFonts w:ascii="CMU Serif" w:hAnsi="CMU Serif" w:cs="CMU Serif"/>
            <w:sz w:val="24"/>
            <w:szCs w:val="24"/>
          </w:rPr>
          <w:delText xml:space="preserve"> </w:delText>
        </w:r>
        <w:r w:rsidR="009226D4" w:rsidDel="002A34DF">
          <w:rPr>
            <w:rFonts w:ascii="CMU Serif" w:hAnsi="CMU Serif" w:cs="CMU Serif"/>
            <w:sz w:val="24"/>
            <w:szCs w:val="24"/>
          </w:rPr>
          <w:delText>and t</w:delText>
        </w:r>
        <w:r w:rsidR="00352BA4" w:rsidDel="002A34DF">
          <w:rPr>
            <w:rFonts w:ascii="CMU Serif" w:hAnsi="CMU Serif" w:cs="CMU Serif"/>
            <w:sz w:val="24"/>
            <w:szCs w:val="24"/>
          </w:rPr>
          <w:delText>here were significantly more eggs on 4LB than 10LB</w:delText>
        </w:r>
        <w:r w:rsidR="00460FC1" w:rsidDel="002A34DF">
          <w:rPr>
            <w:rFonts w:ascii="CMU Serif" w:hAnsi="CMU Serif" w:cs="CMU Serif"/>
            <w:sz w:val="24"/>
            <w:szCs w:val="24"/>
          </w:rPr>
          <w:delText xml:space="preserve"> (Table 3.7).</w:delText>
        </w:r>
      </w:del>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101" w:name="_Toc528941675"/>
      <w:bookmarkEnd w:id="44"/>
      <w:r w:rsidRPr="001E56C6">
        <w:rPr>
          <w:rFonts w:ascii="CMU Serif" w:hAnsi="CMU Serif" w:cs="CMU Serif"/>
          <w:sz w:val="24"/>
          <w:szCs w:val="22"/>
        </w:rPr>
        <w:t>Chapter 4: Discussion</w:t>
      </w:r>
      <w:bookmarkEnd w:id="101"/>
    </w:p>
    <w:p w14:paraId="05B1824B" w14:textId="51B6DC56" w:rsidR="00F13984" w:rsidRDefault="00561350" w:rsidP="000D6BB4">
      <w:pPr>
        <w:spacing w:line="480" w:lineRule="auto"/>
        <w:ind w:firstLine="720"/>
        <w:rPr>
          <w:rFonts w:ascii="CMU Serif" w:hAnsi="CMU Serif" w:cs="CMU Serif"/>
          <w:sz w:val="24"/>
          <w:szCs w:val="24"/>
        </w:rPr>
      </w:pPr>
      <w:r>
        <w:rPr>
          <w:rFonts w:ascii="CMU Serif" w:hAnsi="CMU Serif" w:cs="CMU Serif"/>
          <w:sz w:val="24"/>
        </w:rPr>
        <w:t>It is difficult to separate the mechanisms of host plant resistance or tolerance and how they to correlate with psyllid host acceptance (Diaz-Montano et al. 2006, Butler et al. 2011).</w:t>
      </w:r>
      <w:r w:rsidR="0066610E" w:rsidRPr="0066610E">
        <w:rPr>
          <w:rFonts w:ascii="CMU Serif" w:hAnsi="CMU Serif" w:cs="CMU Serif"/>
          <w:sz w:val="24"/>
        </w:rPr>
        <w:t xml:space="preserve"> </w:t>
      </w:r>
      <w:r w:rsidR="0066610E">
        <w:rPr>
          <w:rFonts w:ascii="CMU Serif" w:hAnsi="CMU Serif" w:cs="CMU Serif"/>
          <w:sz w:val="24"/>
        </w:rPr>
        <w:t xml:space="preserve">Furthermore, visual </w:t>
      </w:r>
      <w:r w:rsidR="00FC7891">
        <w:rPr>
          <w:rFonts w:ascii="CMU Serif" w:hAnsi="CMU Serif" w:cs="CMU Serif"/>
          <w:sz w:val="24"/>
        </w:rPr>
        <w:t>observation of settling behavior</w:t>
      </w:r>
      <w:r w:rsidR="0066610E">
        <w:rPr>
          <w:rFonts w:ascii="CMU Serif" w:hAnsi="CMU Serif" w:cs="CMU Serif"/>
          <w:sz w:val="24"/>
        </w:rPr>
        <w:t xml:space="preserve"> lacks the precision of electrical penetration recordings used in similar studies (Butler et al. 2012b, Mustafa et al 2015b, </w:t>
      </w:r>
      <w:proofErr w:type="spellStart"/>
      <w:r w:rsidR="0066610E" w:rsidRPr="00B27D09">
        <w:rPr>
          <w:rFonts w:ascii="CMU Serif" w:hAnsi="CMU Serif" w:cs="CMU Serif"/>
          <w:sz w:val="24"/>
        </w:rPr>
        <w:t>Sandanayaka</w:t>
      </w:r>
      <w:proofErr w:type="spellEnd"/>
      <w:r w:rsidR="0066610E">
        <w:rPr>
          <w:rFonts w:ascii="CMU Serif" w:hAnsi="CMU Serif" w:cs="CMU Serif"/>
          <w:sz w:val="24"/>
        </w:rPr>
        <w:t xml:space="preserve"> et al.</w:t>
      </w:r>
      <w:r w:rsidR="0066610E" w:rsidRPr="00B27D09">
        <w:rPr>
          <w:rFonts w:ascii="CMU Serif" w:hAnsi="CMU Serif" w:cs="CMU Serif"/>
          <w:sz w:val="24"/>
        </w:rPr>
        <w:t xml:space="preserve"> 2014</w:t>
      </w:r>
      <w:r w:rsidR="0066610E">
        <w:rPr>
          <w:rFonts w:ascii="CMU Serif" w:hAnsi="CMU Serif" w:cs="CMU Serif"/>
          <w:sz w:val="24"/>
        </w:rPr>
        <w:t xml:space="preserve">). Nevertheless, </w:t>
      </w:r>
      <w:r w:rsidR="00FC7891">
        <w:rPr>
          <w:rFonts w:ascii="CMU Serif" w:hAnsi="CMU Serif" w:cs="CMU Serif"/>
          <w:sz w:val="24"/>
        </w:rPr>
        <w:t>the results presented here</w:t>
      </w:r>
      <w:r w:rsidR="0066610E">
        <w:rPr>
          <w:rFonts w:ascii="CMU Serif" w:hAnsi="CMU Serif" w:cs="CMU Serif"/>
          <w:sz w:val="24"/>
        </w:rPr>
        <w:t xml:space="preserve"> were comparable with similar </w:t>
      </w:r>
      <w:r w:rsidR="0066610E">
        <w:rPr>
          <w:rFonts w:ascii="CMU Serif" w:hAnsi="CMU Serif" w:cs="CMU Serif"/>
          <w:sz w:val="24"/>
          <w:szCs w:val="24"/>
        </w:rPr>
        <w:t>investigations of putatively resistant potato germplasms. Our study found more probing and walking on Russet Burbank than on the putatively resistant germplasms</w:t>
      </w:r>
      <w:r w:rsidR="00FC7891">
        <w:rPr>
          <w:rFonts w:ascii="CMU Serif" w:hAnsi="CMU Serif" w:cs="CMU Serif"/>
          <w:sz w:val="24"/>
          <w:szCs w:val="24"/>
        </w:rPr>
        <w:t>, which is consistent with results reported by</w:t>
      </w:r>
      <w:r w:rsidR="0066610E">
        <w:rPr>
          <w:rFonts w:ascii="CMU Serif" w:hAnsi="CMU Serif" w:cs="CMU Serif"/>
          <w:sz w:val="24"/>
          <w:szCs w:val="24"/>
        </w:rPr>
        <w:t xml:space="preserve"> Butler et al. (2011)</w:t>
      </w:r>
      <w:r w:rsidR="000D6BB4">
        <w:rPr>
          <w:rFonts w:ascii="CMU Serif" w:hAnsi="CMU Serif" w:cs="CMU Serif"/>
          <w:sz w:val="24"/>
          <w:szCs w:val="24"/>
        </w:rPr>
        <w:t xml:space="preserve"> and Prager et al. (2014b)</w:t>
      </w:r>
      <w:r w:rsidR="0066610E">
        <w:rPr>
          <w:rFonts w:ascii="CMU Serif" w:hAnsi="CMU Serif" w:cs="CMU Serif"/>
          <w:sz w:val="24"/>
          <w:szCs w:val="24"/>
        </w:rPr>
        <w:t>. However, in contrast to Butler et al. (2011), we found cleaning and leaf-leaving behaviors to be rare.</w:t>
      </w:r>
    </w:p>
    <w:p w14:paraId="21846E0E" w14:textId="14B3B7C4" w:rsidR="0066610E" w:rsidRDefault="00561350" w:rsidP="002E34B9">
      <w:pPr>
        <w:spacing w:line="480" w:lineRule="auto"/>
        <w:ind w:firstLine="720"/>
        <w:rPr>
          <w:rFonts w:ascii="CMU Serif" w:hAnsi="CMU Serif" w:cs="CMU Serif"/>
          <w:sz w:val="24"/>
        </w:rPr>
      </w:pPr>
      <w:r>
        <w:rPr>
          <w:rFonts w:ascii="CMU Serif" w:hAnsi="CMU Serif" w:cs="CMU Serif"/>
          <w:sz w:val="24"/>
          <w:szCs w:val="24"/>
        </w:rPr>
        <w:t>Although Russet Burbank received more probes than two other germplasms, the psyllids still probed the other germplasms, often for long periods.</w:t>
      </w:r>
      <w:r w:rsidR="00DB0804">
        <w:rPr>
          <w:rFonts w:ascii="CMU Serif" w:hAnsi="CMU Serif" w:cs="CMU Serif"/>
          <w:sz w:val="24"/>
          <w:szCs w:val="24"/>
        </w:rPr>
        <w:t xml:space="preserve"> </w:t>
      </w:r>
      <w:proofErr w:type="spellStart"/>
      <w:r w:rsidR="009E6A7C" w:rsidRPr="00B27D09">
        <w:rPr>
          <w:rFonts w:ascii="CMU Serif" w:hAnsi="CMU Serif" w:cs="CMU Serif"/>
          <w:sz w:val="24"/>
        </w:rPr>
        <w:t>Sandanayaka</w:t>
      </w:r>
      <w:proofErr w:type="spellEnd"/>
      <w:r w:rsidR="009E6A7C">
        <w:rPr>
          <w:rFonts w:ascii="CMU Serif" w:hAnsi="CMU Serif" w:cs="CMU Serif"/>
          <w:sz w:val="24"/>
        </w:rPr>
        <w:t xml:space="preserve"> et al.</w:t>
      </w:r>
      <w:r w:rsidR="009E6A7C" w:rsidRPr="00B27D09">
        <w:rPr>
          <w:rFonts w:ascii="CMU Serif" w:hAnsi="CMU Serif" w:cs="CMU Serif"/>
          <w:sz w:val="24"/>
        </w:rPr>
        <w:t xml:space="preserve"> </w:t>
      </w:r>
      <w:r w:rsidR="009E6A7C">
        <w:rPr>
          <w:rFonts w:ascii="CMU Serif" w:hAnsi="CMU Serif" w:cs="CMU Serif"/>
          <w:sz w:val="24"/>
        </w:rPr>
        <w:t>(</w:t>
      </w:r>
      <w:r w:rsidR="009E6A7C" w:rsidRPr="00B27D09">
        <w:rPr>
          <w:rFonts w:ascii="CMU Serif" w:hAnsi="CMU Serif" w:cs="CMU Serif"/>
          <w:sz w:val="24"/>
        </w:rPr>
        <w:t>2014</w:t>
      </w:r>
      <w:r w:rsidR="009E6A7C">
        <w:rPr>
          <w:rFonts w:ascii="CMU Serif" w:hAnsi="CMU Serif" w:cs="CMU Serif"/>
          <w:sz w:val="24"/>
        </w:rPr>
        <w:t>)</w:t>
      </w:r>
      <w:r w:rsidR="00C72FC6">
        <w:rPr>
          <w:rFonts w:ascii="CMU Serif" w:hAnsi="CMU Serif" w:cs="CMU Serif"/>
          <w:sz w:val="24"/>
        </w:rPr>
        <w:t xml:space="preserve"> and Mustafa et al (2015b) both</w:t>
      </w:r>
      <w:r w:rsidR="009E6A7C">
        <w:rPr>
          <w:rFonts w:ascii="CMU Serif" w:hAnsi="CMU Serif" w:cs="CMU Serif"/>
          <w:sz w:val="24"/>
        </w:rPr>
        <w:t xml:space="preserve"> sugges</w:t>
      </w:r>
      <w:r w:rsidR="0047764E">
        <w:rPr>
          <w:rFonts w:ascii="CMU Serif" w:hAnsi="CMU Serif" w:cs="CMU Serif"/>
          <w:sz w:val="24"/>
        </w:rPr>
        <w:t>t</w:t>
      </w:r>
      <w:r w:rsidR="009E6A7C">
        <w:rPr>
          <w:rFonts w:ascii="CMU Serif" w:hAnsi="CMU Serif" w:cs="CMU Serif"/>
          <w:sz w:val="24"/>
        </w:rPr>
        <w:t xml:space="preserve"> that it takes </w:t>
      </w:r>
      <w:r w:rsidR="009E6A7C">
        <w:rPr>
          <w:rFonts w:ascii="CMU Serif" w:hAnsi="CMU Serif" w:cs="CMU Serif"/>
          <w:i/>
          <w:sz w:val="24"/>
        </w:rPr>
        <w:t xml:space="preserve">B. </w:t>
      </w:r>
      <w:proofErr w:type="spellStart"/>
      <w:r w:rsidR="009E6A7C">
        <w:rPr>
          <w:rFonts w:ascii="CMU Serif" w:hAnsi="CMU Serif" w:cs="CMU Serif"/>
          <w:i/>
          <w:sz w:val="24"/>
        </w:rPr>
        <w:t>cockerelli</w:t>
      </w:r>
      <w:proofErr w:type="spellEnd"/>
      <w:r w:rsidR="009E6A7C">
        <w:rPr>
          <w:rFonts w:ascii="CMU Serif" w:hAnsi="CMU Serif" w:cs="CMU Serif"/>
          <w:sz w:val="24"/>
        </w:rPr>
        <w:t xml:space="preserve"> </w:t>
      </w:r>
      <w:r w:rsidR="00F13984">
        <w:rPr>
          <w:rFonts w:ascii="CMU Serif" w:hAnsi="CMU Serif" w:cs="CMU Serif"/>
          <w:sz w:val="24"/>
        </w:rPr>
        <w:t>approximately</w:t>
      </w:r>
      <w:r w:rsidR="009E6A7C">
        <w:rPr>
          <w:rFonts w:ascii="CMU Serif" w:hAnsi="CMU Serif" w:cs="CMU Serif"/>
          <w:sz w:val="24"/>
        </w:rPr>
        <w:t xml:space="preserve"> two hours to access the phloem and acquire </w:t>
      </w:r>
      <w:proofErr w:type="spellStart"/>
      <w:r w:rsidR="009E6A7C">
        <w:rPr>
          <w:rFonts w:ascii="CMU Serif" w:hAnsi="CMU Serif" w:cs="CMU Serif"/>
          <w:sz w:val="24"/>
        </w:rPr>
        <w:t>Lso</w:t>
      </w:r>
      <w:proofErr w:type="spellEnd"/>
      <w:r w:rsidR="009E6A7C">
        <w:rPr>
          <w:rFonts w:ascii="CMU Serif" w:hAnsi="CMU Serif" w:cs="CMU Serif"/>
          <w:sz w:val="24"/>
        </w:rPr>
        <w:t xml:space="preserve">. </w:t>
      </w:r>
      <w:r w:rsidR="009E6A7C">
        <w:rPr>
          <w:rFonts w:ascii="CMU Serif" w:hAnsi="CMU Serif" w:cs="CMU Serif"/>
          <w:sz w:val="24"/>
          <w:szCs w:val="24"/>
        </w:rPr>
        <w:t>This suggests that very long recordings may be necessary to determine when probing becomes true feeding</w:t>
      </w:r>
      <w:r w:rsidR="00A2529F">
        <w:rPr>
          <w:rFonts w:ascii="CMU Serif" w:hAnsi="CMU Serif" w:cs="CMU Serif"/>
          <w:sz w:val="24"/>
          <w:szCs w:val="24"/>
        </w:rPr>
        <w:t>.</w:t>
      </w:r>
      <w:r w:rsidR="009E6A7C">
        <w:rPr>
          <w:rFonts w:ascii="CMU Serif" w:hAnsi="CMU Serif" w:cs="CMU Serif"/>
          <w:sz w:val="24"/>
          <w:szCs w:val="24"/>
        </w:rPr>
        <w:t xml:space="preserve"> Even overnight recording revealed little activity besides </w:t>
      </w:r>
      <w:r w:rsidR="00FC7891">
        <w:rPr>
          <w:rFonts w:ascii="CMU Serif" w:hAnsi="CMU Serif" w:cs="CMU Serif"/>
          <w:sz w:val="24"/>
          <w:szCs w:val="24"/>
        </w:rPr>
        <w:t>apparent</w:t>
      </w:r>
      <w:r w:rsidR="009E6A7C">
        <w:rPr>
          <w:rFonts w:ascii="CMU Serif" w:hAnsi="CMU Serif" w:cs="CMU Serif"/>
          <w:sz w:val="24"/>
          <w:szCs w:val="24"/>
        </w:rPr>
        <w:t xml:space="preserve"> feeding on the germplasms </w:t>
      </w:r>
      <w:r w:rsidR="00670BDF">
        <w:rPr>
          <w:rFonts w:ascii="CMU Serif" w:hAnsi="CMU Serif" w:cs="CMU Serif"/>
          <w:sz w:val="24"/>
          <w:szCs w:val="24"/>
        </w:rPr>
        <w:t xml:space="preserve">where </w:t>
      </w:r>
      <w:r w:rsidR="009E6A7C">
        <w:rPr>
          <w:rFonts w:ascii="CMU Serif" w:hAnsi="CMU Serif" w:cs="CMU Serif"/>
          <w:sz w:val="24"/>
          <w:szCs w:val="24"/>
        </w:rPr>
        <w:t>they were placed</w:t>
      </w:r>
      <w:r w:rsidR="00670BDF">
        <w:rPr>
          <w:rFonts w:ascii="CMU Serif" w:hAnsi="CMU Serif" w:cs="CMU Serif"/>
          <w:sz w:val="24"/>
          <w:szCs w:val="24"/>
        </w:rPr>
        <w:t xml:space="preserve"> </w:t>
      </w:r>
      <w:r w:rsidR="009E6A7C">
        <w:rPr>
          <w:rFonts w:ascii="CMU Serif" w:hAnsi="CMU Serif" w:cs="CMU Serif"/>
          <w:sz w:val="24"/>
          <w:szCs w:val="24"/>
        </w:rPr>
        <w:t>(</w:t>
      </w:r>
      <w:r w:rsidR="00FC7891">
        <w:rPr>
          <w:rFonts w:ascii="CMU Serif" w:hAnsi="CMU Serif" w:cs="CMU Serif"/>
          <w:sz w:val="24"/>
          <w:szCs w:val="24"/>
        </w:rPr>
        <w:t>ANF</w:t>
      </w:r>
      <w:r w:rsidR="009E6A7C">
        <w:rPr>
          <w:rFonts w:ascii="CMU Serif" w:hAnsi="CMU Serif" w:cs="CMU Serif"/>
          <w:sz w:val="24"/>
          <w:szCs w:val="24"/>
        </w:rPr>
        <w:t>, unpublished</w:t>
      </w:r>
      <w:r w:rsidR="00FC7891">
        <w:rPr>
          <w:rFonts w:ascii="CMU Serif" w:hAnsi="CMU Serif" w:cs="CMU Serif"/>
          <w:sz w:val="24"/>
          <w:szCs w:val="24"/>
        </w:rPr>
        <w:t xml:space="preserve"> data</w:t>
      </w:r>
      <w:r w:rsidR="009E6A7C">
        <w:rPr>
          <w:rFonts w:ascii="CMU Serif" w:hAnsi="CMU Serif" w:cs="CMU Serif"/>
          <w:sz w:val="24"/>
          <w:szCs w:val="24"/>
        </w:rPr>
        <w:t xml:space="preserve">). </w:t>
      </w:r>
      <w:r>
        <w:rPr>
          <w:rFonts w:ascii="CMU Serif" w:hAnsi="CMU Serif" w:cs="CMU Serif"/>
          <w:sz w:val="24"/>
          <w:szCs w:val="24"/>
        </w:rPr>
        <w:t xml:space="preserve">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w:t>
      </w:r>
      <w:r>
        <w:rPr>
          <w:rFonts w:ascii="CMU Serif" w:hAnsi="CMU Serif" w:cs="CMU Serif"/>
          <w:sz w:val="24"/>
        </w:rPr>
        <w:lastRenderedPageBreak/>
        <w:t xml:space="preserve">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w:t>
      </w:r>
      <w:r w:rsidR="00A2529F">
        <w:rPr>
          <w:rFonts w:ascii="CMU Serif" w:hAnsi="CMU Serif" w:cs="CMU Serif"/>
          <w:sz w:val="24"/>
        </w:rPr>
        <w:t xml:space="preserve"> Therefore, it is unlikely that we were observing </w:t>
      </w:r>
      <w:r w:rsidR="00FC7891">
        <w:rPr>
          <w:rFonts w:ascii="CMU Serif" w:hAnsi="CMU Serif" w:cs="CMU Serif"/>
          <w:sz w:val="24"/>
        </w:rPr>
        <w:t>phloem</w:t>
      </w:r>
      <w:r w:rsidR="00A2529F">
        <w:rPr>
          <w:rFonts w:ascii="CMU Serif" w:hAnsi="CMU Serif" w:cs="CMU Serif"/>
          <w:sz w:val="24"/>
        </w:rPr>
        <w:t xml:space="preserve"> feeding </w:t>
      </w:r>
      <w:r w:rsidR="00FC7891">
        <w:rPr>
          <w:rFonts w:ascii="CMU Serif" w:hAnsi="CMU Serif" w:cs="CMU Serif"/>
          <w:sz w:val="24"/>
        </w:rPr>
        <w:t>that</w:t>
      </w:r>
      <w:r w:rsidR="00A2529F">
        <w:rPr>
          <w:rFonts w:ascii="CMU Serif" w:hAnsi="CMU Serif" w:cs="CMU Serif"/>
          <w:sz w:val="24"/>
        </w:rPr>
        <w:t xml:space="preserve"> would result in pathogen transmission </w:t>
      </w:r>
      <w:r w:rsidR="00FC7891">
        <w:rPr>
          <w:rFonts w:ascii="CMU Serif" w:hAnsi="CMU Serif" w:cs="CMU Serif"/>
          <w:sz w:val="24"/>
        </w:rPr>
        <w:t>within the span of</w:t>
      </w:r>
      <w:r w:rsidR="00A2529F">
        <w:rPr>
          <w:rFonts w:ascii="CMU Serif" w:hAnsi="CMU Serif" w:cs="CMU Serif"/>
          <w:sz w:val="24"/>
        </w:rPr>
        <w:t xml:space="preserve"> our short observation periods.</w:t>
      </w:r>
      <w:r>
        <w:rPr>
          <w:rFonts w:ascii="CMU Serif" w:hAnsi="CMU Serif" w:cs="CMU Serif"/>
          <w:sz w:val="24"/>
        </w:rPr>
        <w:t xml:space="preserve"> </w:t>
      </w:r>
      <w:r>
        <w:rPr>
          <w:rFonts w:ascii="CMU Serif" w:hAnsi="CMU Serif" w:cs="CMU Serif"/>
          <w:sz w:val="24"/>
          <w:szCs w:val="24"/>
        </w:rPr>
        <w:t xml:space="preserve">These factors underscore that psyllid probing behavior would have to be nearly eliminated </w:t>
      </w:r>
      <w:r w:rsidR="00BE1371">
        <w:rPr>
          <w:rFonts w:ascii="CMU Serif" w:hAnsi="CMU Serif" w:cs="CMU Serif"/>
          <w:sz w:val="24"/>
          <w:szCs w:val="24"/>
        </w:rPr>
        <w:t>to</w:t>
      </w:r>
      <w:r>
        <w:rPr>
          <w:rFonts w:ascii="CMU Serif" w:hAnsi="CMU Serif" w:cs="CMU Serif"/>
          <w:sz w:val="24"/>
          <w:szCs w:val="24"/>
        </w:rPr>
        <w:t xml:space="preserve"> truly reduce the risk of </w:t>
      </w:r>
      <w:proofErr w:type="spellStart"/>
      <w:r>
        <w:rPr>
          <w:rFonts w:ascii="CMU Serif" w:hAnsi="CMU Serif" w:cs="CMU Serif"/>
          <w:sz w:val="24"/>
          <w:szCs w:val="24"/>
        </w:rPr>
        <w:t>Lso</w:t>
      </w:r>
      <w:proofErr w:type="spellEnd"/>
      <w:r>
        <w:rPr>
          <w:rFonts w:ascii="CMU Serif" w:hAnsi="CMU Serif" w:cs="CMU Serif"/>
          <w:sz w:val="24"/>
          <w:szCs w:val="24"/>
        </w:rPr>
        <w:t xml:space="preserve"> transmission. We found no evidence for such reductions in probing behavior in these germplasms</w:t>
      </w:r>
      <w:r>
        <w:rPr>
          <w:rFonts w:ascii="CMU Serif" w:hAnsi="CMU Serif" w:cs="CMU Serif"/>
          <w:sz w:val="24"/>
        </w:rPr>
        <w:t>.</w:t>
      </w:r>
      <w:r w:rsidR="00627823">
        <w:rPr>
          <w:rFonts w:ascii="CMU Serif" w:hAnsi="CMU Serif" w:cs="CMU Serif"/>
          <w:sz w:val="24"/>
        </w:rPr>
        <w:t xml:space="preserve">   </w:t>
      </w:r>
    </w:p>
    <w:p w14:paraId="63D96884" w14:textId="67ACFE88" w:rsidR="00F13984"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explanation for the higher probing and walking frequencies </w:t>
      </w:r>
      <w:r w:rsidR="00F77F71">
        <w:rPr>
          <w:rFonts w:ascii="CMU Serif" w:hAnsi="CMU Serif" w:cs="CMU Serif"/>
          <w:sz w:val="24"/>
          <w:szCs w:val="24"/>
        </w:rPr>
        <w:t xml:space="preserve">observed here on some germplasms </w:t>
      </w:r>
      <w:r w:rsidR="00F13984">
        <w:rPr>
          <w:rFonts w:ascii="CMU Serif" w:hAnsi="CMU Serif" w:cs="CMU Serif"/>
          <w:sz w:val="24"/>
          <w:szCs w:val="24"/>
        </w:rPr>
        <w:t>is that some</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F13984">
        <w:rPr>
          <w:rFonts w:ascii="CMU Serif" w:hAnsi="CMU Serif" w:cs="CMU Serif"/>
          <w:sz w:val="24"/>
          <w:szCs w:val="24"/>
        </w:rPr>
        <w:t xml:space="preserve">can </w:t>
      </w:r>
      <w:r w:rsidR="00D51432">
        <w:rPr>
          <w:rFonts w:ascii="CMU Serif" w:hAnsi="CMU Serif" w:cs="CMU Serif"/>
          <w:sz w:val="24"/>
          <w:szCs w:val="24"/>
        </w:rPr>
        <w:t>alter</w:t>
      </w:r>
      <w:r>
        <w:rPr>
          <w:rFonts w:ascii="CMU Serif" w:hAnsi="CMU Serif" w:cs="CMU Serif"/>
          <w:sz w:val="24"/>
          <w:szCs w:val="24"/>
        </w:rPr>
        <w:t xml:space="preserve"> psyllid </w:t>
      </w:r>
      <w:r w:rsidR="00F13984">
        <w:rPr>
          <w:rFonts w:ascii="CMU Serif" w:hAnsi="CMU Serif" w:cs="CMU Serif"/>
          <w:sz w:val="24"/>
          <w:szCs w:val="24"/>
        </w:rPr>
        <w:t xml:space="preserve">attraction to leaf volatiles </w:t>
      </w:r>
      <w:r>
        <w:rPr>
          <w:rFonts w:ascii="CMU Serif" w:hAnsi="CMU Serif" w:cs="CMU Serif"/>
          <w:sz w:val="24"/>
          <w:szCs w:val="24"/>
        </w:rPr>
        <w:t xml:space="preserve">(Mayer et al. 2008) and </w:t>
      </w:r>
      <w:r w:rsidR="00F13984">
        <w:rPr>
          <w:rFonts w:ascii="CMU Serif" w:hAnsi="CMU Serif" w:cs="CMU Serif"/>
          <w:sz w:val="24"/>
          <w:szCs w:val="24"/>
        </w:rPr>
        <w:t xml:space="preserve">affect </w:t>
      </w:r>
      <w:r>
        <w:rPr>
          <w:rFonts w:ascii="CMU Serif" w:hAnsi="CMU Serif" w:cs="CMU Serif"/>
          <w:sz w:val="24"/>
          <w:szCs w:val="24"/>
        </w:rPr>
        <w:t>settling behavior (Mas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 xml:space="preserve">have increased preferences for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del w:id="102" w:author="Fife,Austin N [2]" w:date="2018-11-08T10:13:00Z">
        <w:r w:rsidDel="00D361BC">
          <w:rPr>
            <w:rFonts w:ascii="CMU Serif" w:hAnsi="CMU Serif" w:cs="CMU Serif"/>
            <w:sz w:val="24"/>
            <w:szCs w:val="24"/>
          </w:rPr>
          <w:delText>2014</w:delText>
        </w:r>
      </w:del>
      <w:ins w:id="103" w:author="Fife,Austin N [2]" w:date="2018-11-08T10:13:00Z">
        <w:r w:rsidR="00D361BC">
          <w:rPr>
            <w:rFonts w:ascii="CMU Serif" w:hAnsi="CMU Serif" w:cs="CMU Serif"/>
            <w:sz w:val="24"/>
            <w:szCs w:val="24"/>
          </w:rPr>
          <w:t>2012</w:t>
        </w:r>
      </w:ins>
      <w:r>
        <w:rPr>
          <w:rFonts w:ascii="CMU Serif" w:hAnsi="CMU Serif" w:cs="CMU Serif"/>
          <w:sz w:val="24"/>
          <w:szCs w:val="24"/>
        </w:rPr>
        <w:t xml:space="preserve">) – a behavior which has been seen in </w:t>
      </w:r>
      <w:r w:rsidRPr="004641E4">
        <w:rPr>
          <w:rFonts w:ascii="CMU Serif" w:hAnsi="CMU Serif" w:cs="CMU Serif"/>
          <w:sz w:val="24"/>
          <w:szCs w:val="24"/>
        </w:rPr>
        <w:t xml:space="preserve">other insect-plant-vector relationships (Cao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xml:space="preserve">, </w:t>
      </w:r>
      <w:proofErr w:type="spellStart"/>
      <w:r w:rsidR="008E27FC">
        <w:rPr>
          <w:rFonts w:ascii="CMU Serif" w:hAnsi="CMU Serif" w:cs="CMU Serif"/>
          <w:sz w:val="24"/>
          <w:szCs w:val="24"/>
        </w:rPr>
        <w:t>Eigenbrode</w:t>
      </w:r>
      <w:proofErr w:type="spellEnd"/>
      <w:r w:rsidR="008E27FC">
        <w:rPr>
          <w:rFonts w:ascii="CMU Serif" w:hAnsi="CMU Serif" w:cs="CMU Serif"/>
          <w:sz w:val="24"/>
          <w:szCs w:val="24"/>
        </w:rPr>
        <w:t xml:space="preserve"> </w:t>
      </w:r>
      <w:ins w:id="104" w:author="Fife,Austin N [2]" w:date="2018-11-08T10:14:00Z">
        <w:r w:rsidR="00FD6B08">
          <w:rPr>
            <w:rFonts w:ascii="CMU Serif" w:hAnsi="CMU Serif" w:cs="CMU Serif"/>
            <w:sz w:val="24"/>
            <w:szCs w:val="24"/>
          </w:rPr>
          <w:t xml:space="preserve">et al. </w:t>
        </w:r>
      </w:ins>
      <w:r w:rsidR="008E27FC">
        <w:rPr>
          <w:rFonts w:ascii="CMU Serif" w:hAnsi="CMU Serif" w:cs="CMU Serif"/>
          <w:sz w:val="24"/>
          <w:szCs w:val="24"/>
        </w:rPr>
        <w:t>2018</w:t>
      </w:r>
      <w:r w:rsidRPr="004641E4">
        <w:rPr>
          <w:rFonts w:ascii="CMU Serif" w:hAnsi="CMU Serif" w:cs="CMU Serif"/>
          <w:sz w:val="24"/>
          <w:szCs w:val="24"/>
        </w:rPr>
        <w:t xml:space="preserve">). </w:t>
      </w:r>
      <w:r w:rsidR="00FC7891">
        <w:rPr>
          <w:rFonts w:ascii="CMU Serif" w:hAnsi="CMU Serif" w:cs="CMU Serif"/>
          <w:sz w:val="24"/>
          <w:szCs w:val="24"/>
        </w:rPr>
        <w:t xml:space="preserve">However, </w:t>
      </w:r>
      <w:r w:rsidR="00ED0021">
        <w:rPr>
          <w:rFonts w:ascii="CMU Serif" w:hAnsi="CMU Serif" w:cs="CMU Serif"/>
          <w:sz w:val="24"/>
          <w:szCs w:val="24"/>
        </w:rPr>
        <w:t>such phenomena likely do not fully</w:t>
      </w:r>
      <w:r w:rsidR="00FC7891">
        <w:rPr>
          <w:rFonts w:ascii="CMU Serif" w:hAnsi="CMU Serif" w:cs="CMU Serif"/>
          <w:sz w:val="24"/>
          <w:szCs w:val="24"/>
        </w:rPr>
        <w:t xml:space="preserve"> explain the patterns observed here because all observations in our experiments featured likely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 xml:space="preserve">-positive psyllids on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-negative plants, regardless of germplasm.</w:t>
      </w:r>
    </w:p>
    <w:p w14:paraId="46DED1A9" w14:textId="371B6FF4" w:rsidR="00A71AE6" w:rsidRDefault="00ED0021" w:rsidP="00FB523C">
      <w:pPr>
        <w:spacing w:line="480" w:lineRule="auto"/>
        <w:ind w:firstLine="720"/>
        <w:rPr>
          <w:rFonts w:ascii="CMU Serif" w:hAnsi="CMU Serif" w:cs="CMU Serif"/>
          <w:sz w:val="24"/>
          <w:szCs w:val="24"/>
        </w:rPr>
      </w:pPr>
      <w:r>
        <w:rPr>
          <w:rFonts w:ascii="CMU Serif" w:hAnsi="CMU Serif" w:cs="CMU Serif"/>
          <w:sz w:val="24"/>
          <w:szCs w:val="24"/>
        </w:rPr>
        <w:t>Studies on t</w:t>
      </w:r>
      <w:r w:rsidR="00FB523C" w:rsidRPr="004641E4">
        <w:rPr>
          <w:rFonts w:ascii="CMU Serif" w:hAnsi="CMU Serif" w:cs="CMU Serif"/>
          <w:sz w:val="24"/>
          <w:szCs w:val="24"/>
        </w:rPr>
        <w:t>he Asian citrus psyllid</w:t>
      </w:r>
      <w:r w:rsidR="00D51432">
        <w:rPr>
          <w:rFonts w:ascii="CMU Serif" w:hAnsi="CMU Serif" w:cs="CMU Serif"/>
          <w:sz w:val="24"/>
          <w:szCs w:val="24"/>
        </w:rPr>
        <w:t>,</w:t>
      </w:r>
      <w:r w:rsidR="00FB523C" w:rsidRPr="004641E4">
        <w:rPr>
          <w:rFonts w:ascii="CMU Serif" w:hAnsi="CMU Serif" w:cs="CMU Serif"/>
          <w:sz w:val="24"/>
          <w:szCs w:val="24"/>
        </w:rPr>
        <w:t xml:space="preserve"> </w:t>
      </w:r>
      <w:proofErr w:type="spellStart"/>
      <w:r w:rsidR="00FB523C"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00FB523C" w:rsidRPr="004641E4">
        <w:rPr>
          <w:rFonts w:ascii="CMU Serif" w:hAnsi="CMU Serif" w:cs="CMU Serif"/>
          <w:i/>
          <w:sz w:val="24"/>
          <w:szCs w:val="24"/>
        </w:rPr>
        <w:t xml:space="preserve"> </w:t>
      </w:r>
      <w:proofErr w:type="spellStart"/>
      <w:r w:rsidR="00FB523C" w:rsidRPr="004641E4">
        <w:rPr>
          <w:rFonts w:ascii="CMU Serif" w:hAnsi="CMU Serif" w:cs="CMU Serif"/>
          <w:i/>
          <w:sz w:val="24"/>
          <w:szCs w:val="24"/>
        </w:rPr>
        <w:t>citri</w:t>
      </w:r>
      <w:proofErr w:type="spellEnd"/>
      <w:r w:rsidR="00FB523C" w:rsidRPr="004641E4">
        <w:rPr>
          <w:rFonts w:ascii="CMU Serif" w:hAnsi="CMU Serif" w:cs="CMU Serif"/>
          <w:sz w:val="24"/>
          <w:szCs w:val="24"/>
        </w:rPr>
        <w:t xml:space="preserve"> </w:t>
      </w:r>
      <w:proofErr w:type="spellStart"/>
      <w:r w:rsidR="00FB523C"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a vector of </w:t>
      </w:r>
      <w:r w:rsidR="000575D4">
        <w:rPr>
          <w:rFonts w:ascii="CMU Serif" w:hAnsi="CMU Serif" w:cs="CMU Serif"/>
          <w:sz w:val="24"/>
          <w:szCs w:val="24"/>
        </w:rPr>
        <w:t xml:space="preserve">other </w:t>
      </w:r>
      <w:proofErr w:type="spellStart"/>
      <w:r w:rsidR="000575D4">
        <w:rPr>
          <w:rFonts w:ascii="CMU Serif" w:hAnsi="CMU Serif" w:cs="CMU Serif"/>
          <w:sz w:val="24"/>
          <w:szCs w:val="24"/>
        </w:rPr>
        <w:t>liberibacter</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pathogen</w:t>
      </w:r>
      <w:r w:rsidR="000575D4">
        <w:rPr>
          <w:rStyle w:val="Emphasis"/>
          <w:rFonts w:ascii="CMU Serif" w:hAnsi="CMU Serif" w:cs="CMU Serif"/>
          <w:i w:val="0"/>
          <w:color w:val="000000"/>
          <w:sz w:val="24"/>
          <w:szCs w:val="24"/>
          <w:bdr w:val="none" w:sz="0" w:space="0" w:color="auto" w:frame="1"/>
          <w:shd w:val="clear" w:color="auto" w:fill="FFFFF8"/>
        </w:rPr>
        <w:t>s</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host plant</w:t>
      </w:r>
      <w:r>
        <w:rPr>
          <w:rFonts w:ascii="CMU Serif" w:hAnsi="CMU Serif" w:cs="CMU Serif"/>
          <w:sz w:val="24"/>
          <w:szCs w:val="24"/>
        </w:rPr>
        <w:t>s</w:t>
      </w:r>
      <w:r w:rsidR="00FA1DA7" w:rsidRPr="004641E4">
        <w:rPr>
          <w:rFonts w:ascii="CMU Serif" w:hAnsi="CMU Serif" w:cs="CMU Serif"/>
          <w:sz w:val="24"/>
          <w:szCs w:val="24"/>
        </w:rPr>
        <w:t xml:space="preserve">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w:t>
      </w:r>
      <w:r w:rsidR="009C48E3">
        <w:rPr>
          <w:rFonts w:ascii="CMU Serif" w:hAnsi="CMU Serif" w:cs="CMU Serif"/>
          <w:sz w:val="24"/>
          <w:szCs w:val="24"/>
        </w:rPr>
        <w:t>Given that Russet Burbank was the natal plant host from our colonies, it is possible</w:t>
      </w:r>
      <w:r w:rsidR="00F1362D">
        <w:rPr>
          <w:rFonts w:ascii="CMU Serif" w:hAnsi="CMU Serif" w:cs="CMU Serif"/>
          <w:sz w:val="24"/>
          <w:szCs w:val="24"/>
        </w:rPr>
        <w:t xml:space="preserve"> that the volatiles from </w:t>
      </w:r>
      <w:r w:rsidR="009C48E3">
        <w:rPr>
          <w:rFonts w:ascii="CMU Serif" w:hAnsi="CMU Serif" w:cs="CMU Serif"/>
          <w:sz w:val="24"/>
          <w:szCs w:val="24"/>
        </w:rPr>
        <w:t>this germplasm were</w:t>
      </w:r>
      <w:r w:rsidR="00F1362D">
        <w:rPr>
          <w:rFonts w:ascii="CMU Serif" w:hAnsi="CMU Serif" w:cs="CMU Serif"/>
          <w:sz w:val="24"/>
          <w:szCs w:val="24"/>
        </w:rPr>
        <w:t xml:space="preserve"> more stimulating</w:t>
      </w:r>
      <w:r w:rsidR="009C48E3">
        <w:rPr>
          <w:rFonts w:ascii="CMU Serif" w:hAnsi="CMU Serif" w:cs="CMU Serif"/>
          <w:sz w:val="24"/>
          <w:szCs w:val="24"/>
        </w:rPr>
        <w:t>, especially</w:t>
      </w:r>
      <w:r w:rsidR="00321995">
        <w:rPr>
          <w:rFonts w:ascii="CMU Serif" w:hAnsi="CMU Serif" w:cs="CMU Serif"/>
          <w:sz w:val="24"/>
          <w:szCs w:val="24"/>
        </w:rPr>
        <w:t xml:space="preserve"> </w:t>
      </w:r>
      <w:r w:rsidR="00F1362D">
        <w:rPr>
          <w:rFonts w:ascii="CMU Serif" w:hAnsi="CMU Serif" w:cs="CMU Serif"/>
          <w:sz w:val="24"/>
          <w:szCs w:val="24"/>
        </w:rPr>
        <w:t xml:space="preserve">for female psyllids, which may be more influenced by familiar cues while selecting </w:t>
      </w:r>
      <w:r w:rsidR="00F1362D">
        <w:rPr>
          <w:rFonts w:ascii="CMU Serif" w:hAnsi="CMU Serif" w:cs="CMU Serif"/>
          <w:sz w:val="24"/>
          <w:szCs w:val="24"/>
        </w:rPr>
        <w:lastRenderedPageBreak/>
        <w:t xml:space="preserve">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volatile attractiveness </w:t>
      </w:r>
      <w:r w:rsidR="009C48E3">
        <w:rPr>
          <w:rFonts w:ascii="CMU Serif" w:hAnsi="CMU Serif" w:cs="CMU Serif"/>
          <w:sz w:val="24"/>
          <w:szCs w:val="24"/>
        </w:rPr>
        <w:t xml:space="preserve">in potato psyllids </w:t>
      </w:r>
      <w:r w:rsidR="00DF76C5">
        <w:rPr>
          <w:rFonts w:ascii="CMU Serif" w:hAnsi="CMU Serif" w:cs="CMU Serif"/>
          <w:sz w:val="24"/>
          <w:szCs w:val="24"/>
        </w:rPr>
        <w:t xml:space="preserve">would help to </w:t>
      </w:r>
      <w:r w:rsidR="009C48E3">
        <w:rPr>
          <w:rFonts w:ascii="CMU Serif" w:hAnsi="CMU Serif" w:cs="CMU Serif"/>
          <w:sz w:val="24"/>
          <w:szCs w:val="24"/>
        </w:rPr>
        <w:t>clarify</w:t>
      </w:r>
      <w:r w:rsidR="00DF76C5">
        <w:rPr>
          <w:rFonts w:ascii="CMU Serif" w:hAnsi="CMU Serif" w:cs="CMU Serif"/>
          <w:sz w:val="24"/>
          <w:szCs w:val="24"/>
        </w:rPr>
        <w:t xml:space="preserve"> how these results relate with host plant acceptance. </w:t>
      </w:r>
    </w:p>
    <w:p w14:paraId="42C7155B" w14:textId="24CDF194"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t>
      </w:r>
      <w:r w:rsidR="00B46019">
        <w:rPr>
          <w:rFonts w:ascii="CMU Serif" w:hAnsi="CMU Serif" w:cs="CMU Serif"/>
          <w:sz w:val="24"/>
        </w:rPr>
        <w:t xml:space="preserve">differed </w:t>
      </w:r>
      <w:r w:rsidRPr="001E56C6">
        <w:rPr>
          <w:rFonts w:ascii="CMU Serif" w:hAnsi="CMU Serif" w:cs="CMU Serif"/>
          <w:sz w:val="24"/>
        </w:rPr>
        <w:t xml:space="preserve">statistically significant </w:t>
      </w:r>
      <w:r w:rsidR="00B46019">
        <w:rPr>
          <w:rFonts w:ascii="CMU Serif" w:hAnsi="CMU Serif" w:cs="CMU Serif"/>
          <w:sz w:val="24"/>
        </w:rPr>
        <w:t>among germplasms</w:t>
      </w:r>
      <w:r w:rsidRPr="001E56C6">
        <w:rPr>
          <w:rFonts w:ascii="CMU Serif" w:hAnsi="CMU Serif" w:cs="CMU Serif"/>
          <w:sz w:val="24"/>
        </w:rPr>
        <w:t xml:space="preserve">,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w:t>
      </w:r>
      <w:r w:rsidR="009C48E3">
        <w:rPr>
          <w:rFonts w:ascii="CMU Serif" w:hAnsi="CMU Serif" w:cs="CMU Serif"/>
          <w:sz w:val="24"/>
        </w:rPr>
        <w:t xml:space="preserve"> and </w:t>
      </w:r>
      <w:r w:rsidR="00DF76C5">
        <w:rPr>
          <w:rFonts w:ascii="CMU Serif" w:hAnsi="CMU Serif" w:cs="CMU Serif"/>
          <w:sz w:val="24"/>
        </w:rPr>
        <w:t xml:space="preserve">settling behaviors </w:t>
      </w:r>
      <w:r w:rsidR="009C48E3">
        <w:rPr>
          <w:rFonts w:ascii="CMU Serif" w:hAnsi="CMU Serif" w:cs="CMU Serif"/>
          <w:sz w:val="24"/>
        </w:rPr>
        <w:t>or</w:t>
      </w:r>
      <w:r w:rsidR="00DF76C5">
        <w:rPr>
          <w:rFonts w:ascii="CMU Serif" w:hAnsi="CMU Serif" w:cs="CMU Serif"/>
          <w:sz w:val="24"/>
        </w:rPr>
        <w:t xml:space="preserve"> eventual plant rejection is longer than the time we allotted for recording.</w:t>
      </w:r>
    </w:p>
    <w:p w14:paraId="07379793" w14:textId="29A8D8C2" w:rsidR="00DC0BA7" w:rsidRPr="00F74CA0" w:rsidRDefault="008E27FC" w:rsidP="00DC0BA7">
      <w:pPr>
        <w:widowControl w:val="0"/>
        <w:spacing w:line="480" w:lineRule="auto"/>
        <w:ind w:firstLine="720"/>
        <w:contextualSpacing/>
        <w:mirrorIndents/>
      </w:pPr>
      <w:r w:rsidRPr="00DD2F6C">
        <w:rPr>
          <w:rFonts w:ascii="CMU Serif" w:hAnsi="CMU Serif" w:cs="CMU Serif"/>
          <w:sz w:val="24"/>
          <w:szCs w:val="24"/>
        </w:rPr>
        <w:t xml:space="preserve">Contrary to previously published studies (Butler et al. 2011, Cooper and Bamberg 2014, Diaz-Montano et al. </w:t>
      </w:r>
      <w:del w:id="105" w:author="Fife,Austin N [2]" w:date="2018-11-08T10:16:00Z">
        <w:r w:rsidRPr="00DD2F6C" w:rsidDel="004F45A2">
          <w:rPr>
            <w:rFonts w:ascii="CMU Serif" w:hAnsi="CMU Serif" w:cs="CMU Serif"/>
            <w:sz w:val="24"/>
            <w:szCs w:val="24"/>
          </w:rPr>
          <w:delText>2014</w:delText>
        </w:r>
      </w:del>
      <w:ins w:id="106" w:author="Fife,Austin N [2]" w:date="2018-11-08T10:16:00Z">
        <w:r w:rsidR="004F45A2" w:rsidRPr="00DD2F6C">
          <w:rPr>
            <w:rFonts w:ascii="CMU Serif" w:hAnsi="CMU Serif" w:cs="CMU Serif"/>
            <w:sz w:val="24"/>
            <w:szCs w:val="24"/>
          </w:rPr>
          <w:t>201</w:t>
        </w:r>
        <w:r w:rsidR="004F45A2">
          <w:rPr>
            <w:rFonts w:ascii="CMU Serif" w:hAnsi="CMU Serif" w:cs="CMU Serif"/>
            <w:sz w:val="24"/>
            <w:szCs w:val="24"/>
          </w:rPr>
          <w:t>3</w:t>
        </w:r>
      </w:ins>
      <w:r w:rsidRPr="00DD2F6C">
        <w:rPr>
          <w:rFonts w:ascii="CMU Serif" w:hAnsi="CMU Serif" w:cs="CMU Serif"/>
          <w:sz w:val="24"/>
          <w:szCs w:val="24"/>
        </w:rPr>
        <w:t>, Rubio-Covarrubias 2017)</w:t>
      </w:r>
      <w:r w:rsidR="0042744C" w:rsidRPr="00DD2F6C">
        <w:rPr>
          <w:rFonts w:ascii="CMU Serif" w:hAnsi="CMU Serif" w:cs="CMU Serif"/>
          <w:sz w:val="24"/>
          <w:szCs w:val="24"/>
        </w:rPr>
        <w:t xml:space="preserve"> </w:t>
      </w:r>
      <w:r w:rsidRPr="00DD2F6C">
        <w:rPr>
          <w:rFonts w:ascii="CMU Serif" w:hAnsi="CMU Serif" w:cs="CMU Serif"/>
          <w:sz w:val="24"/>
          <w:szCs w:val="24"/>
        </w:rPr>
        <w:t xml:space="preserve">our study </w:t>
      </w:r>
      <w:r w:rsidR="00B46019" w:rsidRPr="00DD2F6C">
        <w:rPr>
          <w:rFonts w:ascii="CMU Serif" w:hAnsi="CMU Serif" w:cs="CMU Serif"/>
          <w:sz w:val="24"/>
          <w:szCs w:val="24"/>
        </w:rPr>
        <w:t>showed</w:t>
      </w:r>
      <w:r w:rsidRPr="00DD2F6C">
        <w:rPr>
          <w:rFonts w:ascii="CMU Serif" w:hAnsi="CMU Serif" w:cs="CMU Serif"/>
          <w:sz w:val="24"/>
        </w:rPr>
        <w:t xml:space="preserve"> s</w:t>
      </w:r>
      <w:r w:rsidR="00935D7D" w:rsidRPr="00DD2F6C">
        <w:rPr>
          <w:rFonts w:ascii="CMU Serif" w:hAnsi="CMU Serif" w:cs="CMU Serif"/>
          <w:sz w:val="24"/>
        </w:rPr>
        <w:t>imilar oviposition rates</w:t>
      </w:r>
      <w:r w:rsidR="0042744C" w:rsidRPr="00DD2F6C">
        <w:rPr>
          <w:rFonts w:ascii="CMU Serif" w:hAnsi="CMU Serif" w:cs="CMU Serif"/>
          <w:sz w:val="24"/>
        </w:rPr>
        <w:t xml:space="preserve"> </w:t>
      </w:r>
      <w:r w:rsidR="00DD2F6C">
        <w:rPr>
          <w:rFonts w:ascii="CMU Serif" w:hAnsi="CMU Serif" w:cs="CMU Serif"/>
          <w:sz w:val="24"/>
        </w:rPr>
        <w:t xml:space="preserve">among germplasms, </w:t>
      </w:r>
      <w:ins w:id="107" w:author="Fife,Austin N" w:date="2018-11-08T13:49:00Z">
        <w:r w:rsidR="00AB1773">
          <w:rPr>
            <w:rFonts w:ascii="CMU Serif" w:hAnsi="CMU Serif" w:cs="CMU Serif"/>
            <w:sz w:val="24"/>
          </w:rPr>
          <w:t>consistent with results reported by</w:t>
        </w:r>
        <w:r w:rsidR="00AB1773" w:rsidRPr="00DD2F6C">
          <w:rPr>
            <w:rFonts w:ascii="CMU Serif" w:hAnsi="CMU Serif" w:cs="CMU Serif"/>
            <w:sz w:val="24"/>
          </w:rPr>
          <w:t xml:space="preserve"> Prager et al. (2017).</w:t>
        </w:r>
        <w:r w:rsidR="00AB1773" w:rsidRPr="00DD2F6C">
          <w:rPr>
            <w:rFonts w:ascii="CMU Serif" w:hAnsi="CMU Serif" w:cs="CMU Serif"/>
            <w:sz w:val="24"/>
            <w:szCs w:val="24"/>
          </w:rPr>
          <w:t xml:space="preserve"> </w:t>
        </w:r>
        <w:r w:rsidR="00AB1773">
          <w:rPr>
            <w:rFonts w:ascii="CMU Serif" w:hAnsi="CMU Serif" w:cs="CMU Serif"/>
            <w:sz w:val="24"/>
          </w:rPr>
          <w:t xml:space="preserve">Other studies have found psyllids will oviposit on a variety of hosts (Diaz-Montano et al. 2013, </w:t>
        </w:r>
        <w:proofErr w:type="spellStart"/>
        <w:r w:rsidR="00AB1773">
          <w:rPr>
            <w:rFonts w:ascii="CMU Serif" w:hAnsi="CMU Serif" w:cs="CMU Serif"/>
            <w:sz w:val="24"/>
          </w:rPr>
          <w:t>Thinakaran</w:t>
        </w:r>
        <w:proofErr w:type="spellEnd"/>
        <w:r w:rsidR="00AB1773">
          <w:rPr>
            <w:rFonts w:ascii="CMU Serif" w:hAnsi="CMU Serif" w:cs="CMU Serif"/>
            <w:sz w:val="24"/>
          </w:rPr>
          <w:t xml:space="preserve"> et al. 2015), even when it is not beneficial for their survival (Prager et al. 2014b). </w:t>
        </w:r>
      </w:ins>
      <w:del w:id="108" w:author="Fife,Austin N" w:date="2018-11-08T13:49:00Z">
        <w:r w:rsidR="00FB389A" w:rsidRPr="00DD2F6C" w:rsidDel="00AB1773">
          <w:rPr>
            <w:rFonts w:ascii="CMU Serif" w:hAnsi="CMU Serif" w:cs="CMU Serif"/>
            <w:sz w:val="24"/>
          </w:rPr>
          <w:delText xml:space="preserve">like </w:delText>
        </w:r>
        <w:r w:rsidR="0042744C" w:rsidRPr="00DD2F6C" w:rsidDel="00AB1773">
          <w:rPr>
            <w:rFonts w:ascii="CMU Serif" w:hAnsi="CMU Serif" w:cs="CMU Serif"/>
            <w:sz w:val="24"/>
          </w:rPr>
          <w:delText>Prager et al. (2017).</w:delText>
        </w:r>
        <w:r w:rsidR="0042744C" w:rsidRPr="00DD2F6C" w:rsidDel="00AB1773">
          <w:rPr>
            <w:rFonts w:ascii="CMU Serif" w:hAnsi="CMU Serif" w:cs="CMU Serif"/>
            <w:sz w:val="24"/>
            <w:szCs w:val="24"/>
          </w:rPr>
          <w:delText xml:space="preserve"> </w:delText>
        </w:r>
      </w:del>
      <w:r w:rsidR="00D501FD">
        <w:rPr>
          <w:rFonts w:ascii="CMU Serif" w:hAnsi="CMU Serif" w:cs="CMU Serif"/>
          <w:sz w:val="24"/>
        </w:rPr>
        <w:t>We selected</w:t>
      </w:r>
      <w:r w:rsidR="00FA1559">
        <w:rPr>
          <w:rFonts w:ascii="CMU Serif" w:hAnsi="CMU Serif" w:cs="CMU Serif"/>
          <w:sz w:val="24"/>
        </w:rPr>
        <w:t xml:space="preserve"> the number of days for</w:t>
      </w:r>
      <w:r w:rsidR="00D501FD">
        <w:rPr>
          <w:rFonts w:ascii="CMU Serif" w:hAnsi="CMU Serif" w:cs="CMU Serif"/>
          <w:sz w:val="24"/>
        </w:rPr>
        <w:t xml:space="preserve"> our observation</w:t>
      </w:r>
      <w:r w:rsidR="00FA1559">
        <w:rPr>
          <w:rFonts w:ascii="CMU Serif" w:hAnsi="CMU Serif" w:cs="CMU Serif"/>
          <w:sz w:val="24"/>
        </w:rPr>
        <w:t>s</w:t>
      </w:r>
      <w:r w:rsidR="000A58EC">
        <w:rPr>
          <w:rFonts w:ascii="CMU Serif" w:hAnsi="CMU Serif" w:cs="CMU Serif"/>
          <w:sz w:val="24"/>
        </w:rPr>
        <w:t xml:space="preserve">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Abdullah (2008)</w:t>
      </w:r>
      <w:r w:rsidR="003A2311">
        <w:rPr>
          <w:rFonts w:ascii="CMU Serif" w:hAnsi="CMU Serif" w:cs="CMU Serif"/>
          <w:sz w:val="24"/>
        </w:rPr>
        <w:t>,</w:t>
      </w:r>
      <w:r w:rsidR="003F3A78">
        <w:rPr>
          <w:rFonts w:ascii="CMU Serif" w:hAnsi="CMU Serif" w:cs="CMU Serif"/>
          <w:sz w:val="24"/>
        </w:rPr>
        <w:t xml:space="preserve"> </w:t>
      </w:r>
      <w:r w:rsidR="00515D68">
        <w:rPr>
          <w:rFonts w:ascii="CMU Serif" w:hAnsi="CMU Serif" w:cs="CMU Serif"/>
          <w:sz w:val="24"/>
        </w:rPr>
        <w:t xml:space="preserve">Knowlton and Janes 1931, </w:t>
      </w:r>
      <w:r w:rsidR="003F3A78">
        <w:rPr>
          <w:rFonts w:ascii="CMU Serif" w:hAnsi="CMU Serif" w:cs="CMU Serif"/>
          <w:sz w:val="24"/>
        </w:rPr>
        <w:t>and Yang et al. (2010</w:t>
      </w:r>
      <w:r w:rsidR="00515D68">
        <w:rPr>
          <w:rFonts w:ascii="CMU Serif" w:hAnsi="CMU Serif" w:cs="CMU Serif"/>
          <w:sz w:val="24"/>
        </w:rPr>
        <w:t>, 2013</w:t>
      </w:r>
      <w:r w:rsidR="003F3A78">
        <w:rPr>
          <w:rFonts w:ascii="CMU Serif" w:hAnsi="CMU Serif" w:cs="CMU Serif"/>
          <w:sz w:val="24"/>
        </w:rPr>
        <w:t>)</w:t>
      </w:r>
      <w:r w:rsidR="009847C9">
        <w:rPr>
          <w:rFonts w:ascii="CMU Serif" w:hAnsi="CMU Serif" w:cs="CMU Serif"/>
          <w:sz w:val="24"/>
        </w:rPr>
        <w:t xml:space="preserve">. </w:t>
      </w:r>
      <w:r w:rsidR="00B46019">
        <w:rPr>
          <w:rFonts w:ascii="CMU Serif" w:hAnsi="CMU Serif" w:cs="CMU Serif"/>
          <w:sz w:val="24"/>
        </w:rPr>
        <w:t>Therefore, i</w:t>
      </w:r>
      <w:r w:rsidR="009847C9">
        <w:rPr>
          <w:rFonts w:ascii="CMU Serif" w:hAnsi="CMU Serif" w:cs="CMU Serif"/>
          <w:sz w:val="24"/>
        </w:rPr>
        <w:t>t was surprising to see the large reduction of egg fertility for some psyllids in period four (18-24 days</w:t>
      </w:r>
      <w:r w:rsidR="009847C9" w:rsidRPr="00DD2F6C">
        <w:rPr>
          <w:rFonts w:ascii="CMU Serif" w:hAnsi="CMU Serif" w:cs="CMU Serif"/>
          <w:sz w:val="24"/>
        </w:rPr>
        <w:t xml:space="preserve">). </w:t>
      </w:r>
      <w:r w:rsidR="00F528F4" w:rsidRPr="00DD2F6C">
        <w:rPr>
          <w:rFonts w:ascii="CMU Serif" w:hAnsi="CMU Serif" w:cs="CMU Serif"/>
          <w:sz w:val="24"/>
          <w:szCs w:val="24"/>
        </w:rPr>
        <w:t xml:space="preserve">Fertility declined on the resistant germplasms as opposed to the Russet Burbank control, so perhaps these germplasms are poorer hosts. Another explanation </w:t>
      </w:r>
      <w:r w:rsidR="00DD2F6C">
        <w:rPr>
          <w:rFonts w:ascii="CMU Serif" w:hAnsi="CMU Serif" w:cs="CMU Serif"/>
          <w:sz w:val="24"/>
          <w:szCs w:val="24"/>
        </w:rPr>
        <w:t>is</w:t>
      </w:r>
      <w:r w:rsidR="00F528F4" w:rsidRPr="00DD2F6C">
        <w:rPr>
          <w:rFonts w:ascii="CMU Serif" w:hAnsi="CMU Serif" w:cs="CMU Serif"/>
          <w:sz w:val="24"/>
          <w:szCs w:val="24"/>
        </w:rPr>
        <w:t xml:space="preserve"> </w:t>
      </w:r>
      <w:r w:rsidR="00DD2F6C">
        <w:rPr>
          <w:rFonts w:ascii="CMU Serif" w:hAnsi="CMU Serif" w:cs="CMU Serif"/>
          <w:sz w:val="24"/>
          <w:szCs w:val="24"/>
        </w:rPr>
        <w:t>that w</w:t>
      </w:r>
      <w:r w:rsidR="009847C9" w:rsidRPr="00DD2F6C">
        <w:rPr>
          <w:rFonts w:ascii="CMU Serif" w:hAnsi="CMU Serif" w:cs="CMU Serif"/>
          <w:sz w:val="24"/>
        </w:rPr>
        <w:t>e only</w:t>
      </w:r>
      <w:r w:rsidR="009847C9">
        <w:rPr>
          <w:rFonts w:ascii="CMU Serif" w:hAnsi="CMU Serif" w:cs="CMU Serif"/>
          <w:sz w:val="24"/>
        </w:rPr>
        <w:t xml:space="preserve"> </w:t>
      </w:r>
      <w:r w:rsidR="009847C9">
        <w:rPr>
          <w:rFonts w:ascii="CMU Serif" w:hAnsi="CMU Serif" w:cs="CMU Serif"/>
          <w:sz w:val="24"/>
        </w:rPr>
        <w:lastRenderedPageBreak/>
        <w:t>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 xml:space="preserve">by preventing possible </w:t>
      </w:r>
      <w:r w:rsidR="009847C9">
        <w:rPr>
          <w:rFonts w:ascii="CMU Serif" w:hAnsi="CMU Serif" w:cs="CMU Serif"/>
          <w:sz w:val="24"/>
        </w:rPr>
        <w:t>harassment (</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Wenninger and Hall 2008</w:t>
      </w:r>
      <w:r w:rsidR="009847C9">
        <w:rPr>
          <w:rFonts w:ascii="CMU Serif" w:hAnsi="CMU Serif" w:cs="CMU Serif"/>
          <w:sz w:val="24"/>
        </w:rPr>
        <w:t>).</w:t>
      </w:r>
      <w:r w:rsidR="00FA1559">
        <w:rPr>
          <w:rFonts w:ascii="CMU Serif" w:hAnsi="CMU Serif" w:cs="CMU Serif"/>
          <w:sz w:val="24"/>
        </w:rPr>
        <w:t xml:space="preserve"> Abdullah (2008)</w:t>
      </w:r>
      <w:r w:rsidR="00627468">
        <w:rPr>
          <w:rFonts w:ascii="CMU Serif" w:hAnsi="CMU Serif" w:cs="CMU Serif"/>
          <w:sz w:val="24"/>
        </w:rPr>
        <w:t xml:space="preserve"> and </w:t>
      </w:r>
      <w:r w:rsidR="009112EC">
        <w:rPr>
          <w:rFonts w:ascii="CMU Serif" w:hAnsi="CMU Serif" w:cs="CMU Serif"/>
          <w:sz w:val="24"/>
        </w:rPr>
        <w:t xml:space="preserve">Yang and Liu (2009) and </w:t>
      </w:r>
      <w:r w:rsidR="00627468">
        <w:rPr>
          <w:rFonts w:ascii="CMU Serif" w:hAnsi="CMU Serif" w:cs="CMU Serif"/>
          <w:sz w:val="24"/>
        </w:rPr>
        <w:t xml:space="preserve">Yang </w:t>
      </w:r>
      <w:r w:rsidR="00885FC3">
        <w:rPr>
          <w:rFonts w:ascii="CMU Serif" w:hAnsi="CMU Serif" w:cs="CMU Serif"/>
          <w:sz w:val="24"/>
        </w:rPr>
        <w:t>et al. (2013)</w:t>
      </w:r>
      <w:r w:rsidR="009112EC">
        <w:rPr>
          <w:rFonts w:ascii="CMU Serif" w:hAnsi="CMU Serif" w:cs="CMU Serif"/>
          <w:sz w:val="24"/>
        </w:rPr>
        <w:t xml:space="preserve"> all</w:t>
      </w:r>
      <w:r w:rsidR="00FA1559">
        <w:rPr>
          <w:rFonts w:ascii="CMU Serif" w:hAnsi="CMU Serif" w:cs="CMU Serif"/>
          <w:sz w:val="24"/>
        </w:rPr>
        <w:t xml:space="preserve"> kept female and male psyllids together</w:t>
      </w:r>
      <w:r w:rsidR="002058C7">
        <w:rPr>
          <w:rFonts w:ascii="CMU Serif" w:hAnsi="CMU Serif" w:cs="CMU Serif"/>
          <w:sz w:val="24"/>
        </w:rPr>
        <w:t xml:space="preserve"> to freely mate</w:t>
      </w:r>
      <w:r w:rsidR="00FA1559">
        <w:rPr>
          <w:rFonts w:ascii="CMU Serif" w:hAnsi="CMU Serif" w:cs="CMU Serif"/>
          <w:sz w:val="24"/>
        </w:rPr>
        <w:t xml:space="preserve"> for the duration </w:t>
      </w:r>
      <w:r w:rsidR="002058C7">
        <w:rPr>
          <w:rFonts w:ascii="CMU Serif" w:hAnsi="CMU Serif" w:cs="CMU Serif"/>
          <w:sz w:val="24"/>
        </w:rPr>
        <w:t>their</w:t>
      </w:r>
      <w:r w:rsidR="00FA1559">
        <w:rPr>
          <w:rFonts w:ascii="CMU Serif" w:hAnsi="CMU Serif" w:cs="CMU Serif"/>
          <w:sz w:val="24"/>
        </w:rPr>
        <w:t xml:space="preserve"> observations, which may explain why </w:t>
      </w:r>
      <w:r w:rsidR="001A12A2">
        <w:rPr>
          <w:rFonts w:ascii="CMU Serif" w:hAnsi="CMU Serif" w:cs="CMU Serif"/>
          <w:sz w:val="24"/>
        </w:rPr>
        <w:t>they</w:t>
      </w:r>
      <w:r w:rsidR="00FA1559">
        <w:rPr>
          <w:rFonts w:ascii="CMU Serif" w:hAnsi="CMU Serif" w:cs="CMU Serif"/>
          <w:sz w:val="24"/>
        </w:rPr>
        <w:t xml:space="preserve"> observed greater fertility than we did.</w:t>
      </w:r>
      <w:r w:rsidR="009847C9">
        <w:rPr>
          <w:rFonts w:ascii="CMU Serif" w:hAnsi="CMU Serif" w:cs="CMU Serif"/>
          <w:sz w:val="24"/>
        </w:rPr>
        <w:t xml:space="preserve"> </w:t>
      </w:r>
      <w:r w:rsidR="00DC0BA7">
        <w:rPr>
          <w:rFonts w:ascii="CMU Serif" w:hAnsi="CMU Serif" w:cs="CMU Serif"/>
          <w:sz w:val="24"/>
        </w:rPr>
        <w:t xml:space="preserve">This suggests that potato psyllids may require multiple mates and/or multiple </w:t>
      </w:r>
      <w:proofErr w:type="spellStart"/>
      <w:r w:rsidR="00DC0BA7">
        <w:rPr>
          <w:rFonts w:ascii="CMU Serif" w:hAnsi="CMU Serif" w:cs="CMU Serif"/>
          <w:sz w:val="24"/>
        </w:rPr>
        <w:t>matings</w:t>
      </w:r>
      <w:proofErr w:type="spellEnd"/>
      <w:r w:rsidR="00DC0BA7">
        <w:rPr>
          <w:rFonts w:ascii="CMU Serif" w:hAnsi="CMU Serif" w:cs="CMU Serif"/>
          <w:sz w:val="24"/>
        </w:rPr>
        <w:t xml:space="preserve"> over time to maintain egg fertility (</w:t>
      </w:r>
      <w:proofErr w:type="spellStart"/>
      <w:r w:rsidR="00DC0BA7">
        <w:rPr>
          <w:rFonts w:ascii="CMU Serif" w:hAnsi="CMU Serif" w:cs="CMU Serif"/>
          <w:sz w:val="24"/>
        </w:rPr>
        <w:t>Arnqvist</w:t>
      </w:r>
      <w:proofErr w:type="spellEnd"/>
      <w:r w:rsidR="00DC0BA7">
        <w:rPr>
          <w:rFonts w:ascii="CMU Serif" w:hAnsi="CMU Serif" w:cs="CMU Serif"/>
          <w:sz w:val="24"/>
        </w:rPr>
        <w:t xml:space="preserve"> 2013, Wenninger and Hall 2008).</w:t>
      </w:r>
      <w:r w:rsidR="00AC6E0B">
        <w:rPr>
          <w:rFonts w:ascii="CMU Serif" w:hAnsi="CMU Serif" w:cs="CMU Serif"/>
          <w:sz w:val="24"/>
        </w:rPr>
        <w:t xml:space="preserve"> </w:t>
      </w:r>
      <w:r w:rsidR="00CC5B96">
        <w:rPr>
          <w:rFonts w:ascii="CMU Serif" w:hAnsi="CMU Serif" w:cs="CMU Serif"/>
          <w:sz w:val="24"/>
        </w:rPr>
        <w:t>Knowlton and Janes (1931)</w:t>
      </w:r>
      <w:r w:rsidR="00AC6E0B">
        <w:rPr>
          <w:rFonts w:ascii="CMU Serif" w:hAnsi="CMU Serif" w:cs="CMU Serif"/>
          <w:sz w:val="24"/>
        </w:rPr>
        <w:t xml:space="preserve"> reported </w:t>
      </w:r>
      <w:r w:rsidR="003A77C3">
        <w:rPr>
          <w:rFonts w:ascii="CMU Serif" w:hAnsi="CMU Serif" w:cs="CMU Serif"/>
          <w:sz w:val="24"/>
        </w:rPr>
        <w:t>(with a limited number of observations) reductions in egg fertility over time after a single mating</w:t>
      </w:r>
      <w:r w:rsidR="00CC5B96">
        <w:rPr>
          <w:rFonts w:ascii="CMU Serif" w:hAnsi="CMU Serif" w:cs="CMU Serif"/>
          <w:sz w:val="24"/>
        </w:rPr>
        <w:t>.</w:t>
      </w:r>
      <w:r w:rsidR="00DC0BA7">
        <w:rPr>
          <w:rFonts w:ascii="CMU Serif" w:hAnsi="CMU Serif" w:cs="CMU Serif"/>
          <w:sz w:val="24"/>
        </w:rPr>
        <w:t xml:space="preserve"> </w:t>
      </w:r>
      <w:r w:rsidR="00BC58BE">
        <w:rPr>
          <w:rFonts w:ascii="CMU Serif" w:hAnsi="CMU Serif" w:cs="CMU Serif"/>
          <w:sz w:val="24"/>
        </w:rPr>
        <w:t xml:space="preserve">There also may be some variability in female fecundity created by physiological interactions of male </w:t>
      </w:r>
      <w:r w:rsidR="00BC58BE" w:rsidRPr="00DC0BA7">
        <w:rPr>
          <w:rFonts w:ascii="CMU Serif" w:hAnsi="CMU Serif" w:cs="CMU Serif"/>
          <w:sz w:val="24"/>
        </w:rPr>
        <w:t>spermatophore</w:t>
      </w:r>
      <w:r w:rsidR="00BC58BE">
        <w:rPr>
          <w:rFonts w:ascii="CMU Serif" w:hAnsi="CMU Serif" w:cs="CMU Serif"/>
          <w:sz w:val="24"/>
        </w:rPr>
        <w:t xml:space="preserve">s, female spermathecae and/or </w:t>
      </w:r>
      <w:proofErr w:type="spellStart"/>
      <w:r w:rsidR="00BC58BE">
        <w:rPr>
          <w:rFonts w:ascii="CMU Serif" w:hAnsi="CMU Serif" w:cs="CMU Serif"/>
          <w:sz w:val="24"/>
        </w:rPr>
        <w:t>spermatodose</w:t>
      </w:r>
      <w:proofErr w:type="spellEnd"/>
      <w:r w:rsidR="00BC58BE">
        <w:rPr>
          <w:rFonts w:ascii="CMU Serif" w:hAnsi="CMU Serif" w:cs="CMU Serif"/>
          <w:sz w:val="24"/>
        </w:rPr>
        <w:t xml:space="preserve"> (</w:t>
      </w:r>
      <w:proofErr w:type="spellStart"/>
      <w:r w:rsidR="00BC58BE" w:rsidRPr="00813E33">
        <w:rPr>
          <w:rFonts w:ascii="CMU Serif" w:hAnsi="CMU Serif" w:cs="CMU Serif"/>
          <w:sz w:val="24"/>
        </w:rPr>
        <w:t>Marchini</w:t>
      </w:r>
      <w:proofErr w:type="spellEnd"/>
      <w:r w:rsidR="00BC58BE">
        <w:rPr>
          <w:rFonts w:ascii="CMU Serif" w:hAnsi="CMU Serif" w:cs="CMU Serif"/>
          <w:sz w:val="24"/>
        </w:rPr>
        <w:t xml:space="preserve"> et al. </w:t>
      </w:r>
      <w:r w:rsidR="00BC58BE" w:rsidRPr="00813E33">
        <w:rPr>
          <w:rFonts w:ascii="CMU Serif" w:hAnsi="CMU Serif" w:cs="CMU Serif"/>
          <w:sz w:val="24"/>
        </w:rPr>
        <w:t>2011</w:t>
      </w:r>
      <w:r w:rsidR="00BC58BE">
        <w:rPr>
          <w:rFonts w:ascii="CMU Serif" w:hAnsi="CMU Serif" w:cs="CMU Serif"/>
          <w:sz w:val="24"/>
        </w:rPr>
        <w:t>) formation</w:t>
      </w:r>
      <w:r w:rsidR="0073385A">
        <w:rPr>
          <w:rFonts w:ascii="CMU Serif" w:hAnsi="CMU Serif" w:cs="CMU Serif"/>
          <w:sz w:val="24"/>
        </w:rPr>
        <w:t>, which influence how long females are able to remain fertile (</w:t>
      </w:r>
      <w:ins w:id="109" w:author="Fife,Austin N [2]" w:date="2018-11-08T10:25:00Z">
        <w:r w:rsidR="00870710">
          <w:rPr>
            <w:rFonts w:ascii="CMU Serif" w:hAnsi="CMU Serif" w:cs="CMU Serif"/>
            <w:sz w:val="24"/>
          </w:rPr>
          <w:t xml:space="preserve">Abe and </w:t>
        </w:r>
        <w:proofErr w:type="spellStart"/>
        <w:r w:rsidR="00870710">
          <w:rPr>
            <w:rFonts w:ascii="CMU Serif" w:hAnsi="CMU Serif" w:cs="CMU Serif"/>
            <w:sz w:val="24"/>
          </w:rPr>
          <w:t>Kamimura</w:t>
        </w:r>
        <w:proofErr w:type="spellEnd"/>
        <w:r w:rsidR="00870710">
          <w:rPr>
            <w:rFonts w:ascii="CMU Serif" w:hAnsi="CMU Serif" w:cs="CMU Serif"/>
            <w:sz w:val="24"/>
          </w:rPr>
          <w:t xml:space="preserve"> 2015, </w:t>
        </w:r>
      </w:ins>
      <w:r w:rsidR="0073385A" w:rsidRPr="0073385A">
        <w:rPr>
          <w:rFonts w:ascii="CMU Serif" w:hAnsi="CMU Serif" w:cs="CMU Serif"/>
          <w:sz w:val="24"/>
        </w:rPr>
        <w:t xml:space="preserve">Qazi and </w:t>
      </w:r>
      <w:proofErr w:type="spellStart"/>
      <w:r w:rsidR="0073385A" w:rsidRPr="0073385A">
        <w:rPr>
          <w:rFonts w:ascii="CMU Serif" w:hAnsi="CMU Serif" w:cs="CMU Serif"/>
          <w:sz w:val="24"/>
        </w:rPr>
        <w:t>Hogdal</w:t>
      </w:r>
      <w:proofErr w:type="spellEnd"/>
      <w:r w:rsidR="0073385A">
        <w:rPr>
          <w:rFonts w:ascii="CMU Serif" w:hAnsi="CMU Serif" w:cs="CMU Serif"/>
          <w:sz w:val="24"/>
        </w:rPr>
        <w:t xml:space="preserve"> 2010, </w:t>
      </w:r>
      <w:r w:rsidR="0073385A" w:rsidRPr="0073385A">
        <w:rPr>
          <w:rFonts w:ascii="CMU Serif" w:hAnsi="CMU Serif" w:cs="CMU Serif"/>
          <w:sz w:val="24"/>
        </w:rPr>
        <w:t>Schnakenberg</w:t>
      </w:r>
      <w:r w:rsidR="0073385A">
        <w:rPr>
          <w:rFonts w:ascii="CMU Serif" w:hAnsi="CMU Serif" w:cs="CMU Serif"/>
          <w:sz w:val="24"/>
        </w:rPr>
        <w:t xml:space="preserve"> et al. 2011, </w:t>
      </w:r>
      <w:proofErr w:type="spellStart"/>
      <w:r w:rsidR="0073385A">
        <w:rPr>
          <w:rFonts w:ascii="CMU Serif" w:hAnsi="CMU Serif" w:cs="CMU Serif"/>
          <w:sz w:val="24"/>
        </w:rPr>
        <w:t>W</w:t>
      </w:r>
      <w:r w:rsidR="0073385A" w:rsidRPr="0073385A">
        <w:rPr>
          <w:rFonts w:ascii="CMU Serif" w:hAnsi="CMU Serif" w:cs="CMU Serif"/>
          <w:sz w:val="24"/>
        </w:rPr>
        <w:t>olfner</w:t>
      </w:r>
      <w:proofErr w:type="spellEnd"/>
      <w:r w:rsidR="0073385A">
        <w:rPr>
          <w:rFonts w:ascii="CMU Serif" w:hAnsi="CMU Serif" w:cs="CMU Serif"/>
          <w:sz w:val="24"/>
        </w:rPr>
        <w:t>, 2011)</w:t>
      </w:r>
      <w:r w:rsidR="00BC58BE">
        <w:rPr>
          <w:rFonts w:ascii="CMU Serif" w:hAnsi="CMU Serif" w:cs="CMU Serif"/>
          <w:sz w:val="24"/>
        </w:rPr>
        <w:t>.</w:t>
      </w:r>
      <w:ins w:id="110" w:author="Fife,Austin N [2]" w:date="2018-11-08T10:35:00Z">
        <w:r w:rsidR="00EF4285">
          <w:rPr>
            <w:rFonts w:ascii="CMU Serif" w:hAnsi="CMU Serif" w:cs="CMU Serif"/>
            <w:sz w:val="24"/>
          </w:rPr>
          <w:t xml:space="preserve"> There also may be </w:t>
        </w:r>
      </w:ins>
      <w:ins w:id="111" w:author="Fife,Austin N [2]" w:date="2018-11-08T10:36:00Z">
        <w:r w:rsidR="00EF4285">
          <w:rPr>
            <w:rFonts w:ascii="CMU Serif" w:hAnsi="CMU Serif" w:cs="CMU Serif"/>
            <w:sz w:val="24"/>
          </w:rPr>
          <w:t xml:space="preserve">some effects of the </w:t>
        </w:r>
        <w:r w:rsidR="002C2E1B">
          <w:rPr>
            <w:rFonts w:ascii="CMU Serif" w:hAnsi="CMU Serif" w:cs="CMU Serif"/>
            <w:sz w:val="24"/>
          </w:rPr>
          <w:t xml:space="preserve">pathogen on </w:t>
        </w:r>
      </w:ins>
      <w:ins w:id="112" w:author="Fife,Austin N [2]" w:date="2018-11-08T10:38:00Z">
        <w:r w:rsidR="002C2E1B">
          <w:rPr>
            <w:rFonts w:ascii="CMU Serif" w:hAnsi="CMU Serif" w:cs="CMU Serif"/>
            <w:sz w:val="24"/>
          </w:rPr>
          <w:t>female fertility</w:t>
        </w:r>
      </w:ins>
      <w:ins w:id="113" w:author="Fife,Austin N [2]" w:date="2018-11-08T10:36:00Z">
        <w:r w:rsidR="002C2E1B">
          <w:rPr>
            <w:rFonts w:ascii="CMU Serif" w:hAnsi="CMU Serif" w:cs="CMU Serif"/>
            <w:sz w:val="24"/>
          </w:rPr>
          <w:t xml:space="preserve"> </w:t>
        </w:r>
      </w:ins>
      <w:ins w:id="114" w:author="Fife,Austin N [2]" w:date="2018-11-08T10:38:00Z">
        <w:r w:rsidR="002C2E1B">
          <w:rPr>
            <w:rFonts w:ascii="CMU Serif" w:hAnsi="CMU Serif" w:cs="CMU Serif"/>
            <w:sz w:val="24"/>
          </w:rPr>
          <w:t>(</w:t>
        </w:r>
      </w:ins>
      <w:ins w:id="115" w:author="Fife,Austin N [2]" w:date="2018-11-08T10:36:00Z">
        <w:r w:rsidR="002C2E1B">
          <w:rPr>
            <w:rFonts w:ascii="CMU Serif" w:hAnsi="CMU Serif" w:cs="CMU Serif"/>
            <w:sz w:val="24"/>
          </w:rPr>
          <w:t xml:space="preserve">Frias et al. </w:t>
        </w:r>
      </w:ins>
      <w:ins w:id="116" w:author="Fife,Austin N [2]" w:date="2018-11-08T10:38:00Z">
        <w:r w:rsidR="002C2E1B">
          <w:rPr>
            <w:rFonts w:ascii="CMU Serif" w:hAnsi="CMU Serif" w:cs="CMU Serif"/>
            <w:sz w:val="24"/>
          </w:rPr>
          <w:t>2018).</w:t>
        </w:r>
      </w:ins>
      <w:r w:rsidR="00BC58BE">
        <w:rPr>
          <w:rFonts w:ascii="CMU Serif" w:hAnsi="CMU Serif" w:cs="CMU Serif"/>
          <w:sz w:val="24"/>
        </w:rPr>
        <w:t xml:space="preserve"> </w:t>
      </w:r>
      <w:r w:rsidR="00C27067">
        <w:rPr>
          <w:rFonts w:ascii="CMU Serif" w:hAnsi="CMU Serif" w:cs="CMU Serif"/>
          <w:sz w:val="24"/>
        </w:rPr>
        <w:t>Although we did see significant differences in fertility</w:t>
      </w:r>
      <w:r w:rsidR="00E335F6">
        <w:rPr>
          <w:rFonts w:ascii="CMU Serif" w:hAnsi="CMU Serif" w:cs="CMU Serif"/>
          <w:sz w:val="24"/>
        </w:rPr>
        <w:t xml:space="preserve"> among germplasms during the last observation period</w:t>
      </w:r>
      <w:r w:rsidR="00C27067">
        <w:rPr>
          <w:rFonts w:ascii="CMU Serif" w:hAnsi="CMU Serif" w:cs="CMU Serif"/>
          <w:sz w:val="24"/>
        </w:rPr>
        <w:t>, this may not be meaningful</w:t>
      </w:r>
      <w:r w:rsidR="0095638E">
        <w:rPr>
          <w:rFonts w:ascii="CMU Serif" w:hAnsi="CMU Serif" w:cs="CMU Serif"/>
          <w:sz w:val="24"/>
        </w:rPr>
        <w:t xml:space="preserve"> </w:t>
      </w:r>
      <w:r w:rsidR="00C27067">
        <w:rPr>
          <w:rFonts w:ascii="CMU Serif" w:hAnsi="CMU Serif" w:cs="CMU Serif"/>
          <w:sz w:val="24"/>
        </w:rPr>
        <w:t>fr</w:t>
      </w:r>
      <w:r w:rsidR="00E335F6">
        <w:rPr>
          <w:rFonts w:ascii="CMU Serif" w:hAnsi="CMU Serif" w:cs="CMU Serif"/>
          <w:sz w:val="24"/>
        </w:rPr>
        <w:t xml:space="preserve">om the standpoint of </w:t>
      </w:r>
      <w:r w:rsidR="00C27067">
        <w:rPr>
          <w:rFonts w:ascii="CMU Serif" w:hAnsi="CMU Serif" w:cs="CMU Serif"/>
          <w:sz w:val="24"/>
        </w:rPr>
        <w:t>host resistance</w:t>
      </w:r>
      <w:del w:id="117" w:author="Fife,Austin N" w:date="2018-11-08T13:49:00Z">
        <w:r w:rsidR="0095638E" w:rsidDel="00AB1773">
          <w:rPr>
            <w:rFonts w:ascii="CMU Serif" w:hAnsi="CMU Serif" w:cs="CMU Serif"/>
            <w:sz w:val="24"/>
          </w:rPr>
          <w:delText xml:space="preserve">: </w:delText>
        </w:r>
        <w:commentRangeStart w:id="118"/>
        <w:commentRangeStart w:id="119"/>
        <w:r w:rsidR="00F91D28" w:rsidDel="00AB1773">
          <w:rPr>
            <w:rFonts w:ascii="CMU Serif" w:hAnsi="CMU Serif" w:cs="CMU Serif"/>
            <w:sz w:val="24"/>
          </w:rPr>
          <w:delText>Psyllids oviposited on every type of potato offered, similar to observations by Prager et al. (2018</w:delText>
        </w:r>
      </w:del>
      <w:ins w:id="120" w:author="Fife,Austin N [2]" w:date="2018-11-08T10:42:00Z">
        <w:del w:id="121" w:author="Fife,Austin N" w:date="2018-11-08T13:49:00Z">
          <w:r w:rsidR="00122C78" w:rsidDel="00AB1773">
            <w:rPr>
              <w:rFonts w:ascii="CMU Serif" w:hAnsi="CMU Serif" w:cs="CMU Serif"/>
              <w:sz w:val="24"/>
            </w:rPr>
            <w:delText>2017</w:delText>
          </w:r>
        </w:del>
      </w:ins>
      <w:del w:id="122" w:author="Fife,Austin N" w:date="2018-11-08T13:49:00Z">
        <w:r w:rsidR="00F91D28" w:rsidDel="00AB1773">
          <w:rPr>
            <w:rFonts w:ascii="CMU Serif" w:hAnsi="CMU Serif" w:cs="CMU Serif"/>
            <w:sz w:val="24"/>
          </w:rPr>
          <w:delText>). Other studies have found psyllids will oviposit on a variety of hosts (Diaz-Montano et al. 2013, Thinakaran et al. 2015), even when it is not beneficial for their survival (Prager et al. 2014b)</w:delText>
        </w:r>
      </w:del>
      <w:r w:rsidR="00F91D28">
        <w:rPr>
          <w:rFonts w:ascii="CMU Serif" w:hAnsi="CMU Serif" w:cs="CMU Serif"/>
          <w:sz w:val="24"/>
        </w:rPr>
        <w:t>.</w:t>
      </w:r>
      <w:commentRangeEnd w:id="118"/>
      <w:r w:rsidR="00F91D28">
        <w:rPr>
          <w:rStyle w:val="CommentReference"/>
        </w:rPr>
        <w:commentReference w:id="118"/>
      </w:r>
      <w:commentRangeEnd w:id="119"/>
      <w:r w:rsidR="000D3189">
        <w:rPr>
          <w:rStyle w:val="CommentReference"/>
        </w:rPr>
        <w:commentReference w:id="119"/>
      </w:r>
      <w:r w:rsidR="00F91D28">
        <w:rPr>
          <w:rFonts w:ascii="CMU Serif" w:hAnsi="CMU Serif" w:cs="CMU Serif"/>
          <w:sz w:val="24"/>
        </w:rPr>
        <w:t xml:space="preserve"> Also, </w:t>
      </w:r>
      <w:r w:rsidR="000633C9">
        <w:rPr>
          <w:rFonts w:ascii="CMU Serif" w:hAnsi="CMU Serif" w:cs="CMU Serif"/>
          <w:sz w:val="24"/>
        </w:rPr>
        <w:t>m</w:t>
      </w:r>
      <w:r w:rsidR="00DD2F6C">
        <w:rPr>
          <w:rFonts w:ascii="CMU Serif" w:hAnsi="CMU Serif" w:cs="CMU Serif"/>
          <w:sz w:val="24"/>
        </w:rPr>
        <w:t>ore than 60% of psyllid eggs hatched regardless of germplasm within the first two weeks of observation</w:t>
      </w:r>
      <w:r w:rsidR="0073385A">
        <w:rPr>
          <w:rFonts w:ascii="CMU Serif" w:hAnsi="CMU Serif" w:cs="CMU Serif"/>
          <w:sz w:val="24"/>
        </w:rPr>
        <w:t>.</w:t>
      </w:r>
      <w:r w:rsidR="0095638E">
        <w:rPr>
          <w:rFonts w:ascii="CMU Serif" w:hAnsi="CMU Serif" w:cs="CMU Serif"/>
          <w:sz w:val="24"/>
        </w:rPr>
        <w:t xml:space="preserve"> </w:t>
      </w:r>
    </w:p>
    <w:p w14:paraId="36EAEE12" w14:textId="087E4E82" w:rsidR="008A4A7D" w:rsidRPr="00F74CA0" w:rsidRDefault="00670BDF" w:rsidP="000633C9">
      <w:pPr>
        <w:widowControl w:val="0"/>
        <w:spacing w:line="480" w:lineRule="auto"/>
        <w:ind w:firstLine="720"/>
        <w:contextualSpacing/>
        <w:mirrorIndents/>
      </w:pPr>
      <w:r>
        <w:rPr>
          <w:rFonts w:ascii="CMU Serif" w:hAnsi="CMU Serif" w:cs="CMU Serif"/>
          <w:sz w:val="24"/>
        </w:rPr>
        <w:t>In conclusion, w</w:t>
      </w:r>
      <w:r w:rsidR="003A77C3">
        <w:rPr>
          <w:rFonts w:ascii="CMU Serif" w:hAnsi="CMU Serif" w:cs="CMU Serif"/>
          <w:sz w:val="24"/>
        </w:rPr>
        <w:t xml:space="preserve">e found little evidence of </w:t>
      </w:r>
      <w:proofErr w:type="spellStart"/>
      <w:r w:rsidR="003A77C3">
        <w:rPr>
          <w:rFonts w:ascii="CMU Serif" w:hAnsi="CMU Serif" w:cs="CMU Serif"/>
          <w:sz w:val="24"/>
        </w:rPr>
        <w:t>antixenosis</w:t>
      </w:r>
      <w:proofErr w:type="spellEnd"/>
      <w:r w:rsidR="003A77C3">
        <w:rPr>
          <w:rFonts w:ascii="CMU Serif" w:hAnsi="CMU Serif" w:cs="CMU Serif"/>
          <w:sz w:val="24"/>
        </w:rPr>
        <w:t xml:space="preserve"> or antibiosis with respect to settling behavior or reproductive output of potato psyllids on the germplasms examined here.</w:t>
      </w:r>
      <w:r w:rsidR="000633C9">
        <w:rPr>
          <w:rFonts w:ascii="CMU Serif" w:hAnsi="CMU Serif" w:cs="CMU Serif"/>
          <w:sz w:val="24"/>
        </w:rPr>
        <w:t xml:space="preserve"> </w:t>
      </w:r>
      <w:r w:rsidR="003A77C3">
        <w:rPr>
          <w:rFonts w:ascii="CMU Serif" w:hAnsi="CMU Serif" w:cs="CMU Serif"/>
          <w:sz w:val="24"/>
        </w:rPr>
        <w:t xml:space="preserve">Taken together, these results suggest that the modality of resistance to </w:t>
      </w:r>
      <w:proofErr w:type="spellStart"/>
      <w:r w:rsidR="003A77C3">
        <w:rPr>
          <w:rFonts w:ascii="CMU Serif" w:hAnsi="CMU Serif" w:cs="CMU Serif"/>
          <w:sz w:val="24"/>
        </w:rPr>
        <w:t>Lso</w:t>
      </w:r>
      <w:proofErr w:type="spellEnd"/>
      <w:r w:rsidR="003A77C3">
        <w:rPr>
          <w:rFonts w:ascii="CMU Serif" w:hAnsi="CMU Serif" w:cs="CMU Serif"/>
          <w:sz w:val="24"/>
        </w:rPr>
        <w:t xml:space="preserve"> for the A07781 germplasms (Rashidi 2017) may be to the pathogen itself, and not the psyllid vector. Further </w:t>
      </w:r>
      <w:r w:rsidR="003A77C3">
        <w:rPr>
          <w:rFonts w:ascii="CMU Serif" w:hAnsi="CMU Serif" w:cs="CMU Serif"/>
          <w:sz w:val="24"/>
        </w:rPr>
        <w:lastRenderedPageBreak/>
        <w:t xml:space="preserve">work will be required to clarify the modality of resistance to </w:t>
      </w:r>
      <w:proofErr w:type="spellStart"/>
      <w:r w:rsidR="003A77C3">
        <w:rPr>
          <w:rFonts w:ascii="CMU Serif" w:hAnsi="CMU Serif" w:cs="CMU Serif"/>
          <w:sz w:val="24"/>
        </w:rPr>
        <w:t>Lso</w:t>
      </w:r>
      <w:proofErr w:type="spellEnd"/>
      <w:r w:rsidR="003A77C3">
        <w:rPr>
          <w:rFonts w:ascii="CMU Serif" w:hAnsi="CMU Serif" w:cs="CMU Serif"/>
          <w:sz w:val="24"/>
        </w:rPr>
        <w:t xml:space="preserve"> in the A07781 germplasms.</w:t>
      </w:r>
      <w:r w:rsidR="006A451E">
        <w:rPr>
          <w:rFonts w:ascii="CMU Serif" w:hAnsi="CMU Serif" w:cs="CMU Serif"/>
          <w:sz w:val="24"/>
        </w:rPr>
        <w:t xml:space="preserve"> </w:t>
      </w:r>
    </w:p>
    <w:p w14:paraId="0DEE1A58" w14:textId="6AFB674C" w:rsidR="004C5731" w:rsidRDefault="004C5731" w:rsidP="004C5731">
      <w:pPr>
        <w:widowControl w:val="0"/>
        <w:spacing w:line="480" w:lineRule="auto"/>
        <w:ind w:firstLine="720"/>
        <w:contextualSpacing/>
        <w:mirrorIndents/>
        <w:rPr>
          <w:rFonts w:ascii="CMU Serif" w:hAnsi="CMU Serif" w:cs="CMU Serif"/>
          <w:sz w:val="24"/>
          <w:szCs w:val="24"/>
        </w:rPr>
      </w:pPr>
    </w:p>
    <w:p w14:paraId="34081785" w14:textId="0255CF2C" w:rsidR="00C825D3" w:rsidRDefault="00C825D3" w:rsidP="00C825D3">
      <w:pPr>
        <w:widowControl w:val="0"/>
        <w:spacing w:line="480" w:lineRule="auto"/>
        <w:ind w:firstLine="720"/>
        <w:contextualSpacing/>
        <w:mirrorIndents/>
        <w:rPr>
          <w:rFonts w:ascii="CMU Serif" w:hAnsi="CMU Serif" w:cs="CMU Serif"/>
          <w:sz w:val="24"/>
        </w:rPr>
      </w:pPr>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8" w:author="Erik Wenninger" w:date="2018-11-07T16:57:00Z" w:initials="EJW">
    <w:p w14:paraId="35D78702" w14:textId="77777777" w:rsidR="00F91D28" w:rsidRDefault="00F91D28" w:rsidP="00F91D28">
      <w:pPr>
        <w:pStyle w:val="CommentText"/>
      </w:pPr>
      <w:r>
        <w:rPr>
          <w:rStyle w:val="CommentReference"/>
        </w:rPr>
        <w:annotationRef/>
      </w:r>
      <w:r>
        <w:t>this would fit better after the first sentence in this paragraph</w:t>
      </w:r>
    </w:p>
  </w:comment>
  <w:comment w:id="119" w:author="Fife,Austin N [2]" w:date="2018-11-07T20:08:00Z" w:initials="FN">
    <w:p w14:paraId="11860FCE" w14:textId="7D0AC2D3" w:rsidR="000D3189" w:rsidRDefault="000D3189">
      <w:pPr>
        <w:pStyle w:val="CommentText"/>
      </w:pPr>
      <w:r>
        <w:rPr>
          <w:rStyle w:val="CommentReference"/>
        </w:rPr>
        <w:annotationRef/>
      </w:r>
      <w:r>
        <w:t>Do you mean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78702" w15:done="0"/>
  <w15:commentEx w15:paraId="11860FCE" w15:paraIdParent="35D787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78702" w16cid:durableId="1F8DBE25"/>
  <w16cid:commentId w16cid:paraId="11860FCE" w16cid:durableId="1F8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F0A8" w14:textId="77777777" w:rsidR="00AE5683" w:rsidRDefault="00AE5683">
      <w:pPr>
        <w:spacing w:after="0" w:line="240" w:lineRule="auto"/>
      </w:pPr>
      <w:r>
        <w:separator/>
      </w:r>
    </w:p>
  </w:endnote>
  <w:endnote w:type="continuationSeparator" w:id="0">
    <w:p w14:paraId="0797911E" w14:textId="77777777" w:rsidR="00AE5683" w:rsidRDefault="00AE5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17564304-3B52-4C34-9BD7-5A4324A258EB}"/>
    <w:embedBold r:id="rId2" w:fontKey="{1A509153-0350-4A01-9185-0904F2545CBA}"/>
    <w:embedItalic r:id="rId3" w:fontKey="{CFE63983-6392-41CF-8E94-FA5B64CF97FB}"/>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charset w:val="00"/>
    <w:family w:val="auto"/>
    <w:pitch w:val="variable"/>
    <w:sig w:usb0="E10002FF" w:usb1="5201E9EB" w:usb2="02020004" w:usb3="00000000" w:csb0="0000019F" w:csb1="00000000"/>
  </w:font>
  <w:font w:name="Cambria">
    <w:panose1 w:val="02040503050406030204"/>
    <w:charset w:val="00"/>
    <w:family w:val="roman"/>
    <w:pitch w:val="variable"/>
    <w:sig w:usb0="E00006FF" w:usb1="420024FF" w:usb2="02000000" w:usb3="00000000" w:csb0="0000019F" w:csb1="00000000"/>
    <w:embedRegular r:id="rId4" w:subsetted="1" w:fontKey="{6767B91C-8B28-4D63-A6DF-5BF7D2BED55B}"/>
    <w:embedBold r:id="rId5" w:subsetted="1" w:fontKey="{97F1F5BC-01EA-4B63-AAD9-83F821B288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8978B" w14:textId="77777777" w:rsidR="00AE5683" w:rsidRDefault="00AE5683">
      <w:pPr>
        <w:spacing w:after="0" w:line="240" w:lineRule="auto"/>
      </w:pPr>
      <w:r>
        <w:separator/>
      </w:r>
    </w:p>
  </w:footnote>
  <w:footnote w:type="continuationSeparator" w:id="0">
    <w:p w14:paraId="2009144C" w14:textId="77777777" w:rsidR="00AE5683" w:rsidRDefault="00AE5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214B30C1" w:rsidR="000B4445" w:rsidRDefault="000B4445">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7D76EFA5" w14:textId="77777777" w:rsidR="000B4445" w:rsidRDefault="000B4445"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0B4445" w:rsidRDefault="000B4445">
    <w:pPr>
      <w:pStyle w:val="Header"/>
      <w:jc w:val="right"/>
    </w:pPr>
  </w:p>
  <w:p w14:paraId="19BE81CE" w14:textId="77777777" w:rsidR="000B4445" w:rsidRDefault="000B444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AD" w15:userId="S::afife@ufl.edu::85dfd2a7-0211-460a-9f03-eacb80e91462"/>
  </w15:person>
  <w15:person w15:author="Fife,Austin N [2]">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2BB7"/>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33C9"/>
    <w:rsid w:val="00067A59"/>
    <w:rsid w:val="00067CF7"/>
    <w:rsid w:val="00073514"/>
    <w:rsid w:val="000754F9"/>
    <w:rsid w:val="000769E1"/>
    <w:rsid w:val="00080301"/>
    <w:rsid w:val="00086C07"/>
    <w:rsid w:val="00091096"/>
    <w:rsid w:val="000920EE"/>
    <w:rsid w:val="00092DBF"/>
    <w:rsid w:val="00092EBE"/>
    <w:rsid w:val="000930AC"/>
    <w:rsid w:val="000A58EC"/>
    <w:rsid w:val="000B235A"/>
    <w:rsid w:val="000B4445"/>
    <w:rsid w:val="000B5976"/>
    <w:rsid w:val="000C350E"/>
    <w:rsid w:val="000C55D9"/>
    <w:rsid w:val="000D2533"/>
    <w:rsid w:val="000D3189"/>
    <w:rsid w:val="000D6BB4"/>
    <w:rsid w:val="000D7441"/>
    <w:rsid w:val="000E1E4C"/>
    <w:rsid w:val="000E6CFE"/>
    <w:rsid w:val="000F3BF5"/>
    <w:rsid w:val="0010726A"/>
    <w:rsid w:val="0011102C"/>
    <w:rsid w:val="00122C78"/>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34DF"/>
    <w:rsid w:val="002A449F"/>
    <w:rsid w:val="002A4AB2"/>
    <w:rsid w:val="002A5A1F"/>
    <w:rsid w:val="002B3E88"/>
    <w:rsid w:val="002C1510"/>
    <w:rsid w:val="002C2E1B"/>
    <w:rsid w:val="002C6F3F"/>
    <w:rsid w:val="002C7D02"/>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72D21"/>
    <w:rsid w:val="00380DB8"/>
    <w:rsid w:val="00384C6A"/>
    <w:rsid w:val="00394139"/>
    <w:rsid w:val="0039430E"/>
    <w:rsid w:val="003A2311"/>
    <w:rsid w:val="003A2FCD"/>
    <w:rsid w:val="003A77C3"/>
    <w:rsid w:val="003B2734"/>
    <w:rsid w:val="003B50EB"/>
    <w:rsid w:val="003C061F"/>
    <w:rsid w:val="003C14F5"/>
    <w:rsid w:val="003D0A5C"/>
    <w:rsid w:val="003D5198"/>
    <w:rsid w:val="003D6299"/>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2744C"/>
    <w:rsid w:val="0043641D"/>
    <w:rsid w:val="0044368F"/>
    <w:rsid w:val="00446077"/>
    <w:rsid w:val="00460C67"/>
    <w:rsid w:val="00460FC1"/>
    <w:rsid w:val="00461A34"/>
    <w:rsid w:val="004641E4"/>
    <w:rsid w:val="00465BBC"/>
    <w:rsid w:val="00471091"/>
    <w:rsid w:val="004719A0"/>
    <w:rsid w:val="00472943"/>
    <w:rsid w:val="00475905"/>
    <w:rsid w:val="00476A19"/>
    <w:rsid w:val="0047764E"/>
    <w:rsid w:val="00482EA5"/>
    <w:rsid w:val="0049040D"/>
    <w:rsid w:val="00495C51"/>
    <w:rsid w:val="004A5615"/>
    <w:rsid w:val="004A76D2"/>
    <w:rsid w:val="004B7608"/>
    <w:rsid w:val="004C1C39"/>
    <w:rsid w:val="004C2285"/>
    <w:rsid w:val="004C3DA9"/>
    <w:rsid w:val="004C4359"/>
    <w:rsid w:val="004C5731"/>
    <w:rsid w:val="004D17A3"/>
    <w:rsid w:val="004F45A2"/>
    <w:rsid w:val="00500735"/>
    <w:rsid w:val="005024B3"/>
    <w:rsid w:val="005036A1"/>
    <w:rsid w:val="00505A6A"/>
    <w:rsid w:val="00511819"/>
    <w:rsid w:val="00515415"/>
    <w:rsid w:val="00515D68"/>
    <w:rsid w:val="00530B44"/>
    <w:rsid w:val="00531FFD"/>
    <w:rsid w:val="005358DE"/>
    <w:rsid w:val="005415C1"/>
    <w:rsid w:val="00545E3F"/>
    <w:rsid w:val="005511BF"/>
    <w:rsid w:val="0055198E"/>
    <w:rsid w:val="00552555"/>
    <w:rsid w:val="005540B5"/>
    <w:rsid w:val="00561350"/>
    <w:rsid w:val="00565C27"/>
    <w:rsid w:val="00575319"/>
    <w:rsid w:val="00575AB3"/>
    <w:rsid w:val="00577563"/>
    <w:rsid w:val="00591D9E"/>
    <w:rsid w:val="0059442D"/>
    <w:rsid w:val="005977E1"/>
    <w:rsid w:val="005A18DE"/>
    <w:rsid w:val="005A1A2E"/>
    <w:rsid w:val="005A1D9B"/>
    <w:rsid w:val="005A6E40"/>
    <w:rsid w:val="005B012E"/>
    <w:rsid w:val="005B113E"/>
    <w:rsid w:val="005B22C7"/>
    <w:rsid w:val="005B6589"/>
    <w:rsid w:val="005B65D1"/>
    <w:rsid w:val="005B6FCF"/>
    <w:rsid w:val="005C01DB"/>
    <w:rsid w:val="005C5919"/>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27468"/>
    <w:rsid w:val="00627823"/>
    <w:rsid w:val="00634059"/>
    <w:rsid w:val="0063769F"/>
    <w:rsid w:val="00642331"/>
    <w:rsid w:val="00655DA9"/>
    <w:rsid w:val="0066113C"/>
    <w:rsid w:val="0066610E"/>
    <w:rsid w:val="00670BDF"/>
    <w:rsid w:val="00681AC2"/>
    <w:rsid w:val="00683970"/>
    <w:rsid w:val="0068795A"/>
    <w:rsid w:val="006912A9"/>
    <w:rsid w:val="00691831"/>
    <w:rsid w:val="00694A91"/>
    <w:rsid w:val="00694BC5"/>
    <w:rsid w:val="00695FEE"/>
    <w:rsid w:val="0069782E"/>
    <w:rsid w:val="006A058C"/>
    <w:rsid w:val="006A44D9"/>
    <w:rsid w:val="006A451E"/>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3385A"/>
    <w:rsid w:val="0074131B"/>
    <w:rsid w:val="0075047F"/>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7F7F13"/>
    <w:rsid w:val="008056DD"/>
    <w:rsid w:val="00807D56"/>
    <w:rsid w:val="008130CD"/>
    <w:rsid w:val="00813E33"/>
    <w:rsid w:val="0081540D"/>
    <w:rsid w:val="00821DAF"/>
    <w:rsid w:val="008229B6"/>
    <w:rsid w:val="008240BE"/>
    <w:rsid w:val="00831028"/>
    <w:rsid w:val="0085366F"/>
    <w:rsid w:val="008569EA"/>
    <w:rsid w:val="00861027"/>
    <w:rsid w:val="00861A5F"/>
    <w:rsid w:val="0086203F"/>
    <w:rsid w:val="0086336C"/>
    <w:rsid w:val="00870710"/>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38E"/>
    <w:rsid w:val="009568BA"/>
    <w:rsid w:val="009620C4"/>
    <w:rsid w:val="00962BDF"/>
    <w:rsid w:val="009635DB"/>
    <w:rsid w:val="00963FA6"/>
    <w:rsid w:val="00967982"/>
    <w:rsid w:val="0097054E"/>
    <w:rsid w:val="0097513E"/>
    <w:rsid w:val="009808D8"/>
    <w:rsid w:val="009824CA"/>
    <w:rsid w:val="009847C9"/>
    <w:rsid w:val="0098698C"/>
    <w:rsid w:val="009875D1"/>
    <w:rsid w:val="00987D6F"/>
    <w:rsid w:val="00991ED5"/>
    <w:rsid w:val="00996F4E"/>
    <w:rsid w:val="009972F3"/>
    <w:rsid w:val="009A290B"/>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1773"/>
    <w:rsid w:val="00AB3FD3"/>
    <w:rsid w:val="00AB6605"/>
    <w:rsid w:val="00AC3ECF"/>
    <w:rsid w:val="00AC6E0B"/>
    <w:rsid w:val="00AD2638"/>
    <w:rsid w:val="00AD3AF0"/>
    <w:rsid w:val="00AD4746"/>
    <w:rsid w:val="00AD5A23"/>
    <w:rsid w:val="00AE2709"/>
    <w:rsid w:val="00AE5683"/>
    <w:rsid w:val="00B00AC5"/>
    <w:rsid w:val="00B0635E"/>
    <w:rsid w:val="00B109AB"/>
    <w:rsid w:val="00B1462A"/>
    <w:rsid w:val="00B21748"/>
    <w:rsid w:val="00B2302A"/>
    <w:rsid w:val="00B23485"/>
    <w:rsid w:val="00B27D09"/>
    <w:rsid w:val="00B35E7F"/>
    <w:rsid w:val="00B41B8C"/>
    <w:rsid w:val="00B42534"/>
    <w:rsid w:val="00B46019"/>
    <w:rsid w:val="00B47D79"/>
    <w:rsid w:val="00B517CC"/>
    <w:rsid w:val="00B52CDA"/>
    <w:rsid w:val="00B5527E"/>
    <w:rsid w:val="00B66745"/>
    <w:rsid w:val="00B66EBC"/>
    <w:rsid w:val="00B70659"/>
    <w:rsid w:val="00B75C35"/>
    <w:rsid w:val="00B84C7F"/>
    <w:rsid w:val="00B85D96"/>
    <w:rsid w:val="00BA2A02"/>
    <w:rsid w:val="00BB4012"/>
    <w:rsid w:val="00BB4253"/>
    <w:rsid w:val="00BC3507"/>
    <w:rsid w:val="00BC4C71"/>
    <w:rsid w:val="00BC58BE"/>
    <w:rsid w:val="00BE1371"/>
    <w:rsid w:val="00BE1D00"/>
    <w:rsid w:val="00BF275B"/>
    <w:rsid w:val="00C00D5A"/>
    <w:rsid w:val="00C0427D"/>
    <w:rsid w:val="00C043DC"/>
    <w:rsid w:val="00C1030C"/>
    <w:rsid w:val="00C17095"/>
    <w:rsid w:val="00C23B0E"/>
    <w:rsid w:val="00C27067"/>
    <w:rsid w:val="00C27967"/>
    <w:rsid w:val="00C32C0E"/>
    <w:rsid w:val="00C36862"/>
    <w:rsid w:val="00C406AB"/>
    <w:rsid w:val="00C411E8"/>
    <w:rsid w:val="00C42818"/>
    <w:rsid w:val="00C43423"/>
    <w:rsid w:val="00C44490"/>
    <w:rsid w:val="00C54129"/>
    <w:rsid w:val="00C571E5"/>
    <w:rsid w:val="00C66BE8"/>
    <w:rsid w:val="00C71E0E"/>
    <w:rsid w:val="00C72FC6"/>
    <w:rsid w:val="00C8012A"/>
    <w:rsid w:val="00C825D3"/>
    <w:rsid w:val="00C8320C"/>
    <w:rsid w:val="00C836CD"/>
    <w:rsid w:val="00C83DAB"/>
    <w:rsid w:val="00C840C3"/>
    <w:rsid w:val="00CA05E9"/>
    <w:rsid w:val="00CA509B"/>
    <w:rsid w:val="00CB0B11"/>
    <w:rsid w:val="00CB1003"/>
    <w:rsid w:val="00CB2B75"/>
    <w:rsid w:val="00CB4F88"/>
    <w:rsid w:val="00CC0DD9"/>
    <w:rsid w:val="00CC2DEF"/>
    <w:rsid w:val="00CC5B96"/>
    <w:rsid w:val="00CD1E9C"/>
    <w:rsid w:val="00CE7BE2"/>
    <w:rsid w:val="00CF00B1"/>
    <w:rsid w:val="00CF03DD"/>
    <w:rsid w:val="00CF0AAE"/>
    <w:rsid w:val="00D003DB"/>
    <w:rsid w:val="00D005BD"/>
    <w:rsid w:val="00D027C7"/>
    <w:rsid w:val="00D05C97"/>
    <w:rsid w:val="00D07719"/>
    <w:rsid w:val="00D144B2"/>
    <w:rsid w:val="00D14697"/>
    <w:rsid w:val="00D14D22"/>
    <w:rsid w:val="00D271B0"/>
    <w:rsid w:val="00D3099E"/>
    <w:rsid w:val="00D316DB"/>
    <w:rsid w:val="00D34104"/>
    <w:rsid w:val="00D361BC"/>
    <w:rsid w:val="00D44992"/>
    <w:rsid w:val="00D501FD"/>
    <w:rsid w:val="00D51432"/>
    <w:rsid w:val="00D803C5"/>
    <w:rsid w:val="00D90AEF"/>
    <w:rsid w:val="00D936F3"/>
    <w:rsid w:val="00D96E17"/>
    <w:rsid w:val="00DA5DF5"/>
    <w:rsid w:val="00DA6A79"/>
    <w:rsid w:val="00DB0804"/>
    <w:rsid w:val="00DB5FC5"/>
    <w:rsid w:val="00DB7DC0"/>
    <w:rsid w:val="00DC0BA7"/>
    <w:rsid w:val="00DC42D3"/>
    <w:rsid w:val="00DD2F6C"/>
    <w:rsid w:val="00DD568A"/>
    <w:rsid w:val="00DD635F"/>
    <w:rsid w:val="00DD78E4"/>
    <w:rsid w:val="00DE0525"/>
    <w:rsid w:val="00DF07D5"/>
    <w:rsid w:val="00DF3BF2"/>
    <w:rsid w:val="00DF47A5"/>
    <w:rsid w:val="00DF76C5"/>
    <w:rsid w:val="00E047A6"/>
    <w:rsid w:val="00E11680"/>
    <w:rsid w:val="00E12789"/>
    <w:rsid w:val="00E17A1E"/>
    <w:rsid w:val="00E17B39"/>
    <w:rsid w:val="00E2217B"/>
    <w:rsid w:val="00E31C93"/>
    <w:rsid w:val="00E335F6"/>
    <w:rsid w:val="00E344DD"/>
    <w:rsid w:val="00E3693D"/>
    <w:rsid w:val="00E42142"/>
    <w:rsid w:val="00E451DE"/>
    <w:rsid w:val="00E500B7"/>
    <w:rsid w:val="00E5092F"/>
    <w:rsid w:val="00E54D7C"/>
    <w:rsid w:val="00E573DF"/>
    <w:rsid w:val="00E62AA2"/>
    <w:rsid w:val="00E62C92"/>
    <w:rsid w:val="00E743BE"/>
    <w:rsid w:val="00E76C12"/>
    <w:rsid w:val="00E84AD1"/>
    <w:rsid w:val="00EA2BBE"/>
    <w:rsid w:val="00EA566A"/>
    <w:rsid w:val="00EB0F56"/>
    <w:rsid w:val="00EB44C8"/>
    <w:rsid w:val="00EC1FF4"/>
    <w:rsid w:val="00EC3634"/>
    <w:rsid w:val="00EC4871"/>
    <w:rsid w:val="00ED0021"/>
    <w:rsid w:val="00ED06DF"/>
    <w:rsid w:val="00ED2762"/>
    <w:rsid w:val="00EE03F2"/>
    <w:rsid w:val="00EE0C01"/>
    <w:rsid w:val="00EE30B0"/>
    <w:rsid w:val="00EE4CF5"/>
    <w:rsid w:val="00EE59CD"/>
    <w:rsid w:val="00EF2DC8"/>
    <w:rsid w:val="00EF4285"/>
    <w:rsid w:val="00EF4966"/>
    <w:rsid w:val="00EF7010"/>
    <w:rsid w:val="00F06111"/>
    <w:rsid w:val="00F06485"/>
    <w:rsid w:val="00F132BA"/>
    <w:rsid w:val="00F1362D"/>
    <w:rsid w:val="00F13984"/>
    <w:rsid w:val="00F153F1"/>
    <w:rsid w:val="00F3334A"/>
    <w:rsid w:val="00F34D43"/>
    <w:rsid w:val="00F36A14"/>
    <w:rsid w:val="00F37DA5"/>
    <w:rsid w:val="00F528F4"/>
    <w:rsid w:val="00F54D5F"/>
    <w:rsid w:val="00F62793"/>
    <w:rsid w:val="00F6282A"/>
    <w:rsid w:val="00F62939"/>
    <w:rsid w:val="00F64927"/>
    <w:rsid w:val="00F666F8"/>
    <w:rsid w:val="00F70FEE"/>
    <w:rsid w:val="00F74CA0"/>
    <w:rsid w:val="00F77F71"/>
    <w:rsid w:val="00F84827"/>
    <w:rsid w:val="00F91D28"/>
    <w:rsid w:val="00F9590A"/>
    <w:rsid w:val="00F96398"/>
    <w:rsid w:val="00FA1559"/>
    <w:rsid w:val="00FA1DA7"/>
    <w:rsid w:val="00FA2008"/>
    <w:rsid w:val="00FA2181"/>
    <w:rsid w:val="00FA5CCB"/>
    <w:rsid w:val="00FA6CB6"/>
    <w:rsid w:val="00FB389A"/>
    <w:rsid w:val="00FB523C"/>
    <w:rsid w:val="00FC7281"/>
    <w:rsid w:val="00FC7891"/>
    <w:rsid w:val="00FD003C"/>
    <w:rsid w:val="00FD0607"/>
    <w:rsid w:val="00FD184B"/>
    <w:rsid w:val="00FD4C7B"/>
    <w:rsid w:val="00FD6B08"/>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docId w15:val="{19EA10CD-9AF8-4658-BEFC-8D837A6B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64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98D33-16E1-4217-85D5-4DDCEE329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5145</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Fife, Austin (afife@uidaho.edu)</dc:creator>
  <cp:lastModifiedBy>Fife,Austin N</cp:lastModifiedBy>
  <cp:revision>3</cp:revision>
  <cp:lastPrinted>2018-11-02T05:41:00Z</cp:lastPrinted>
  <dcterms:created xsi:type="dcterms:W3CDTF">2018-11-08T18:54:00Z</dcterms:created>
  <dcterms:modified xsi:type="dcterms:W3CDTF">2018-11-08T19:09:00Z</dcterms:modified>
</cp:coreProperties>
</file>