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C39491A"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w:t>
      </w:r>
      <w:r w:rsidR="00691831">
        <w:rPr>
          <w:rFonts w:ascii="CMU Serif" w:hAnsi="CMU Serif" w:cs="CMU Serif"/>
        </w:rPr>
        <w:t>,</w:t>
      </w:r>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11863BCC"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lastRenderedPageBreak/>
        <w:t>Authorization to Submit Thesis</w:t>
      </w:r>
      <w:bookmarkEnd w:id="0"/>
      <w:bookmarkEnd w:id="1"/>
    </w:p>
    <w:p w14:paraId="3C6A3303" w14:textId="09285C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87E7D20" w:rsidR="00FF7415" w:rsidRPr="009A1F47" w:rsidRDefault="00FF7415" w:rsidP="0075501E">
      <w:pPr>
        <w:pStyle w:val="Heading1"/>
        <w:keepNext w:val="0"/>
        <w:keepLines w:val="0"/>
        <w:widowControl w:val="0"/>
        <w:mirrorIndents/>
        <w:rPr>
          <w:rFonts w:ascii="CMU Serif" w:hAnsi="CMU Serif" w:cs="CMU Serif"/>
          <w:sz w:val="26"/>
          <w:szCs w:val="22"/>
          <w:rPrChange w:id="2" w:author="Fife,Austin N" w:date="2018-11-07T14:49:00Z">
            <w:rPr>
              <w:rFonts w:ascii="CMU Serif" w:hAnsi="CMU Serif" w:cs="CMU Serif"/>
              <w:sz w:val="24"/>
              <w:szCs w:val="22"/>
            </w:rPr>
          </w:rPrChange>
        </w:rPr>
      </w:pPr>
      <w:bookmarkStart w:id="3" w:name="_Toc495324082"/>
      <w:bookmarkStart w:id="4" w:name="_Toc528941651"/>
      <w:r w:rsidRPr="009A1F47">
        <w:rPr>
          <w:rFonts w:ascii="CMU Serif" w:hAnsi="CMU Serif" w:cs="CMU Serif"/>
          <w:sz w:val="26"/>
          <w:szCs w:val="22"/>
          <w:rPrChange w:id="5" w:author="Fife,Austin N" w:date="2018-11-07T14:49:00Z">
            <w:rPr>
              <w:rFonts w:ascii="CMU Serif" w:hAnsi="CMU Serif" w:cs="CMU Serif"/>
              <w:sz w:val="24"/>
              <w:szCs w:val="22"/>
            </w:rPr>
          </w:rPrChange>
        </w:rPr>
        <w:lastRenderedPageBreak/>
        <w:t>Abstract</w:t>
      </w:r>
      <w:bookmarkEnd w:id="3"/>
      <w:bookmarkEnd w:id="4"/>
    </w:p>
    <w:p w14:paraId="77CD003C" w14:textId="7F2A7A67" w:rsidR="00FF7415" w:rsidRPr="009A1F47" w:rsidRDefault="00FF7415" w:rsidP="0075501E">
      <w:pPr>
        <w:widowControl w:val="0"/>
        <w:spacing w:after="0" w:line="480" w:lineRule="auto"/>
        <w:contextualSpacing/>
        <w:mirrorIndents/>
        <w:rPr>
          <w:rFonts w:ascii="CMU Serif" w:hAnsi="CMU Serif" w:cs="CMU Serif"/>
          <w:sz w:val="26"/>
          <w:rPrChange w:id="6" w:author="Fife,Austin N" w:date="2018-11-07T14:49:00Z">
            <w:rPr>
              <w:rFonts w:ascii="CMU Serif" w:hAnsi="CMU Serif" w:cs="CMU Serif"/>
              <w:sz w:val="24"/>
            </w:rPr>
          </w:rPrChange>
        </w:rPr>
      </w:pPr>
      <w:r w:rsidRPr="009A1F47">
        <w:rPr>
          <w:rFonts w:ascii="CMU Serif" w:hAnsi="CMU Serif" w:cs="CMU Serif"/>
          <w:sz w:val="26"/>
          <w:rPrChange w:id="7" w:author="Fife,Austin N" w:date="2018-11-07T14:49:00Z">
            <w:rPr>
              <w:rFonts w:ascii="CMU Serif" w:hAnsi="CMU Serif" w:cs="CMU Serif"/>
              <w:sz w:val="24"/>
            </w:rPr>
          </w:rPrChange>
        </w:rPr>
        <w:t>Zebra chip disease (ZC) in potato is associated with “</w:t>
      </w:r>
      <w:proofErr w:type="spellStart"/>
      <w:r w:rsidRPr="009A1F47">
        <w:rPr>
          <w:rFonts w:ascii="CMU Serif" w:hAnsi="CMU Serif" w:cs="CMU Serif"/>
          <w:i/>
          <w:sz w:val="26"/>
          <w:rPrChange w:id="8" w:author="Fife,Austin N" w:date="2018-11-07T14:49:00Z">
            <w:rPr>
              <w:rFonts w:ascii="CMU Serif" w:hAnsi="CMU Serif" w:cs="CMU Serif"/>
              <w:i/>
              <w:sz w:val="24"/>
            </w:rPr>
          </w:rPrChange>
        </w:rPr>
        <w:t>Candidatus</w:t>
      </w:r>
      <w:proofErr w:type="spellEnd"/>
      <w:r w:rsidRPr="009A1F47">
        <w:rPr>
          <w:rFonts w:ascii="CMU Serif" w:hAnsi="CMU Serif" w:cs="CMU Serif"/>
          <w:sz w:val="26"/>
          <w:rPrChange w:id="9" w:author="Fife,Austin N" w:date="2018-11-07T14:49:00Z">
            <w:rPr>
              <w:rFonts w:ascii="CMU Serif" w:hAnsi="CMU Serif" w:cs="CMU Serif"/>
              <w:sz w:val="24"/>
            </w:rPr>
          </w:rPrChange>
        </w:rPr>
        <w:t xml:space="preserve"> </w:t>
      </w:r>
      <w:proofErr w:type="spellStart"/>
      <w:r w:rsidRPr="009A1F47">
        <w:rPr>
          <w:rFonts w:ascii="CMU Serif" w:hAnsi="CMU Serif" w:cs="CMU Serif"/>
          <w:sz w:val="26"/>
          <w:rPrChange w:id="10" w:author="Fife,Austin N" w:date="2018-11-07T14:49:00Z">
            <w:rPr>
              <w:rFonts w:ascii="CMU Serif" w:hAnsi="CMU Serif" w:cs="CMU Serif"/>
              <w:sz w:val="24"/>
            </w:rPr>
          </w:rPrChange>
        </w:rPr>
        <w:t>Liberibacter</w:t>
      </w:r>
      <w:proofErr w:type="spellEnd"/>
      <w:r w:rsidRPr="009A1F47">
        <w:rPr>
          <w:rFonts w:ascii="CMU Serif" w:hAnsi="CMU Serif" w:cs="CMU Serif"/>
          <w:sz w:val="26"/>
          <w:rPrChange w:id="11" w:author="Fife,Austin N" w:date="2018-11-07T14:49:00Z">
            <w:rPr>
              <w:rFonts w:ascii="CMU Serif" w:hAnsi="CMU Serif" w:cs="CMU Serif"/>
              <w:sz w:val="24"/>
            </w:rPr>
          </w:rPrChange>
        </w:rPr>
        <w:t xml:space="preserve"> solanacearum” (</w:t>
      </w:r>
      <w:proofErr w:type="spellStart"/>
      <w:r w:rsidRPr="009A1F47">
        <w:rPr>
          <w:rFonts w:ascii="CMU Serif" w:hAnsi="CMU Serif" w:cs="CMU Serif"/>
          <w:sz w:val="26"/>
          <w:rPrChange w:id="12" w:author="Fife,Austin N" w:date="2018-11-07T14:49:00Z">
            <w:rPr>
              <w:rFonts w:ascii="CMU Serif" w:hAnsi="CMU Serif" w:cs="CMU Serif"/>
              <w:sz w:val="24"/>
            </w:rPr>
          </w:rPrChange>
        </w:rPr>
        <w:t>Lso</w:t>
      </w:r>
      <w:proofErr w:type="spellEnd"/>
      <w:r w:rsidRPr="009A1F47">
        <w:rPr>
          <w:rFonts w:ascii="CMU Serif" w:hAnsi="CMU Serif" w:cs="CMU Serif"/>
          <w:sz w:val="26"/>
          <w:rPrChange w:id="13" w:author="Fife,Austin N" w:date="2018-11-07T14:49:00Z">
            <w:rPr>
              <w:rFonts w:ascii="CMU Serif" w:hAnsi="CMU Serif" w:cs="CMU Serif"/>
              <w:sz w:val="24"/>
            </w:rPr>
          </w:rPrChange>
        </w:rPr>
        <w:t xml:space="preserve">), which is transmitted by the potato psyllid </w:t>
      </w:r>
      <w:proofErr w:type="spellStart"/>
      <w:r w:rsidRPr="009A1F47">
        <w:rPr>
          <w:rFonts w:ascii="CMU Serif" w:hAnsi="CMU Serif" w:cs="CMU Serif"/>
          <w:i/>
          <w:sz w:val="26"/>
          <w:rPrChange w:id="14" w:author="Fife,Austin N" w:date="2018-11-07T14:49:00Z">
            <w:rPr>
              <w:rFonts w:ascii="CMU Serif" w:hAnsi="CMU Serif" w:cs="CMU Serif"/>
              <w:i/>
              <w:sz w:val="24"/>
            </w:rPr>
          </w:rPrChange>
        </w:rPr>
        <w:t>Bactericera</w:t>
      </w:r>
      <w:proofErr w:type="spellEnd"/>
      <w:r w:rsidRPr="009A1F47">
        <w:rPr>
          <w:rFonts w:ascii="CMU Serif" w:hAnsi="CMU Serif" w:cs="CMU Serif"/>
          <w:i/>
          <w:sz w:val="26"/>
          <w:rPrChange w:id="15" w:author="Fife,Austin N" w:date="2018-11-07T14:49:00Z">
            <w:rPr>
              <w:rFonts w:ascii="CMU Serif" w:hAnsi="CMU Serif" w:cs="CMU Serif"/>
              <w:i/>
              <w:sz w:val="24"/>
            </w:rPr>
          </w:rPrChange>
        </w:rPr>
        <w:t xml:space="preserve"> </w:t>
      </w:r>
      <w:proofErr w:type="spellStart"/>
      <w:r w:rsidRPr="009A1F47">
        <w:rPr>
          <w:rFonts w:ascii="CMU Serif" w:hAnsi="CMU Serif" w:cs="CMU Serif"/>
          <w:i/>
          <w:sz w:val="26"/>
          <w:rPrChange w:id="16" w:author="Fife,Austin N" w:date="2018-11-07T14:49:00Z">
            <w:rPr>
              <w:rFonts w:ascii="CMU Serif" w:hAnsi="CMU Serif" w:cs="CMU Serif"/>
              <w:i/>
              <w:sz w:val="24"/>
            </w:rPr>
          </w:rPrChange>
        </w:rPr>
        <w:t>cockerelli</w:t>
      </w:r>
      <w:proofErr w:type="spellEnd"/>
      <w:r w:rsidRPr="009A1F47">
        <w:rPr>
          <w:rFonts w:ascii="CMU Serif" w:hAnsi="CMU Serif" w:cs="CMU Serif"/>
          <w:sz w:val="26"/>
          <w:rPrChange w:id="17" w:author="Fife,Austin N" w:date="2018-11-07T14:49:00Z">
            <w:rPr>
              <w:rFonts w:ascii="CMU Serif" w:hAnsi="CMU Serif" w:cs="CMU Serif"/>
              <w:sz w:val="24"/>
            </w:rPr>
          </w:rPrChange>
        </w:rPr>
        <w:t xml:space="preserve"> (</w:t>
      </w:r>
      <w:proofErr w:type="spellStart"/>
      <w:r w:rsidRPr="009A1F47">
        <w:rPr>
          <w:rFonts w:ascii="CMU Serif" w:hAnsi="CMU Serif" w:cs="CMU Serif"/>
          <w:sz w:val="26"/>
          <w:rPrChange w:id="18" w:author="Fife,Austin N" w:date="2018-11-07T14:49:00Z">
            <w:rPr>
              <w:rFonts w:ascii="CMU Serif" w:hAnsi="CMU Serif" w:cs="CMU Serif"/>
              <w:sz w:val="24"/>
            </w:rPr>
          </w:rPrChange>
        </w:rPr>
        <w:t>Šulc</w:t>
      </w:r>
      <w:proofErr w:type="spellEnd"/>
      <w:r w:rsidRPr="009A1F47">
        <w:rPr>
          <w:rFonts w:ascii="CMU Serif" w:hAnsi="CMU Serif" w:cs="CMU Serif"/>
          <w:sz w:val="26"/>
          <w:rPrChange w:id="19" w:author="Fife,Austin N" w:date="2018-11-07T14:49:00Z">
            <w:rPr>
              <w:rFonts w:ascii="CMU Serif" w:hAnsi="CMU Serif" w:cs="CMU Serif"/>
              <w:sz w:val="24"/>
            </w:rPr>
          </w:rPrChange>
        </w:rPr>
        <w:t xml:space="preserve">) (Hemiptera: </w:t>
      </w:r>
      <w:proofErr w:type="spellStart"/>
      <w:r w:rsidRPr="009A1F47">
        <w:rPr>
          <w:rFonts w:ascii="CMU Serif" w:hAnsi="CMU Serif" w:cs="CMU Serif"/>
          <w:sz w:val="26"/>
          <w:rPrChange w:id="20" w:author="Fife,Austin N" w:date="2018-11-07T14:49:00Z">
            <w:rPr>
              <w:rFonts w:ascii="CMU Serif" w:hAnsi="CMU Serif" w:cs="CMU Serif"/>
              <w:sz w:val="24"/>
            </w:rPr>
          </w:rPrChange>
        </w:rPr>
        <w:t>Triozidae</w:t>
      </w:r>
      <w:proofErr w:type="spellEnd"/>
      <w:r w:rsidRPr="009A1F47">
        <w:rPr>
          <w:rFonts w:ascii="CMU Serif" w:hAnsi="CMU Serif" w:cs="CMU Serif"/>
          <w:sz w:val="26"/>
          <w:rPrChange w:id="21" w:author="Fife,Austin N" w:date="2018-11-07T14:49:00Z">
            <w:rPr>
              <w:rFonts w:ascii="CMU Serif" w:hAnsi="CMU Serif" w:cs="CMU Serif"/>
              <w:sz w:val="24"/>
            </w:rPr>
          </w:rPrChange>
        </w:rPr>
        <w:t xml:space="preserve">). ZC can cause large economic losses when disease incidence is high. ZC management is currently focused on </w:t>
      </w:r>
      <w:r w:rsidR="001752AC" w:rsidRPr="009A1F47">
        <w:rPr>
          <w:rFonts w:ascii="CMU Serif" w:hAnsi="CMU Serif" w:cs="CMU Serif"/>
          <w:sz w:val="26"/>
          <w:rPrChange w:id="22" w:author="Fife,Austin N" w:date="2018-11-07T14:49:00Z">
            <w:rPr>
              <w:rFonts w:ascii="CMU Serif" w:hAnsi="CMU Serif" w:cs="CMU Serif"/>
              <w:sz w:val="24"/>
            </w:rPr>
          </w:rPrChange>
        </w:rPr>
        <w:t xml:space="preserve">managing </w:t>
      </w:r>
      <w:r w:rsidR="00AC3ECF" w:rsidRPr="009A1F47">
        <w:rPr>
          <w:rFonts w:ascii="CMU Serif" w:hAnsi="CMU Serif" w:cs="CMU Serif"/>
          <w:sz w:val="26"/>
          <w:rPrChange w:id="23" w:author="Fife,Austin N" w:date="2018-11-07T14:49:00Z">
            <w:rPr>
              <w:rFonts w:ascii="CMU Serif" w:hAnsi="CMU Serif" w:cs="CMU Serif"/>
              <w:sz w:val="24"/>
            </w:rPr>
          </w:rPrChange>
        </w:rPr>
        <w:t xml:space="preserve">populations of </w:t>
      </w:r>
      <w:r w:rsidRPr="009A1F47">
        <w:rPr>
          <w:rFonts w:ascii="CMU Serif" w:hAnsi="CMU Serif" w:cs="CMU Serif"/>
          <w:sz w:val="26"/>
          <w:rPrChange w:id="24" w:author="Fife,Austin N" w:date="2018-11-07T14:49:00Z">
            <w:rPr>
              <w:rFonts w:ascii="CMU Serif" w:hAnsi="CMU Serif" w:cs="CMU Serif"/>
              <w:sz w:val="24"/>
            </w:rPr>
          </w:rPrChange>
        </w:rPr>
        <w:t>the psyllid vector with insecticides. Host plant resistance to</w:t>
      </w:r>
      <w:r w:rsidR="00AC3ECF" w:rsidRPr="009A1F47">
        <w:rPr>
          <w:rFonts w:ascii="CMU Serif" w:hAnsi="CMU Serif" w:cs="CMU Serif"/>
          <w:sz w:val="26"/>
          <w:rPrChange w:id="25" w:author="Fife,Austin N" w:date="2018-11-07T14:49:00Z">
            <w:rPr>
              <w:rFonts w:ascii="CMU Serif" w:hAnsi="CMU Serif" w:cs="CMU Serif"/>
              <w:sz w:val="24"/>
            </w:rPr>
          </w:rPrChange>
        </w:rPr>
        <w:t xml:space="preserve"> </w:t>
      </w:r>
      <w:proofErr w:type="spellStart"/>
      <w:r w:rsidR="00AC3ECF" w:rsidRPr="009A1F47">
        <w:rPr>
          <w:rFonts w:ascii="CMU Serif" w:hAnsi="CMU Serif" w:cs="CMU Serif"/>
          <w:sz w:val="26"/>
          <w:rPrChange w:id="26" w:author="Fife,Austin N" w:date="2018-11-07T14:49:00Z">
            <w:rPr>
              <w:rFonts w:ascii="CMU Serif" w:hAnsi="CMU Serif" w:cs="CMU Serif"/>
              <w:sz w:val="24"/>
            </w:rPr>
          </w:rPrChange>
        </w:rPr>
        <w:t>Lso</w:t>
      </w:r>
      <w:proofErr w:type="spellEnd"/>
      <w:r w:rsidR="00AC3ECF" w:rsidRPr="009A1F47">
        <w:rPr>
          <w:rFonts w:ascii="CMU Serif" w:hAnsi="CMU Serif" w:cs="CMU Serif"/>
          <w:sz w:val="26"/>
          <w:rPrChange w:id="27" w:author="Fife,Austin N" w:date="2018-11-07T14:49:00Z">
            <w:rPr>
              <w:rFonts w:ascii="CMU Serif" w:hAnsi="CMU Serif" w:cs="CMU Serif"/>
              <w:sz w:val="24"/>
            </w:rPr>
          </w:rPrChange>
        </w:rPr>
        <w:t xml:space="preserve"> and</w:t>
      </w:r>
      <w:r w:rsidRPr="009A1F47">
        <w:rPr>
          <w:rFonts w:ascii="CMU Serif" w:hAnsi="CMU Serif" w:cs="CMU Serif"/>
          <w:sz w:val="26"/>
          <w:rPrChange w:id="28" w:author="Fife,Austin N" w:date="2018-11-07T14:49:00Z">
            <w:rPr>
              <w:rFonts w:ascii="CMU Serif" w:hAnsi="CMU Serif" w:cs="CMU Serif"/>
              <w:sz w:val="24"/>
            </w:rPr>
          </w:rPrChange>
        </w:rPr>
        <w:t xml:space="preserve"> ZC has been </w:t>
      </w:r>
      <w:r w:rsidR="00AC3ECF" w:rsidRPr="009A1F47">
        <w:rPr>
          <w:rFonts w:ascii="CMU Serif" w:hAnsi="CMU Serif" w:cs="CMU Serif"/>
          <w:sz w:val="26"/>
          <w:rPrChange w:id="29" w:author="Fife,Austin N" w:date="2018-11-07T14:49:00Z">
            <w:rPr>
              <w:rFonts w:ascii="CMU Serif" w:hAnsi="CMU Serif" w:cs="CMU Serif"/>
              <w:sz w:val="24"/>
            </w:rPr>
          </w:rPrChange>
        </w:rPr>
        <w:t>investigated</w:t>
      </w:r>
      <w:r w:rsidRPr="009A1F47">
        <w:rPr>
          <w:rFonts w:ascii="CMU Serif" w:hAnsi="CMU Serif" w:cs="CMU Serif"/>
          <w:sz w:val="26"/>
          <w:rPrChange w:id="30" w:author="Fife,Austin N" w:date="2018-11-07T14:49:00Z">
            <w:rPr>
              <w:rFonts w:ascii="CMU Serif" w:hAnsi="CMU Serif" w:cs="CMU Serif"/>
              <w:sz w:val="24"/>
            </w:rPr>
          </w:rPrChange>
        </w:rPr>
        <w:t xml:space="preserve">, but no commercial potato variety has been found </w:t>
      </w:r>
      <w:r w:rsidR="00AC3ECF" w:rsidRPr="009A1F47">
        <w:rPr>
          <w:rFonts w:ascii="CMU Serif" w:hAnsi="CMU Serif" w:cs="CMU Serif"/>
          <w:sz w:val="26"/>
          <w:rPrChange w:id="31" w:author="Fife,Austin N" w:date="2018-11-07T14:49:00Z">
            <w:rPr>
              <w:rFonts w:ascii="CMU Serif" w:hAnsi="CMU Serif" w:cs="CMU Serif"/>
              <w:sz w:val="24"/>
            </w:rPr>
          </w:rPrChange>
        </w:rPr>
        <w:t>resistant to the</w:t>
      </w:r>
      <w:r w:rsidRPr="009A1F47">
        <w:rPr>
          <w:rFonts w:ascii="CMU Serif" w:hAnsi="CMU Serif" w:cs="CMU Serif"/>
          <w:sz w:val="26"/>
          <w:rPrChange w:id="32" w:author="Fife,Austin N" w:date="2018-11-07T14:49:00Z">
            <w:rPr>
              <w:rFonts w:ascii="CMU Serif" w:hAnsi="CMU Serif" w:cs="CMU Serif"/>
              <w:sz w:val="24"/>
            </w:rPr>
          </w:rPrChange>
        </w:rPr>
        <w:t xml:space="preserve"> pathogen</w:t>
      </w:r>
      <w:r w:rsidR="00AC3ECF" w:rsidRPr="009A1F47">
        <w:rPr>
          <w:rFonts w:ascii="CMU Serif" w:hAnsi="CMU Serif" w:cs="CMU Serif"/>
          <w:sz w:val="26"/>
          <w:rPrChange w:id="33" w:author="Fife,Austin N" w:date="2018-11-07T14:49:00Z">
            <w:rPr>
              <w:rFonts w:ascii="CMU Serif" w:hAnsi="CMU Serif" w:cs="CMU Serif"/>
              <w:sz w:val="24"/>
            </w:rPr>
          </w:rPrChange>
        </w:rPr>
        <w:t xml:space="preserve"> or the </w:t>
      </w:r>
      <w:r w:rsidR="004205DC" w:rsidRPr="009A1F47">
        <w:rPr>
          <w:rFonts w:ascii="CMU Serif" w:hAnsi="CMU Serif" w:cs="CMU Serif"/>
          <w:sz w:val="26"/>
          <w:rPrChange w:id="34" w:author="Fife,Austin N" w:date="2018-11-07T14:49:00Z">
            <w:rPr>
              <w:rFonts w:ascii="CMU Serif" w:hAnsi="CMU Serif" w:cs="CMU Serif"/>
              <w:sz w:val="24"/>
            </w:rPr>
          </w:rPrChange>
        </w:rPr>
        <w:t>disease symptoms</w:t>
      </w:r>
      <w:r w:rsidRPr="009A1F47">
        <w:rPr>
          <w:rFonts w:ascii="CMU Serif" w:hAnsi="CMU Serif" w:cs="CMU Serif"/>
          <w:sz w:val="26"/>
          <w:rPrChange w:id="35" w:author="Fife,Austin N" w:date="2018-11-07T14:49:00Z">
            <w:rPr>
              <w:rFonts w:ascii="CMU Serif" w:hAnsi="CMU Serif" w:cs="CMU Serif"/>
              <w:sz w:val="24"/>
            </w:rPr>
          </w:rPrChange>
        </w:rPr>
        <w:t xml:space="preserve">. Three </w:t>
      </w:r>
      <w:proofErr w:type="spellStart"/>
      <w:r w:rsidRPr="009A1F47">
        <w:rPr>
          <w:rFonts w:ascii="CMU Serif" w:hAnsi="CMU Serif" w:cs="CMU Serif"/>
          <w:sz w:val="26"/>
          <w:rPrChange w:id="36" w:author="Fife,Austin N" w:date="2018-11-07T14:49:00Z">
            <w:rPr>
              <w:rFonts w:ascii="CMU Serif" w:hAnsi="CMU Serif" w:cs="CMU Serif"/>
              <w:sz w:val="24"/>
            </w:rPr>
          </w:rPrChange>
        </w:rPr>
        <w:t>Lso</w:t>
      </w:r>
      <w:proofErr w:type="spellEnd"/>
      <w:r w:rsidRPr="009A1F47">
        <w:rPr>
          <w:rFonts w:ascii="CMU Serif" w:hAnsi="CMU Serif" w:cs="CMU Serif"/>
          <w:sz w:val="26"/>
          <w:rPrChange w:id="37" w:author="Fife,Austin N" w:date="2018-11-07T14:49:00Z">
            <w:rPr>
              <w:rFonts w:ascii="CMU Serif" w:hAnsi="CMU Serif" w:cs="CMU Serif"/>
              <w:sz w:val="24"/>
            </w:rPr>
          </w:rPrChange>
        </w:rPr>
        <w:t xml:space="preserve">-resistant breeding clones </w:t>
      </w:r>
      <w:r w:rsidR="00AC3ECF" w:rsidRPr="009A1F47">
        <w:rPr>
          <w:rFonts w:ascii="CMU Serif" w:hAnsi="CMU Serif" w:cs="CMU Serif"/>
          <w:sz w:val="26"/>
          <w:rPrChange w:id="38" w:author="Fife,Austin N" w:date="2018-11-07T14:49:00Z">
            <w:rPr>
              <w:rFonts w:ascii="CMU Serif" w:hAnsi="CMU Serif" w:cs="CMU Serif"/>
              <w:sz w:val="24"/>
            </w:rPr>
          </w:rPrChange>
        </w:rPr>
        <w:t xml:space="preserve">with reduced ZC symptoms have been </w:t>
      </w:r>
      <w:r w:rsidRPr="009A1F47">
        <w:rPr>
          <w:rFonts w:ascii="CMU Serif" w:hAnsi="CMU Serif" w:cs="CMU Serif"/>
          <w:sz w:val="26"/>
          <w:rPrChange w:id="39" w:author="Fife,Austin N" w:date="2018-11-07T14:49:00Z">
            <w:rPr>
              <w:rFonts w:ascii="CMU Serif" w:hAnsi="CMU Serif" w:cs="CMU Serif"/>
              <w:sz w:val="24"/>
            </w:rPr>
          </w:rPrChange>
        </w:rPr>
        <w:t>derived from</w:t>
      </w:r>
      <w:r w:rsidR="00AC3ECF" w:rsidRPr="009A1F47">
        <w:rPr>
          <w:rFonts w:ascii="CMU Serif" w:hAnsi="CMU Serif" w:cs="CMU Serif"/>
          <w:sz w:val="26"/>
          <w:rPrChange w:id="40" w:author="Fife,Austin N" w:date="2018-11-07T14:49:00Z">
            <w:rPr>
              <w:rFonts w:ascii="CMU Serif" w:hAnsi="CMU Serif" w:cs="CMU Serif"/>
              <w:sz w:val="24"/>
            </w:rPr>
          </w:rPrChange>
        </w:rPr>
        <w:t xml:space="preserve"> a wild potato variety</w:t>
      </w:r>
      <w:r w:rsidRPr="009A1F47">
        <w:rPr>
          <w:rFonts w:ascii="CMU Serif" w:hAnsi="CMU Serif" w:cs="CMU Serif"/>
          <w:sz w:val="26"/>
          <w:rPrChange w:id="41" w:author="Fife,Austin N" w:date="2018-11-07T14:49:00Z">
            <w:rPr>
              <w:rFonts w:ascii="CMU Serif" w:hAnsi="CMU Serif" w:cs="CMU Serif"/>
              <w:sz w:val="24"/>
            </w:rPr>
          </w:rPrChange>
        </w:rPr>
        <w:t xml:space="preserve"> </w:t>
      </w:r>
      <w:r w:rsidRPr="009A1F47">
        <w:rPr>
          <w:rFonts w:ascii="CMU Serif" w:hAnsi="CMU Serif" w:cs="CMU Serif"/>
          <w:i/>
          <w:sz w:val="26"/>
          <w:rPrChange w:id="42" w:author="Fife,Austin N" w:date="2018-11-07T14:49:00Z">
            <w:rPr>
              <w:rFonts w:ascii="CMU Serif" w:hAnsi="CMU Serif" w:cs="CMU Serif"/>
              <w:i/>
              <w:sz w:val="24"/>
            </w:rPr>
          </w:rPrChange>
        </w:rPr>
        <w:t xml:space="preserve">Solanum </w:t>
      </w:r>
      <w:proofErr w:type="spellStart"/>
      <w:r w:rsidRPr="009A1F47">
        <w:rPr>
          <w:rFonts w:ascii="CMU Serif" w:hAnsi="CMU Serif" w:cs="CMU Serif"/>
          <w:i/>
          <w:sz w:val="26"/>
          <w:rPrChange w:id="43" w:author="Fife,Austin N" w:date="2018-11-07T14:49:00Z">
            <w:rPr>
              <w:rFonts w:ascii="CMU Serif" w:hAnsi="CMU Serif" w:cs="CMU Serif"/>
              <w:i/>
              <w:sz w:val="24"/>
            </w:rPr>
          </w:rPrChange>
        </w:rPr>
        <w:t>chacoense</w:t>
      </w:r>
      <w:proofErr w:type="spellEnd"/>
      <w:r w:rsidRPr="009A1F47">
        <w:rPr>
          <w:rFonts w:ascii="CMU Serif" w:hAnsi="CMU Serif" w:cs="CMU Serif"/>
          <w:sz w:val="26"/>
          <w:rPrChange w:id="44" w:author="Fife,Austin N" w:date="2018-11-07T14:49:00Z">
            <w:rPr>
              <w:rFonts w:ascii="CMU Serif" w:hAnsi="CMU Serif" w:cs="CMU Serif"/>
              <w:sz w:val="24"/>
            </w:rPr>
          </w:rPrChange>
        </w:rPr>
        <w:t xml:space="preserve"> </w:t>
      </w:r>
      <w:r w:rsidR="00F132BA" w:rsidRPr="009A1F47">
        <w:rPr>
          <w:rFonts w:ascii="CMU Serif" w:hAnsi="CMU Serif" w:cs="CMU Serif"/>
          <w:sz w:val="26"/>
          <w:rPrChange w:id="45" w:author="Fife,Austin N" w:date="2018-11-07T14:49:00Z">
            <w:rPr>
              <w:rFonts w:ascii="CMU Serif" w:hAnsi="CMU Serif" w:cs="CMU Serif"/>
              <w:sz w:val="24"/>
            </w:rPr>
          </w:rPrChange>
        </w:rPr>
        <w:t>Bitter</w:t>
      </w:r>
      <w:r w:rsidRPr="009A1F47">
        <w:rPr>
          <w:rFonts w:ascii="CMU Serif" w:hAnsi="CMU Serif" w:cs="CMU Serif"/>
          <w:sz w:val="26"/>
          <w:rPrChange w:id="46" w:author="Fife,Austin N" w:date="2018-11-07T14:49:00Z">
            <w:rPr>
              <w:rFonts w:ascii="CMU Serif" w:hAnsi="CMU Serif" w:cs="CMU Serif"/>
              <w:sz w:val="24"/>
            </w:rPr>
          </w:rPrChange>
        </w:rPr>
        <w:t xml:space="preserve">. </w:t>
      </w:r>
      <w:r w:rsidR="00AC3ECF" w:rsidRPr="009A1F47">
        <w:rPr>
          <w:rFonts w:ascii="CMU Serif" w:hAnsi="CMU Serif" w:cs="CMU Serif"/>
          <w:sz w:val="26"/>
          <w:rPrChange w:id="47" w:author="Fife,Austin N" w:date="2018-11-07T14:49:00Z">
            <w:rPr>
              <w:rFonts w:ascii="CMU Serif" w:hAnsi="CMU Serif" w:cs="CMU Serif"/>
              <w:sz w:val="24"/>
            </w:rPr>
          </w:rPrChange>
        </w:rPr>
        <w:t>Our study was designed</w:t>
      </w:r>
      <w:r w:rsidRPr="009A1F47">
        <w:rPr>
          <w:rFonts w:ascii="CMU Serif" w:hAnsi="CMU Serif" w:cs="CMU Serif"/>
          <w:sz w:val="26"/>
          <w:rPrChange w:id="48" w:author="Fife,Austin N" w:date="2018-11-07T14:49:00Z">
            <w:rPr>
              <w:rFonts w:ascii="CMU Serif" w:hAnsi="CMU Serif" w:cs="CMU Serif"/>
              <w:sz w:val="24"/>
            </w:rPr>
          </w:rPrChange>
        </w:rPr>
        <w:t xml:space="preserve"> to screen </w:t>
      </w:r>
      <w:r w:rsidR="00AC3ECF" w:rsidRPr="009A1F47">
        <w:rPr>
          <w:rFonts w:ascii="CMU Serif" w:hAnsi="CMU Serif" w:cs="CMU Serif"/>
          <w:sz w:val="26"/>
          <w:rPrChange w:id="49" w:author="Fife,Austin N" w:date="2018-11-07T14:49:00Z">
            <w:rPr>
              <w:rFonts w:ascii="CMU Serif" w:hAnsi="CMU Serif" w:cs="CMU Serif"/>
              <w:sz w:val="24"/>
            </w:rPr>
          </w:rPrChange>
        </w:rPr>
        <w:t xml:space="preserve">these germplasms </w:t>
      </w:r>
      <w:r w:rsidRPr="009A1F47">
        <w:rPr>
          <w:rFonts w:ascii="CMU Serif" w:hAnsi="CMU Serif" w:cs="CMU Serif"/>
          <w:sz w:val="26"/>
          <w:rPrChange w:id="50" w:author="Fife,Austin N" w:date="2018-11-07T14:49:00Z">
            <w:rPr>
              <w:rFonts w:ascii="CMU Serif" w:hAnsi="CMU Serif" w:cs="CMU Serif"/>
              <w:sz w:val="24"/>
            </w:rPr>
          </w:rPrChange>
        </w:rPr>
        <w:t xml:space="preserve">for </w:t>
      </w:r>
      <w:r w:rsidR="00AC3ECF" w:rsidRPr="009A1F47">
        <w:rPr>
          <w:rFonts w:ascii="CMU Serif" w:hAnsi="CMU Serif" w:cs="CMU Serif"/>
          <w:sz w:val="26"/>
          <w:rPrChange w:id="51" w:author="Fife,Austin N" w:date="2018-11-07T14:49:00Z">
            <w:rPr>
              <w:rFonts w:ascii="CMU Serif" w:hAnsi="CMU Serif" w:cs="CMU Serif"/>
              <w:sz w:val="24"/>
            </w:rPr>
          </w:rPrChange>
        </w:rPr>
        <w:t xml:space="preserve">their effects on the psyllid’s host acceptance behavior and fecundity. </w:t>
      </w:r>
      <w:r w:rsidRPr="009A1F47">
        <w:rPr>
          <w:rFonts w:ascii="CMU Serif" w:hAnsi="CMU Serif" w:cs="CMU Serif"/>
          <w:sz w:val="26"/>
          <w:rPrChange w:id="52" w:author="Fife,Austin N" w:date="2018-11-07T14:49:00Z">
            <w:rPr>
              <w:rFonts w:ascii="CMU Serif" w:hAnsi="CMU Serif" w:cs="CMU Serif"/>
              <w:sz w:val="24"/>
            </w:rPr>
          </w:rPrChange>
        </w:rPr>
        <w:t xml:space="preserve"> </w:t>
      </w:r>
      <w:r w:rsidR="00AC3ECF" w:rsidRPr="009A1F47">
        <w:rPr>
          <w:rFonts w:ascii="CMU Serif" w:hAnsi="CMU Serif" w:cs="CMU Serif"/>
          <w:sz w:val="26"/>
          <w:rPrChange w:id="53" w:author="Fife,Austin N" w:date="2018-11-07T14:49:00Z">
            <w:rPr>
              <w:rFonts w:ascii="CMU Serif" w:hAnsi="CMU Serif" w:cs="CMU Serif"/>
              <w:sz w:val="24"/>
            </w:rPr>
          </w:rPrChange>
        </w:rPr>
        <w:t xml:space="preserve">The breeding clones selected were: </w:t>
      </w:r>
      <w:r w:rsidR="00F132BA" w:rsidRPr="009A1F47">
        <w:rPr>
          <w:rFonts w:ascii="CMU Serif" w:hAnsi="CMU Serif" w:cs="CMU Serif"/>
          <w:sz w:val="26"/>
          <w:rPrChange w:id="54" w:author="Fife,Austin N" w:date="2018-11-07T14:49:00Z">
            <w:rPr>
              <w:rFonts w:ascii="CMU Serif" w:hAnsi="CMU Serif" w:cs="CMU Serif"/>
              <w:sz w:val="24"/>
            </w:rPr>
          </w:rPrChange>
        </w:rPr>
        <w:t>‘</w:t>
      </w:r>
      <w:r w:rsidRPr="009A1F47">
        <w:rPr>
          <w:rFonts w:ascii="CMU Serif" w:hAnsi="CMU Serif" w:cs="CMU Serif"/>
          <w:sz w:val="26"/>
          <w:rPrChange w:id="55" w:author="Fife,Austin N" w:date="2018-11-07T14:49:00Z">
            <w:rPr>
              <w:rFonts w:ascii="CMU Serif" w:hAnsi="CMU Serif" w:cs="CMU Serif"/>
              <w:sz w:val="24"/>
            </w:rPr>
          </w:rPrChange>
        </w:rPr>
        <w:t>A07781-10LB</w:t>
      </w:r>
      <w:r w:rsidR="00F132BA" w:rsidRPr="009A1F47">
        <w:rPr>
          <w:rFonts w:ascii="CMU Serif" w:hAnsi="CMU Serif" w:cs="CMU Serif"/>
          <w:sz w:val="26"/>
          <w:rPrChange w:id="56" w:author="Fife,Austin N" w:date="2018-11-07T14:49:00Z">
            <w:rPr>
              <w:rFonts w:ascii="CMU Serif" w:hAnsi="CMU Serif" w:cs="CMU Serif"/>
              <w:sz w:val="24"/>
            </w:rPr>
          </w:rPrChange>
        </w:rPr>
        <w:t>’</w:t>
      </w:r>
      <w:del w:id="57" w:author="Fife,Austin N" w:date="2018-11-07T14:51:00Z">
        <w:r w:rsidRPr="009A1F47" w:rsidDel="00966C6D">
          <w:rPr>
            <w:rFonts w:ascii="CMU Serif" w:hAnsi="CMU Serif" w:cs="CMU Serif"/>
            <w:sz w:val="26"/>
            <w:rPrChange w:id="58" w:author="Fife,Austin N" w:date="2018-11-07T14:49:00Z">
              <w:rPr>
                <w:rFonts w:ascii="CMU Serif" w:hAnsi="CMU Serif" w:cs="CMU Serif"/>
                <w:sz w:val="24"/>
              </w:rPr>
            </w:rPrChange>
          </w:rPr>
          <w:delText xml:space="preserve"> (</w:delText>
        </w:r>
        <w:r w:rsidR="00F132BA" w:rsidRPr="009A1F47" w:rsidDel="00966C6D">
          <w:rPr>
            <w:rFonts w:ascii="CMU Serif" w:hAnsi="CMU Serif" w:cs="CMU Serif"/>
            <w:sz w:val="26"/>
            <w:rPrChange w:id="59" w:author="Fife,Austin N" w:date="2018-11-07T14:49:00Z">
              <w:rPr>
                <w:rFonts w:ascii="CMU Serif" w:hAnsi="CMU Serif" w:cs="CMU Serif"/>
                <w:sz w:val="24"/>
              </w:rPr>
            </w:rPrChange>
          </w:rPr>
          <w:delText>‘</w:delText>
        </w:r>
        <w:r w:rsidRPr="009A1F47" w:rsidDel="00966C6D">
          <w:rPr>
            <w:rFonts w:ascii="CMU Serif" w:hAnsi="CMU Serif" w:cs="CMU Serif"/>
            <w:sz w:val="26"/>
            <w:rPrChange w:id="60" w:author="Fife,Austin N" w:date="2018-11-07T14:49:00Z">
              <w:rPr>
                <w:rFonts w:ascii="CMU Serif" w:hAnsi="CMU Serif" w:cs="CMU Serif"/>
                <w:sz w:val="24"/>
              </w:rPr>
            </w:rPrChange>
          </w:rPr>
          <w:delText>10LB</w:delText>
        </w:r>
        <w:r w:rsidR="00F132BA" w:rsidRPr="009A1F47" w:rsidDel="00966C6D">
          <w:rPr>
            <w:rFonts w:ascii="CMU Serif" w:hAnsi="CMU Serif" w:cs="CMU Serif"/>
            <w:sz w:val="26"/>
            <w:rPrChange w:id="61" w:author="Fife,Austin N" w:date="2018-11-07T14:49:00Z">
              <w:rPr>
                <w:rFonts w:ascii="CMU Serif" w:hAnsi="CMU Serif" w:cs="CMU Serif"/>
                <w:sz w:val="24"/>
              </w:rPr>
            </w:rPrChange>
          </w:rPr>
          <w:delText>’</w:delText>
        </w:r>
        <w:r w:rsidRPr="009A1F47" w:rsidDel="00966C6D">
          <w:rPr>
            <w:rFonts w:ascii="CMU Serif" w:hAnsi="CMU Serif" w:cs="CMU Serif"/>
            <w:sz w:val="26"/>
            <w:rPrChange w:id="62" w:author="Fife,Austin N" w:date="2018-11-07T14:49:00Z">
              <w:rPr>
                <w:rFonts w:ascii="CMU Serif" w:hAnsi="CMU Serif" w:cs="CMU Serif"/>
                <w:sz w:val="24"/>
              </w:rPr>
            </w:rPrChange>
          </w:rPr>
          <w:delText>)</w:delText>
        </w:r>
      </w:del>
      <w:r w:rsidRPr="009A1F47">
        <w:rPr>
          <w:rFonts w:ascii="CMU Serif" w:hAnsi="CMU Serif" w:cs="CMU Serif"/>
          <w:sz w:val="26"/>
          <w:rPrChange w:id="63" w:author="Fife,Austin N" w:date="2018-11-07T14:49:00Z">
            <w:rPr>
              <w:rFonts w:ascii="CMU Serif" w:hAnsi="CMU Serif" w:cs="CMU Serif"/>
              <w:sz w:val="24"/>
            </w:rPr>
          </w:rPrChange>
        </w:rPr>
        <w:t xml:space="preserve">, </w:t>
      </w:r>
      <w:r w:rsidR="00F132BA" w:rsidRPr="009A1F47">
        <w:rPr>
          <w:rFonts w:ascii="CMU Serif" w:hAnsi="CMU Serif" w:cs="CMU Serif"/>
          <w:sz w:val="26"/>
          <w:rPrChange w:id="64" w:author="Fife,Austin N" w:date="2018-11-07T14:49:00Z">
            <w:rPr>
              <w:rFonts w:ascii="CMU Serif" w:hAnsi="CMU Serif" w:cs="CMU Serif"/>
              <w:sz w:val="24"/>
            </w:rPr>
          </w:rPrChange>
        </w:rPr>
        <w:t>‘</w:t>
      </w:r>
      <w:r w:rsidRPr="009A1F47">
        <w:rPr>
          <w:rFonts w:ascii="CMU Serif" w:hAnsi="CMU Serif" w:cs="CMU Serif"/>
          <w:sz w:val="26"/>
          <w:rPrChange w:id="65" w:author="Fife,Austin N" w:date="2018-11-07T14:49:00Z">
            <w:rPr>
              <w:rFonts w:ascii="CMU Serif" w:hAnsi="CMU Serif" w:cs="CMU Serif"/>
              <w:sz w:val="24"/>
            </w:rPr>
          </w:rPrChange>
        </w:rPr>
        <w:t>A07781-3LB</w:t>
      </w:r>
      <w:r w:rsidR="00F132BA" w:rsidRPr="009A1F47">
        <w:rPr>
          <w:rFonts w:ascii="CMU Serif" w:hAnsi="CMU Serif" w:cs="CMU Serif"/>
          <w:sz w:val="26"/>
          <w:rPrChange w:id="66" w:author="Fife,Austin N" w:date="2018-11-07T14:49:00Z">
            <w:rPr>
              <w:rFonts w:ascii="CMU Serif" w:hAnsi="CMU Serif" w:cs="CMU Serif"/>
              <w:sz w:val="24"/>
            </w:rPr>
          </w:rPrChange>
        </w:rPr>
        <w:t>’</w:t>
      </w:r>
      <w:r w:rsidRPr="009A1F47">
        <w:rPr>
          <w:rFonts w:ascii="CMU Serif" w:hAnsi="CMU Serif" w:cs="CMU Serif"/>
          <w:sz w:val="26"/>
          <w:rPrChange w:id="67" w:author="Fife,Austin N" w:date="2018-11-07T14:49:00Z">
            <w:rPr>
              <w:rFonts w:ascii="CMU Serif" w:hAnsi="CMU Serif" w:cs="CMU Serif"/>
              <w:sz w:val="24"/>
            </w:rPr>
          </w:rPrChange>
        </w:rPr>
        <w:t xml:space="preserve"> </w:t>
      </w:r>
      <w:del w:id="68" w:author="Fife,Austin N" w:date="2018-11-07T14:51:00Z">
        <w:r w:rsidRPr="009A1F47" w:rsidDel="00966C6D">
          <w:rPr>
            <w:rFonts w:ascii="CMU Serif" w:hAnsi="CMU Serif" w:cs="CMU Serif"/>
            <w:sz w:val="26"/>
            <w:rPrChange w:id="69" w:author="Fife,Austin N" w:date="2018-11-07T14:49:00Z">
              <w:rPr>
                <w:rFonts w:ascii="CMU Serif" w:hAnsi="CMU Serif" w:cs="CMU Serif"/>
                <w:sz w:val="24"/>
              </w:rPr>
            </w:rPrChange>
          </w:rPr>
          <w:delText>(</w:delText>
        </w:r>
        <w:r w:rsidR="00F132BA" w:rsidRPr="009A1F47" w:rsidDel="00966C6D">
          <w:rPr>
            <w:rFonts w:ascii="CMU Serif" w:hAnsi="CMU Serif" w:cs="CMU Serif"/>
            <w:sz w:val="26"/>
            <w:rPrChange w:id="70" w:author="Fife,Austin N" w:date="2018-11-07T14:49:00Z">
              <w:rPr>
                <w:rFonts w:ascii="CMU Serif" w:hAnsi="CMU Serif" w:cs="CMU Serif"/>
                <w:sz w:val="24"/>
              </w:rPr>
            </w:rPrChange>
          </w:rPr>
          <w:delText>‘</w:delText>
        </w:r>
        <w:r w:rsidRPr="009A1F47" w:rsidDel="00966C6D">
          <w:rPr>
            <w:rFonts w:ascii="CMU Serif" w:hAnsi="CMU Serif" w:cs="CMU Serif"/>
            <w:sz w:val="26"/>
            <w:rPrChange w:id="71" w:author="Fife,Austin N" w:date="2018-11-07T14:49:00Z">
              <w:rPr>
                <w:rFonts w:ascii="CMU Serif" w:hAnsi="CMU Serif" w:cs="CMU Serif"/>
                <w:sz w:val="24"/>
              </w:rPr>
            </w:rPrChange>
          </w:rPr>
          <w:delText>3LB</w:delText>
        </w:r>
        <w:r w:rsidR="00F132BA" w:rsidRPr="009A1F47" w:rsidDel="00966C6D">
          <w:rPr>
            <w:rFonts w:ascii="CMU Serif" w:hAnsi="CMU Serif" w:cs="CMU Serif"/>
            <w:sz w:val="26"/>
            <w:rPrChange w:id="72" w:author="Fife,Austin N" w:date="2018-11-07T14:49:00Z">
              <w:rPr>
                <w:rFonts w:ascii="CMU Serif" w:hAnsi="CMU Serif" w:cs="CMU Serif"/>
                <w:sz w:val="24"/>
              </w:rPr>
            </w:rPrChange>
          </w:rPr>
          <w:delText>’</w:delText>
        </w:r>
        <w:r w:rsidRPr="009A1F47" w:rsidDel="00966C6D">
          <w:rPr>
            <w:rFonts w:ascii="CMU Serif" w:hAnsi="CMU Serif" w:cs="CMU Serif"/>
            <w:sz w:val="26"/>
            <w:rPrChange w:id="73" w:author="Fife,Austin N" w:date="2018-11-07T14:49:00Z">
              <w:rPr>
                <w:rFonts w:ascii="CMU Serif" w:hAnsi="CMU Serif" w:cs="CMU Serif"/>
                <w:sz w:val="24"/>
              </w:rPr>
            </w:rPrChange>
          </w:rPr>
          <w:delText>)</w:delText>
        </w:r>
      </w:del>
      <w:r w:rsidRPr="009A1F47">
        <w:rPr>
          <w:rFonts w:ascii="CMU Serif" w:hAnsi="CMU Serif" w:cs="CMU Serif"/>
          <w:sz w:val="26"/>
          <w:rPrChange w:id="74" w:author="Fife,Austin N" w:date="2018-11-07T14:49:00Z">
            <w:rPr>
              <w:rFonts w:ascii="CMU Serif" w:hAnsi="CMU Serif" w:cs="CMU Serif"/>
              <w:sz w:val="24"/>
            </w:rPr>
          </w:rPrChange>
        </w:rPr>
        <w:t xml:space="preserve"> and </w:t>
      </w:r>
      <w:r w:rsidR="00F132BA" w:rsidRPr="009A1F47">
        <w:rPr>
          <w:rFonts w:ascii="CMU Serif" w:hAnsi="CMU Serif" w:cs="CMU Serif"/>
          <w:sz w:val="26"/>
          <w:rPrChange w:id="75" w:author="Fife,Austin N" w:date="2018-11-07T14:49:00Z">
            <w:rPr>
              <w:rFonts w:ascii="CMU Serif" w:hAnsi="CMU Serif" w:cs="CMU Serif"/>
              <w:sz w:val="24"/>
            </w:rPr>
          </w:rPrChange>
        </w:rPr>
        <w:t>‘</w:t>
      </w:r>
      <w:r w:rsidRPr="009A1F47">
        <w:rPr>
          <w:rFonts w:ascii="CMU Serif" w:hAnsi="CMU Serif" w:cs="CMU Serif"/>
          <w:sz w:val="26"/>
          <w:rPrChange w:id="76" w:author="Fife,Austin N" w:date="2018-11-07T14:49:00Z">
            <w:rPr>
              <w:rFonts w:ascii="CMU Serif" w:hAnsi="CMU Serif" w:cs="CMU Serif"/>
              <w:sz w:val="24"/>
            </w:rPr>
          </w:rPrChange>
        </w:rPr>
        <w:t>A07781-4LB</w:t>
      </w:r>
      <w:r w:rsidR="00F132BA" w:rsidRPr="009A1F47">
        <w:rPr>
          <w:rFonts w:ascii="CMU Serif" w:hAnsi="CMU Serif" w:cs="CMU Serif"/>
          <w:sz w:val="26"/>
          <w:rPrChange w:id="77" w:author="Fife,Austin N" w:date="2018-11-07T14:49:00Z">
            <w:rPr>
              <w:rFonts w:ascii="CMU Serif" w:hAnsi="CMU Serif" w:cs="CMU Serif"/>
              <w:sz w:val="24"/>
            </w:rPr>
          </w:rPrChange>
        </w:rPr>
        <w:t>’</w:t>
      </w:r>
      <w:del w:id="78" w:author="Fife,Austin N" w:date="2018-11-07T14:51:00Z">
        <w:r w:rsidRPr="009A1F47" w:rsidDel="00966C6D">
          <w:rPr>
            <w:rFonts w:ascii="CMU Serif" w:hAnsi="CMU Serif" w:cs="CMU Serif"/>
            <w:sz w:val="26"/>
            <w:rPrChange w:id="79" w:author="Fife,Austin N" w:date="2018-11-07T14:49:00Z">
              <w:rPr>
                <w:rFonts w:ascii="CMU Serif" w:hAnsi="CMU Serif" w:cs="CMU Serif"/>
                <w:sz w:val="24"/>
              </w:rPr>
            </w:rPrChange>
          </w:rPr>
          <w:delText xml:space="preserve"> (</w:delText>
        </w:r>
        <w:r w:rsidR="00F132BA" w:rsidRPr="009A1F47" w:rsidDel="00966C6D">
          <w:rPr>
            <w:rFonts w:ascii="CMU Serif" w:hAnsi="CMU Serif" w:cs="CMU Serif"/>
            <w:sz w:val="26"/>
            <w:rPrChange w:id="80" w:author="Fife,Austin N" w:date="2018-11-07T14:49:00Z">
              <w:rPr>
                <w:rFonts w:ascii="CMU Serif" w:hAnsi="CMU Serif" w:cs="CMU Serif"/>
                <w:sz w:val="24"/>
              </w:rPr>
            </w:rPrChange>
          </w:rPr>
          <w:delText>‘</w:delText>
        </w:r>
        <w:r w:rsidRPr="009A1F47" w:rsidDel="00966C6D">
          <w:rPr>
            <w:rFonts w:ascii="CMU Serif" w:hAnsi="CMU Serif" w:cs="CMU Serif"/>
            <w:sz w:val="26"/>
            <w:rPrChange w:id="81" w:author="Fife,Austin N" w:date="2018-11-07T14:49:00Z">
              <w:rPr>
                <w:rFonts w:ascii="CMU Serif" w:hAnsi="CMU Serif" w:cs="CMU Serif"/>
                <w:sz w:val="24"/>
              </w:rPr>
            </w:rPrChange>
          </w:rPr>
          <w:delText>4LB</w:delText>
        </w:r>
        <w:r w:rsidR="00F132BA" w:rsidRPr="009A1F47" w:rsidDel="00966C6D">
          <w:rPr>
            <w:rFonts w:ascii="CMU Serif" w:hAnsi="CMU Serif" w:cs="CMU Serif"/>
            <w:sz w:val="26"/>
            <w:rPrChange w:id="82" w:author="Fife,Austin N" w:date="2018-11-07T14:49:00Z">
              <w:rPr>
                <w:rFonts w:ascii="CMU Serif" w:hAnsi="CMU Serif" w:cs="CMU Serif"/>
                <w:sz w:val="24"/>
              </w:rPr>
            </w:rPrChange>
          </w:rPr>
          <w:delText>’</w:delText>
        </w:r>
        <w:r w:rsidRPr="009A1F47" w:rsidDel="00966C6D">
          <w:rPr>
            <w:rFonts w:ascii="CMU Serif" w:hAnsi="CMU Serif" w:cs="CMU Serif"/>
            <w:sz w:val="26"/>
            <w:rPrChange w:id="83" w:author="Fife,Austin N" w:date="2018-11-07T14:49:00Z">
              <w:rPr>
                <w:rFonts w:ascii="CMU Serif" w:hAnsi="CMU Serif" w:cs="CMU Serif"/>
                <w:sz w:val="24"/>
              </w:rPr>
            </w:rPrChange>
          </w:rPr>
          <w:delText>)</w:delText>
        </w:r>
      </w:del>
      <w:r w:rsidRPr="009A1F47">
        <w:rPr>
          <w:rFonts w:ascii="CMU Serif" w:hAnsi="CMU Serif" w:cs="CMU Serif"/>
          <w:sz w:val="26"/>
          <w:rPrChange w:id="84" w:author="Fife,Austin N" w:date="2018-11-07T14:49:00Z">
            <w:rPr>
              <w:rFonts w:ascii="CMU Serif" w:hAnsi="CMU Serif" w:cs="CMU Serif"/>
              <w:sz w:val="24"/>
            </w:rPr>
          </w:rPrChange>
        </w:rPr>
        <w:t>. ‘Russet Burbank’ (</w:t>
      </w:r>
      <w:r w:rsidRPr="009A1F47">
        <w:rPr>
          <w:rFonts w:ascii="CMU Serif" w:hAnsi="CMU Serif" w:cs="CMU Serif"/>
          <w:i/>
          <w:sz w:val="26"/>
          <w:rPrChange w:id="85" w:author="Fife,Austin N" w:date="2018-11-07T14:49:00Z">
            <w:rPr>
              <w:rFonts w:ascii="CMU Serif" w:hAnsi="CMU Serif" w:cs="CMU Serif"/>
              <w:i/>
              <w:sz w:val="24"/>
            </w:rPr>
          </w:rPrChange>
        </w:rPr>
        <w:t xml:space="preserve">Solanum </w:t>
      </w:r>
      <w:proofErr w:type="gramStart"/>
      <w:r w:rsidRPr="009A1F47">
        <w:rPr>
          <w:rFonts w:ascii="CMU Serif" w:hAnsi="CMU Serif" w:cs="CMU Serif"/>
          <w:i/>
          <w:sz w:val="26"/>
          <w:rPrChange w:id="86" w:author="Fife,Austin N" w:date="2018-11-07T14:49:00Z">
            <w:rPr>
              <w:rFonts w:ascii="CMU Serif" w:hAnsi="CMU Serif" w:cs="CMU Serif"/>
              <w:i/>
              <w:sz w:val="24"/>
            </w:rPr>
          </w:rPrChange>
        </w:rPr>
        <w:t>tuberosum</w:t>
      </w:r>
      <w:r w:rsidRPr="009A1F47">
        <w:rPr>
          <w:rFonts w:ascii="CMU Serif" w:hAnsi="CMU Serif" w:cs="CMU Serif"/>
          <w:sz w:val="26"/>
          <w:rPrChange w:id="87" w:author="Fife,Austin N" w:date="2018-11-07T14:49:00Z">
            <w:rPr>
              <w:rFonts w:ascii="CMU Serif" w:hAnsi="CMU Serif" w:cs="CMU Serif"/>
              <w:sz w:val="24"/>
            </w:rPr>
          </w:rPrChange>
        </w:rPr>
        <w:t xml:space="preserve"> </w:t>
      </w:r>
      <w:r w:rsidR="00F132BA" w:rsidRPr="009A1F47">
        <w:rPr>
          <w:rFonts w:ascii="CMU Serif" w:hAnsi="CMU Serif" w:cs="CMU Serif"/>
          <w:sz w:val="26"/>
          <w:rPrChange w:id="88" w:author="Fife,Austin N" w:date="2018-11-07T14:49:00Z">
            <w:rPr>
              <w:rFonts w:ascii="CMU Serif" w:hAnsi="CMU Serif" w:cs="CMU Serif"/>
              <w:sz w:val="24"/>
            </w:rPr>
          </w:rPrChange>
        </w:rPr>
        <w:t xml:space="preserve"> L.</w:t>
      </w:r>
      <w:proofErr w:type="gramEnd"/>
      <w:r w:rsidR="00CD1E9C" w:rsidRPr="009A1F47">
        <w:rPr>
          <w:rFonts w:ascii="CMU Serif" w:hAnsi="CMU Serif" w:cs="CMU Serif"/>
          <w:sz w:val="26"/>
          <w:rPrChange w:id="89" w:author="Fife,Austin N" w:date="2018-11-07T14:49:00Z">
            <w:rPr>
              <w:rFonts w:ascii="CMU Serif" w:hAnsi="CMU Serif" w:cs="CMU Serif"/>
              <w:sz w:val="24"/>
            </w:rPr>
          </w:rPrChange>
        </w:rPr>
        <w:t>)</w:t>
      </w:r>
      <w:r w:rsidRPr="009A1F47">
        <w:rPr>
          <w:rFonts w:ascii="CMU Serif" w:hAnsi="CMU Serif" w:cs="CMU Serif"/>
          <w:sz w:val="26"/>
          <w:rPrChange w:id="90" w:author="Fife,Austin N" w:date="2018-11-07T14:49:00Z">
            <w:rPr>
              <w:rFonts w:ascii="CMU Serif" w:hAnsi="CMU Serif" w:cs="CMU Serif"/>
              <w:sz w:val="24"/>
            </w:rPr>
          </w:rPrChange>
        </w:rPr>
        <w:t xml:space="preserve"> was used as a</w:t>
      </w:r>
      <w:r w:rsidR="00AC3ECF" w:rsidRPr="009A1F47">
        <w:rPr>
          <w:rFonts w:ascii="CMU Serif" w:hAnsi="CMU Serif" w:cs="CMU Serif"/>
          <w:sz w:val="26"/>
          <w:rPrChange w:id="91" w:author="Fife,Austin N" w:date="2018-11-07T14:49:00Z">
            <w:rPr>
              <w:rFonts w:ascii="CMU Serif" w:hAnsi="CMU Serif" w:cs="CMU Serif"/>
              <w:sz w:val="24"/>
            </w:rPr>
          </w:rPrChange>
        </w:rPr>
        <w:t xml:space="preserve"> </w:t>
      </w:r>
      <w:proofErr w:type="spellStart"/>
      <w:r w:rsidR="00AC3ECF" w:rsidRPr="009A1F47">
        <w:rPr>
          <w:rFonts w:ascii="CMU Serif" w:hAnsi="CMU Serif" w:cs="CMU Serif"/>
          <w:sz w:val="26"/>
          <w:rPrChange w:id="92" w:author="Fife,Austin N" w:date="2018-11-07T14:49:00Z">
            <w:rPr>
              <w:rFonts w:ascii="CMU Serif" w:hAnsi="CMU Serif" w:cs="CMU Serif"/>
              <w:sz w:val="24"/>
            </w:rPr>
          </w:rPrChange>
        </w:rPr>
        <w:t>Lso</w:t>
      </w:r>
      <w:proofErr w:type="spellEnd"/>
      <w:r w:rsidR="00AC3ECF" w:rsidRPr="009A1F47">
        <w:rPr>
          <w:rFonts w:ascii="CMU Serif" w:hAnsi="CMU Serif" w:cs="CMU Serif"/>
          <w:sz w:val="26"/>
          <w:rPrChange w:id="93" w:author="Fife,Austin N" w:date="2018-11-07T14:49:00Z">
            <w:rPr>
              <w:rFonts w:ascii="CMU Serif" w:hAnsi="CMU Serif" w:cs="CMU Serif"/>
              <w:sz w:val="24"/>
            </w:rPr>
          </w:rPrChange>
        </w:rPr>
        <w:t>-</w:t>
      </w:r>
      <w:r w:rsidRPr="009A1F47">
        <w:rPr>
          <w:rFonts w:ascii="CMU Serif" w:hAnsi="CMU Serif" w:cs="CMU Serif"/>
          <w:sz w:val="26"/>
          <w:rPrChange w:id="94" w:author="Fife,Austin N" w:date="2018-11-07T14:49:00Z">
            <w:rPr>
              <w:rFonts w:ascii="CMU Serif" w:hAnsi="CMU Serif" w:cs="CMU Serif"/>
              <w:sz w:val="24"/>
            </w:rPr>
          </w:rPrChange>
        </w:rPr>
        <w:t xml:space="preserve">susceptible control. </w:t>
      </w:r>
      <w:r w:rsidR="00AC3ECF" w:rsidRPr="009A1F47">
        <w:rPr>
          <w:rFonts w:ascii="CMU Serif" w:hAnsi="CMU Serif" w:cs="CMU Serif"/>
          <w:sz w:val="26"/>
          <w:rPrChange w:id="95" w:author="Fife,Austin N" w:date="2018-11-07T14:49:00Z">
            <w:rPr>
              <w:rFonts w:ascii="CMU Serif" w:hAnsi="CMU Serif" w:cs="CMU Serif"/>
              <w:sz w:val="24"/>
            </w:rPr>
          </w:rPrChange>
        </w:rPr>
        <w:t>We conducted no-choice assays with intact potato leaflets and observed the following</w:t>
      </w:r>
      <w:r w:rsidR="002367B1" w:rsidRPr="009A1F47">
        <w:rPr>
          <w:rFonts w:ascii="CMU Serif" w:hAnsi="CMU Serif" w:cs="CMU Serif"/>
          <w:sz w:val="26"/>
          <w:rPrChange w:id="96" w:author="Fife,Austin N" w:date="2018-11-07T14:49:00Z">
            <w:rPr>
              <w:rFonts w:ascii="CMU Serif" w:hAnsi="CMU Serif" w:cs="CMU Serif"/>
              <w:sz w:val="24"/>
            </w:rPr>
          </w:rPrChange>
        </w:rPr>
        <w:t xml:space="preserve"> behaviors</w:t>
      </w:r>
      <w:r w:rsidRPr="009A1F47">
        <w:rPr>
          <w:rFonts w:ascii="CMU Serif" w:hAnsi="CMU Serif" w:cs="CMU Serif"/>
          <w:sz w:val="26"/>
          <w:rPrChange w:id="97" w:author="Fife,Austin N" w:date="2018-11-07T14:49:00Z">
            <w:rPr>
              <w:rFonts w:ascii="CMU Serif" w:hAnsi="CMU Serif" w:cs="CMU Serif"/>
              <w:sz w:val="24"/>
            </w:rPr>
          </w:rPrChange>
        </w:rPr>
        <w:t>: probing, walking, cleaning and leaving the leaf.</w:t>
      </w:r>
      <w:r w:rsidR="002367B1" w:rsidRPr="009A1F47">
        <w:rPr>
          <w:rFonts w:ascii="CMU Serif" w:hAnsi="CMU Serif" w:cs="CMU Serif"/>
          <w:sz w:val="26"/>
          <w:rPrChange w:id="98" w:author="Fife,Austin N" w:date="2018-11-07T14:49:00Z">
            <w:rPr>
              <w:rFonts w:ascii="CMU Serif" w:hAnsi="CMU Serif" w:cs="CMU Serif"/>
              <w:sz w:val="24"/>
            </w:rPr>
          </w:rPrChange>
        </w:rPr>
        <w:t xml:space="preserve"> We also </w:t>
      </w:r>
      <w:r w:rsidR="004205DC" w:rsidRPr="009A1F47">
        <w:rPr>
          <w:rFonts w:ascii="CMU Serif" w:hAnsi="CMU Serif" w:cs="CMU Serif"/>
          <w:sz w:val="26"/>
          <w:rPrChange w:id="99" w:author="Fife,Austin N" w:date="2018-11-07T14:49:00Z">
            <w:rPr>
              <w:rFonts w:ascii="CMU Serif" w:hAnsi="CMU Serif" w:cs="CMU Serif"/>
              <w:sz w:val="24"/>
            </w:rPr>
          </w:rPrChange>
        </w:rPr>
        <w:t>compared</w:t>
      </w:r>
      <w:r w:rsidR="002367B1" w:rsidRPr="009A1F47">
        <w:rPr>
          <w:rFonts w:ascii="CMU Serif" w:hAnsi="CMU Serif" w:cs="CMU Serif"/>
          <w:sz w:val="26"/>
          <w:rPrChange w:id="100" w:author="Fife,Austin N" w:date="2018-11-07T14:49:00Z">
            <w:rPr>
              <w:rFonts w:ascii="CMU Serif" w:hAnsi="CMU Serif" w:cs="CMU Serif"/>
              <w:sz w:val="24"/>
            </w:rPr>
          </w:rPrChange>
        </w:rPr>
        <w:t xml:space="preserve"> oviposition and </w:t>
      </w:r>
      <w:r w:rsidR="004205DC" w:rsidRPr="009A1F47">
        <w:rPr>
          <w:rFonts w:ascii="CMU Serif" w:hAnsi="CMU Serif" w:cs="CMU Serif"/>
          <w:sz w:val="26"/>
          <w:rPrChange w:id="101" w:author="Fife,Austin N" w:date="2018-11-07T14:49:00Z">
            <w:rPr>
              <w:rFonts w:ascii="CMU Serif" w:hAnsi="CMU Serif" w:cs="CMU Serif"/>
              <w:sz w:val="24"/>
            </w:rPr>
          </w:rPrChange>
        </w:rPr>
        <w:t>egg fertility for psyllids held on these germplasms</w:t>
      </w:r>
      <w:r w:rsidR="002367B1" w:rsidRPr="009A1F47">
        <w:rPr>
          <w:rFonts w:ascii="CMU Serif" w:hAnsi="CMU Serif" w:cs="CMU Serif"/>
          <w:sz w:val="26"/>
          <w:rPrChange w:id="102" w:author="Fife,Austin N" w:date="2018-11-07T14:49:00Z">
            <w:rPr>
              <w:rFonts w:ascii="CMU Serif" w:hAnsi="CMU Serif" w:cs="CMU Serif"/>
              <w:sz w:val="24"/>
            </w:rPr>
          </w:rPrChange>
        </w:rPr>
        <w:t xml:space="preserve">. </w:t>
      </w:r>
      <w:r w:rsidRPr="009A1F47">
        <w:rPr>
          <w:rFonts w:ascii="CMU Serif" w:hAnsi="CMU Serif" w:cs="CMU Serif"/>
          <w:sz w:val="26"/>
          <w:rPrChange w:id="103" w:author="Fife,Austin N" w:date="2018-11-07T14:49:00Z">
            <w:rPr>
              <w:rFonts w:ascii="CMU Serif" w:hAnsi="CMU Serif" w:cs="CMU Serif"/>
              <w:sz w:val="24"/>
            </w:rPr>
          </w:rPrChange>
        </w:rPr>
        <w:t xml:space="preserve">Probing frequency </w:t>
      </w:r>
      <w:r w:rsidR="006A5DC2" w:rsidRPr="009A1F47">
        <w:rPr>
          <w:rFonts w:ascii="CMU Serif" w:hAnsi="CMU Serif" w:cs="CMU Serif"/>
          <w:sz w:val="26"/>
          <w:rPrChange w:id="104" w:author="Fife,Austin N" w:date="2018-11-07T14:49:00Z">
            <w:rPr>
              <w:rFonts w:ascii="CMU Serif" w:hAnsi="CMU Serif" w:cs="CMU Serif"/>
              <w:sz w:val="24"/>
            </w:rPr>
          </w:rPrChange>
        </w:rPr>
        <w:t>and female walking duration were</w:t>
      </w:r>
      <w:r w:rsidRPr="009A1F47">
        <w:rPr>
          <w:rFonts w:ascii="CMU Serif" w:hAnsi="CMU Serif" w:cs="CMU Serif"/>
          <w:sz w:val="26"/>
          <w:rPrChange w:id="105" w:author="Fife,Austin N" w:date="2018-11-07T14:49:00Z">
            <w:rPr>
              <w:rFonts w:ascii="CMU Serif" w:hAnsi="CMU Serif" w:cs="CMU Serif"/>
              <w:sz w:val="24"/>
            </w:rPr>
          </w:rPrChange>
        </w:rPr>
        <w:t xml:space="preserve"> highest on Russet Burbank</w:t>
      </w:r>
      <w:r w:rsidR="00CD1E9C" w:rsidRPr="009A1F47">
        <w:rPr>
          <w:rFonts w:ascii="CMU Serif" w:hAnsi="CMU Serif" w:cs="CMU Serif"/>
          <w:sz w:val="26"/>
          <w:rPrChange w:id="106" w:author="Fife,Austin N" w:date="2018-11-07T14:49:00Z">
            <w:rPr>
              <w:rFonts w:ascii="CMU Serif" w:hAnsi="CMU Serif" w:cs="CMU Serif"/>
              <w:sz w:val="24"/>
            </w:rPr>
          </w:rPrChange>
        </w:rPr>
        <w:t>,</w:t>
      </w:r>
      <w:r w:rsidR="00611791" w:rsidRPr="009A1F47">
        <w:rPr>
          <w:rFonts w:ascii="CMU Serif" w:hAnsi="CMU Serif" w:cs="CMU Serif"/>
          <w:sz w:val="26"/>
          <w:rPrChange w:id="107" w:author="Fife,Austin N" w:date="2018-11-07T14:49:00Z">
            <w:rPr>
              <w:rFonts w:ascii="CMU Serif" w:hAnsi="CMU Serif" w:cs="CMU Serif"/>
              <w:sz w:val="24"/>
            </w:rPr>
          </w:rPrChange>
        </w:rPr>
        <w:t xml:space="preserve"> suggest</w:t>
      </w:r>
      <w:r w:rsidR="006A5DC2" w:rsidRPr="009A1F47">
        <w:rPr>
          <w:rFonts w:ascii="CMU Serif" w:hAnsi="CMU Serif" w:cs="CMU Serif"/>
          <w:sz w:val="26"/>
          <w:rPrChange w:id="108" w:author="Fife,Austin N" w:date="2018-11-07T14:49:00Z">
            <w:rPr>
              <w:rFonts w:ascii="CMU Serif" w:hAnsi="CMU Serif" w:cs="CMU Serif"/>
              <w:sz w:val="24"/>
            </w:rPr>
          </w:rPrChange>
        </w:rPr>
        <w:t>ing</w:t>
      </w:r>
      <w:r w:rsidR="00611791" w:rsidRPr="009A1F47">
        <w:rPr>
          <w:rFonts w:ascii="CMU Serif" w:hAnsi="CMU Serif" w:cs="CMU Serif"/>
          <w:sz w:val="26"/>
          <w:rPrChange w:id="109" w:author="Fife,Austin N" w:date="2018-11-07T14:49:00Z">
            <w:rPr>
              <w:rFonts w:ascii="CMU Serif" w:hAnsi="CMU Serif" w:cs="CMU Serif"/>
              <w:sz w:val="24"/>
            </w:rPr>
          </w:rPrChange>
        </w:rPr>
        <w:t xml:space="preserve"> greater activity on Russet Burbank than </w:t>
      </w:r>
      <w:r w:rsidR="006A5DC2" w:rsidRPr="009A1F47">
        <w:rPr>
          <w:rFonts w:ascii="CMU Serif" w:hAnsi="CMU Serif" w:cs="CMU Serif"/>
          <w:sz w:val="26"/>
          <w:rPrChange w:id="110" w:author="Fife,Austin N" w:date="2018-11-07T14:49:00Z">
            <w:rPr>
              <w:rFonts w:ascii="CMU Serif" w:hAnsi="CMU Serif" w:cs="CMU Serif"/>
              <w:sz w:val="24"/>
            </w:rPr>
          </w:rPrChange>
        </w:rPr>
        <w:t>on the three</w:t>
      </w:r>
      <w:r w:rsidR="00611791" w:rsidRPr="009A1F47">
        <w:rPr>
          <w:rFonts w:ascii="CMU Serif" w:hAnsi="CMU Serif" w:cs="CMU Serif"/>
          <w:sz w:val="26"/>
          <w:rPrChange w:id="111" w:author="Fife,Austin N" w:date="2018-11-07T14:49:00Z">
            <w:rPr>
              <w:rFonts w:ascii="CMU Serif" w:hAnsi="CMU Serif" w:cs="CMU Serif"/>
              <w:sz w:val="24"/>
            </w:rPr>
          </w:rPrChange>
        </w:rPr>
        <w:t xml:space="preserve"> resistant germplasms. </w:t>
      </w:r>
      <w:r w:rsidR="002367B1" w:rsidRPr="009A1F47">
        <w:rPr>
          <w:rFonts w:ascii="CMU Serif" w:hAnsi="CMU Serif" w:cs="CMU Serif"/>
          <w:sz w:val="26"/>
          <w:rPrChange w:id="112" w:author="Fife,Austin N" w:date="2018-11-07T14:49:00Z">
            <w:rPr>
              <w:rFonts w:ascii="CMU Serif" w:hAnsi="CMU Serif" w:cs="CMU Serif"/>
              <w:sz w:val="24"/>
            </w:rPr>
          </w:rPrChange>
        </w:rPr>
        <w:t xml:space="preserve">Oviposition and </w:t>
      </w:r>
      <w:r w:rsidR="004205DC" w:rsidRPr="009A1F47">
        <w:rPr>
          <w:rFonts w:ascii="CMU Serif" w:hAnsi="CMU Serif" w:cs="CMU Serif"/>
          <w:sz w:val="26"/>
          <w:rPrChange w:id="113" w:author="Fife,Austin N" w:date="2018-11-07T14:49:00Z">
            <w:rPr>
              <w:rFonts w:ascii="CMU Serif" w:hAnsi="CMU Serif" w:cs="CMU Serif"/>
              <w:sz w:val="24"/>
            </w:rPr>
          </w:rPrChange>
        </w:rPr>
        <w:t>egg fertility</w:t>
      </w:r>
      <w:r w:rsidR="004719A0" w:rsidRPr="009A1F47">
        <w:rPr>
          <w:rFonts w:ascii="CMU Serif" w:hAnsi="CMU Serif" w:cs="CMU Serif"/>
          <w:sz w:val="26"/>
          <w:rPrChange w:id="114" w:author="Fife,Austin N" w:date="2018-11-07T14:49:00Z">
            <w:rPr>
              <w:rFonts w:ascii="CMU Serif" w:hAnsi="CMU Serif" w:cs="CMU Serif"/>
              <w:sz w:val="24"/>
            </w:rPr>
          </w:rPrChange>
        </w:rPr>
        <w:t xml:space="preserve"> </w:t>
      </w:r>
      <w:r w:rsidR="002367B1" w:rsidRPr="009A1F47">
        <w:rPr>
          <w:rFonts w:ascii="CMU Serif" w:hAnsi="CMU Serif" w:cs="CMU Serif"/>
          <w:sz w:val="26"/>
          <w:rPrChange w:id="115" w:author="Fife,Austin N" w:date="2018-11-07T14:49:00Z">
            <w:rPr>
              <w:rFonts w:ascii="CMU Serif" w:hAnsi="CMU Serif" w:cs="CMU Serif"/>
              <w:sz w:val="24"/>
            </w:rPr>
          </w:rPrChange>
        </w:rPr>
        <w:t xml:space="preserve">were </w:t>
      </w:r>
      <w:r w:rsidR="004719A0" w:rsidRPr="009A1F47">
        <w:rPr>
          <w:rFonts w:ascii="CMU Serif" w:hAnsi="CMU Serif" w:cs="CMU Serif"/>
          <w:sz w:val="26"/>
          <w:rPrChange w:id="116" w:author="Fife,Austin N" w:date="2018-11-07T14:49:00Z">
            <w:rPr>
              <w:rFonts w:ascii="CMU Serif" w:hAnsi="CMU Serif" w:cs="CMU Serif"/>
              <w:sz w:val="24"/>
            </w:rPr>
          </w:rPrChange>
        </w:rPr>
        <w:t xml:space="preserve">not significantly different </w:t>
      </w:r>
      <w:r w:rsidR="004205DC" w:rsidRPr="009A1F47">
        <w:rPr>
          <w:rFonts w:ascii="CMU Serif" w:hAnsi="CMU Serif" w:cs="CMU Serif"/>
          <w:sz w:val="26"/>
          <w:rPrChange w:id="117" w:author="Fife,Austin N" w:date="2018-11-07T14:49:00Z">
            <w:rPr>
              <w:rFonts w:ascii="CMU Serif" w:hAnsi="CMU Serif" w:cs="CMU Serif"/>
              <w:sz w:val="24"/>
            </w:rPr>
          </w:rPrChange>
        </w:rPr>
        <w:t>among</w:t>
      </w:r>
      <w:r w:rsidR="003E5B38" w:rsidRPr="009A1F47">
        <w:rPr>
          <w:rFonts w:ascii="CMU Serif" w:hAnsi="CMU Serif" w:cs="CMU Serif"/>
          <w:sz w:val="26"/>
          <w:rPrChange w:id="118" w:author="Fife,Austin N" w:date="2018-11-07T14:49:00Z">
            <w:rPr>
              <w:rFonts w:ascii="CMU Serif" w:hAnsi="CMU Serif" w:cs="CMU Serif"/>
              <w:sz w:val="24"/>
            </w:rPr>
          </w:rPrChange>
        </w:rPr>
        <w:t xml:space="preserve"> </w:t>
      </w:r>
      <w:r w:rsidR="00CD1E9C" w:rsidRPr="009A1F47">
        <w:rPr>
          <w:rFonts w:ascii="CMU Serif" w:hAnsi="CMU Serif" w:cs="CMU Serif"/>
          <w:sz w:val="26"/>
          <w:rPrChange w:id="119" w:author="Fife,Austin N" w:date="2018-11-07T14:49:00Z">
            <w:rPr>
              <w:rFonts w:ascii="CMU Serif" w:hAnsi="CMU Serif" w:cs="CMU Serif"/>
              <w:sz w:val="24"/>
            </w:rPr>
          </w:rPrChange>
        </w:rPr>
        <w:t xml:space="preserve">resistant </w:t>
      </w:r>
      <w:r w:rsidR="004719A0" w:rsidRPr="009A1F47">
        <w:rPr>
          <w:rFonts w:ascii="CMU Serif" w:hAnsi="CMU Serif" w:cs="CMU Serif"/>
          <w:sz w:val="26"/>
          <w:rPrChange w:id="120" w:author="Fife,Austin N" w:date="2018-11-07T14:49:00Z">
            <w:rPr>
              <w:rFonts w:ascii="CMU Serif" w:hAnsi="CMU Serif" w:cs="CMU Serif"/>
              <w:sz w:val="24"/>
            </w:rPr>
          </w:rPrChange>
        </w:rPr>
        <w:t>germplasms</w:t>
      </w:r>
      <w:r w:rsidR="003E5B38" w:rsidRPr="009A1F47">
        <w:rPr>
          <w:rFonts w:ascii="CMU Serif" w:hAnsi="CMU Serif" w:cs="CMU Serif"/>
          <w:sz w:val="26"/>
          <w:rPrChange w:id="121" w:author="Fife,Austin N" w:date="2018-11-07T14:49:00Z">
            <w:rPr>
              <w:rFonts w:ascii="CMU Serif" w:hAnsi="CMU Serif" w:cs="CMU Serif"/>
              <w:sz w:val="24"/>
            </w:rPr>
          </w:rPrChange>
        </w:rPr>
        <w:t xml:space="preserve"> or </w:t>
      </w:r>
      <w:r w:rsidR="00CD1E9C" w:rsidRPr="009A1F47">
        <w:rPr>
          <w:rFonts w:ascii="CMU Serif" w:hAnsi="CMU Serif" w:cs="CMU Serif"/>
          <w:sz w:val="26"/>
          <w:rPrChange w:id="122" w:author="Fife,Austin N" w:date="2018-11-07T14:49:00Z">
            <w:rPr>
              <w:rFonts w:ascii="CMU Serif" w:hAnsi="CMU Serif" w:cs="CMU Serif"/>
              <w:sz w:val="24"/>
            </w:rPr>
          </w:rPrChange>
        </w:rPr>
        <w:t>Russet Burbank</w:t>
      </w:r>
      <w:ins w:id="123" w:author="Fife,Austin N" w:date="2018-11-07T17:01:00Z">
        <w:r w:rsidR="00D054CE">
          <w:rPr>
            <w:rFonts w:ascii="CMU Serif" w:hAnsi="CMU Serif" w:cs="CMU Serif"/>
            <w:sz w:val="26"/>
          </w:rPr>
          <w:t xml:space="preserve"> until the last observation period where</w:t>
        </w:r>
        <w:bookmarkStart w:id="124" w:name="_GoBack"/>
        <w:bookmarkEnd w:id="124"/>
        <w:r w:rsidR="00D054CE">
          <w:rPr>
            <w:rFonts w:ascii="CMU Serif" w:hAnsi="CMU Serif" w:cs="CMU Serif"/>
            <w:sz w:val="26"/>
          </w:rPr>
          <w:t xml:space="preserve"> </w:t>
        </w:r>
      </w:ins>
      <w:r w:rsidR="004719A0" w:rsidRPr="009A1F47">
        <w:rPr>
          <w:rFonts w:ascii="CMU Serif" w:hAnsi="CMU Serif" w:cs="CMU Serif"/>
          <w:sz w:val="26"/>
          <w:rPrChange w:id="125" w:author="Fife,Austin N" w:date="2018-11-07T14:49:00Z">
            <w:rPr>
              <w:rFonts w:ascii="CMU Serif" w:hAnsi="CMU Serif" w:cs="CMU Serif"/>
              <w:sz w:val="24"/>
            </w:rPr>
          </w:rPrChange>
        </w:rPr>
        <w:t xml:space="preserve">. </w:t>
      </w:r>
      <w:r w:rsidR="00CD1E9C" w:rsidRPr="009A1F47">
        <w:rPr>
          <w:rFonts w:ascii="CMU Serif" w:hAnsi="CMU Serif" w:cs="CMU Serif"/>
          <w:sz w:val="26"/>
          <w:rPrChange w:id="126" w:author="Fife,Austin N" w:date="2018-11-07T14:49:00Z">
            <w:rPr>
              <w:rFonts w:ascii="CMU Serif" w:hAnsi="CMU Serif" w:cs="CMU Serif"/>
              <w:sz w:val="24"/>
            </w:rPr>
          </w:rPrChange>
        </w:rPr>
        <w:t xml:space="preserve">For these germplasms with putative resistance to </w:t>
      </w:r>
      <w:proofErr w:type="spellStart"/>
      <w:r w:rsidR="00CD1E9C" w:rsidRPr="009A1F47">
        <w:rPr>
          <w:rFonts w:ascii="CMU Serif" w:hAnsi="CMU Serif" w:cs="CMU Serif"/>
          <w:sz w:val="26"/>
          <w:rPrChange w:id="127" w:author="Fife,Austin N" w:date="2018-11-07T14:49:00Z">
            <w:rPr>
              <w:rFonts w:ascii="CMU Serif" w:hAnsi="CMU Serif" w:cs="CMU Serif"/>
              <w:sz w:val="24"/>
            </w:rPr>
          </w:rPrChange>
        </w:rPr>
        <w:t>Lso</w:t>
      </w:r>
      <w:proofErr w:type="spellEnd"/>
      <w:r w:rsidR="00CD1E9C" w:rsidRPr="009A1F47">
        <w:rPr>
          <w:rFonts w:ascii="CMU Serif" w:hAnsi="CMU Serif" w:cs="CMU Serif"/>
          <w:sz w:val="26"/>
          <w:rPrChange w:id="128" w:author="Fife,Austin N" w:date="2018-11-07T14:49:00Z">
            <w:rPr>
              <w:rFonts w:ascii="CMU Serif" w:hAnsi="CMU Serif" w:cs="CMU Serif"/>
              <w:sz w:val="24"/>
            </w:rPr>
          </w:rPrChange>
        </w:rPr>
        <w:t>, o</w:t>
      </w:r>
      <w:r w:rsidRPr="009A1F47">
        <w:rPr>
          <w:rFonts w:ascii="CMU Serif" w:hAnsi="CMU Serif" w:cs="CMU Serif"/>
          <w:sz w:val="26"/>
          <w:rPrChange w:id="129" w:author="Fife,Austin N" w:date="2018-11-07T14:49:00Z">
            <w:rPr>
              <w:rFonts w:ascii="CMU Serif" w:hAnsi="CMU Serif" w:cs="CMU Serif"/>
              <w:sz w:val="24"/>
            </w:rPr>
          </w:rPrChange>
        </w:rPr>
        <w:t xml:space="preserve">ur </w:t>
      </w:r>
      <w:r w:rsidR="00CD1E9C" w:rsidRPr="009A1F47">
        <w:rPr>
          <w:rFonts w:ascii="CMU Serif" w:hAnsi="CMU Serif" w:cs="CMU Serif"/>
          <w:sz w:val="26"/>
          <w:rPrChange w:id="130" w:author="Fife,Austin N" w:date="2018-11-07T14:49:00Z">
            <w:rPr>
              <w:rFonts w:ascii="CMU Serif" w:hAnsi="CMU Serif" w:cs="CMU Serif"/>
              <w:sz w:val="24"/>
            </w:rPr>
          </w:rPrChange>
        </w:rPr>
        <w:t>study</w:t>
      </w:r>
      <w:r w:rsidR="002367B1" w:rsidRPr="009A1F47">
        <w:rPr>
          <w:rFonts w:ascii="CMU Serif" w:hAnsi="CMU Serif" w:cs="CMU Serif"/>
          <w:sz w:val="26"/>
          <w:rPrChange w:id="131" w:author="Fife,Austin N" w:date="2018-11-07T14:49:00Z">
            <w:rPr>
              <w:rFonts w:ascii="CMU Serif" w:hAnsi="CMU Serif" w:cs="CMU Serif"/>
              <w:sz w:val="24"/>
            </w:rPr>
          </w:rPrChange>
        </w:rPr>
        <w:t xml:space="preserve"> </w:t>
      </w:r>
      <w:r w:rsidR="00C23B0E" w:rsidRPr="009A1F47">
        <w:rPr>
          <w:rFonts w:ascii="CMU Serif" w:hAnsi="CMU Serif" w:cs="CMU Serif"/>
          <w:sz w:val="26"/>
          <w:rPrChange w:id="132" w:author="Fife,Austin N" w:date="2018-11-07T14:49:00Z">
            <w:rPr>
              <w:rFonts w:ascii="CMU Serif" w:hAnsi="CMU Serif" w:cs="CMU Serif"/>
              <w:sz w:val="24"/>
            </w:rPr>
          </w:rPrChange>
        </w:rPr>
        <w:t xml:space="preserve">found little to no evidence of </w:t>
      </w:r>
      <w:proofErr w:type="spellStart"/>
      <w:r w:rsidR="00C23B0E" w:rsidRPr="009A1F47">
        <w:rPr>
          <w:rFonts w:ascii="CMU Serif" w:hAnsi="CMU Serif" w:cs="CMU Serif"/>
          <w:sz w:val="26"/>
          <w:rPrChange w:id="133" w:author="Fife,Austin N" w:date="2018-11-07T14:49:00Z">
            <w:rPr>
              <w:rFonts w:ascii="CMU Serif" w:hAnsi="CMU Serif" w:cs="CMU Serif"/>
              <w:sz w:val="24"/>
            </w:rPr>
          </w:rPrChange>
        </w:rPr>
        <w:t>antixenotic</w:t>
      </w:r>
      <w:proofErr w:type="spellEnd"/>
      <w:r w:rsidR="00C23B0E" w:rsidRPr="009A1F47">
        <w:rPr>
          <w:rFonts w:ascii="CMU Serif" w:hAnsi="CMU Serif" w:cs="CMU Serif"/>
          <w:sz w:val="26"/>
          <w:rPrChange w:id="134" w:author="Fife,Austin N" w:date="2018-11-07T14:49:00Z">
            <w:rPr>
              <w:rFonts w:ascii="CMU Serif" w:hAnsi="CMU Serif" w:cs="CMU Serif"/>
              <w:sz w:val="24"/>
            </w:rPr>
          </w:rPrChange>
        </w:rPr>
        <w:t xml:space="preserve"> or antibiotic effects on psyllid </w:t>
      </w:r>
      <w:r w:rsidR="00CD1E9C" w:rsidRPr="009A1F47">
        <w:rPr>
          <w:rFonts w:ascii="CMU Serif" w:hAnsi="CMU Serif" w:cs="CMU Serif"/>
          <w:sz w:val="26"/>
          <w:rPrChange w:id="135" w:author="Fife,Austin N" w:date="2018-11-07T14:49:00Z">
            <w:rPr>
              <w:rFonts w:ascii="CMU Serif" w:hAnsi="CMU Serif" w:cs="CMU Serif"/>
              <w:sz w:val="24"/>
            </w:rPr>
          </w:rPrChange>
        </w:rPr>
        <w:t xml:space="preserve">settling behavior, feeding behavior, </w:t>
      </w:r>
      <w:r w:rsidR="00807D56" w:rsidRPr="009A1F47">
        <w:rPr>
          <w:rFonts w:ascii="CMU Serif" w:hAnsi="CMU Serif" w:cs="CMU Serif"/>
          <w:sz w:val="26"/>
          <w:rPrChange w:id="136" w:author="Fife,Austin N" w:date="2018-11-07T14:49:00Z">
            <w:rPr>
              <w:rFonts w:ascii="CMU Serif" w:hAnsi="CMU Serif" w:cs="CMU Serif"/>
              <w:sz w:val="24"/>
            </w:rPr>
          </w:rPrChange>
        </w:rPr>
        <w:t>o</w:t>
      </w:r>
      <w:r w:rsidR="00CD1E9C" w:rsidRPr="009A1F47">
        <w:rPr>
          <w:rFonts w:ascii="CMU Serif" w:hAnsi="CMU Serif" w:cs="CMU Serif"/>
          <w:sz w:val="26"/>
          <w:rPrChange w:id="137" w:author="Fife,Austin N" w:date="2018-11-07T14:49:00Z">
            <w:rPr>
              <w:rFonts w:ascii="CMU Serif" w:hAnsi="CMU Serif" w:cs="CMU Serif"/>
              <w:sz w:val="24"/>
            </w:rPr>
          </w:rPrChange>
        </w:rPr>
        <w:t>viposition, or egg fertility</w:t>
      </w:r>
      <w:r w:rsidR="00C23B0E" w:rsidRPr="009A1F47">
        <w:rPr>
          <w:rFonts w:ascii="CMU Serif" w:hAnsi="CMU Serif" w:cs="CMU Serif"/>
          <w:sz w:val="26"/>
          <w:rPrChange w:id="138" w:author="Fife,Austin N" w:date="2018-11-07T14:49:00Z">
            <w:rPr>
              <w:rFonts w:ascii="CMU Serif" w:hAnsi="CMU Serif" w:cs="CMU Serif"/>
              <w:sz w:val="24"/>
            </w:rPr>
          </w:rPrChange>
        </w:rPr>
        <w:t>.</w:t>
      </w:r>
    </w:p>
    <w:p w14:paraId="0E8EECFE" w14:textId="77777777" w:rsidR="00FF7415" w:rsidRPr="009A1F47" w:rsidRDefault="00FF7415" w:rsidP="0075501E">
      <w:pPr>
        <w:widowControl w:val="0"/>
        <w:spacing w:after="0" w:line="480" w:lineRule="auto"/>
        <w:contextualSpacing/>
        <w:mirrorIndents/>
        <w:rPr>
          <w:rFonts w:ascii="CMU Serif" w:hAnsi="CMU Serif" w:cs="CMU Serif"/>
          <w:b/>
          <w:sz w:val="26"/>
          <w:rPrChange w:id="139" w:author="Fife,Austin N" w:date="2018-11-07T14:49:00Z">
            <w:rPr>
              <w:rFonts w:ascii="CMU Serif" w:hAnsi="CMU Serif" w:cs="CMU Serif"/>
              <w:b/>
              <w:sz w:val="24"/>
            </w:rPr>
          </w:rPrChange>
        </w:rPr>
      </w:pPr>
    </w:p>
    <w:p w14:paraId="1C269508" w14:textId="77777777" w:rsidR="00FF7415" w:rsidRPr="009A1F47" w:rsidRDefault="00FF7415" w:rsidP="0075501E">
      <w:pPr>
        <w:widowControl w:val="0"/>
        <w:spacing w:after="0" w:line="480" w:lineRule="auto"/>
        <w:contextualSpacing/>
        <w:mirrorIndents/>
        <w:rPr>
          <w:rFonts w:ascii="CMU Serif" w:hAnsi="CMU Serif" w:cs="CMU Serif"/>
          <w:b/>
          <w:sz w:val="26"/>
          <w:rPrChange w:id="140" w:author="Fife,Austin N" w:date="2018-11-07T14:49:00Z">
            <w:rPr>
              <w:rFonts w:ascii="CMU Serif" w:hAnsi="CMU Serif" w:cs="CMU Serif"/>
              <w:b/>
              <w:sz w:val="24"/>
            </w:rPr>
          </w:rPrChange>
        </w:rPr>
      </w:pPr>
      <w:r w:rsidRPr="009A1F47">
        <w:rPr>
          <w:rFonts w:ascii="CMU Serif" w:hAnsi="CMU Serif" w:cs="CMU Serif"/>
          <w:b/>
          <w:sz w:val="26"/>
          <w:rPrChange w:id="141" w:author="Fife,Austin N" w:date="2018-11-07T14:49:00Z">
            <w:rPr>
              <w:rFonts w:ascii="CMU Serif" w:hAnsi="CMU Serif" w:cs="CMU Serif"/>
              <w:b/>
              <w:sz w:val="24"/>
            </w:rPr>
          </w:rPrChange>
        </w:rPr>
        <w:br w:type="page"/>
      </w:r>
    </w:p>
    <w:p w14:paraId="0F3015B2" w14:textId="46DB7E7D" w:rsidR="00FF7415" w:rsidRPr="009A1F47" w:rsidRDefault="00FF7415" w:rsidP="0075501E">
      <w:pPr>
        <w:pStyle w:val="Heading1"/>
        <w:keepNext w:val="0"/>
        <w:keepLines w:val="0"/>
        <w:widowControl w:val="0"/>
        <w:mirrorIndents/>
        <w:rPr>
          <w:rFonts w:ascii="CMU Serif" w:hAnsi="CMU Serif" w:cs="CMU Serif"/>
          <w:sz w:val="26"/>
          <w:szCs w:val="22"/>
          <w:rPrChange w:id="142" w:author="Fife,Austin N" w:date="2018-11-07T14:49:00Z">
            <w:rPr>
              <w:rFonts w:ascii="CMU Serif" w:hAnsi="CMU Serif" w:cs="CMU Serif"/>
              <w:sz w:val="24"/>
              <w:szCs w:val="22"/>
            </w:rPr>
          </w:rPrChange>
        </w:rPr>
      </w:pPr>
      <w:bookmarkStart w:id="143" w:name="_Toc495324083"/>
      <w:bookmarkStart w:id="144" w:name="_Toc528941652"/>
      <w:r w:rsidRPr="009A1F47">
        <w:rPr>
          <w:rFonts w:ascii="CMU Serif" w:hAnsi="CMU Serif" w:cs="CMU Serif"/>
          <w:sz w:val="26"/>
          <w:szCs w:val="22"/>
          <w:rPrChange w:id="145" w:author="Fife,Austin N" w:date="2018-11-07T14:49:00Z">
            <w:rPr>
              <w:rFonts w:ascii="CMU Serif" w:hAnsi="CMU Serif" w:cs="CMU Serif"/>
              <w:sz w:val="24"/>
              <w:szCs w:val="22"/>
            </w:rPr>
          </w:rPrChange>
        </w:rPr>
        <w:lastRenderedPageBreak/>
        <w:t>Acknowledgements</w:t>
      </w:r>
      <w:bookmarkEnd w:id="143"/>
      <w:bookmarkEnd w:id="144"/>
    </w:p>
    <w:p w14:paraId="6A00F4E5" w14:textId="02AB160F" w:rsidR="00831028" w:rsidRPr="009A1F47" w:rsidRDefault="00FF7415" w:rsidP="0075501E">
      <w:pPr>
        <w:widowControl w:val="0"/>
        <w:spacing w:after="0" w:line="480" w:lineRule="auto"/>
        <w:contextualSpacing/>
        <w:mirrorIndents/>
        <w:rPr>
          <w:rFonts w:ascii="CMU Serif" w:hAnsi="CMU Serif" w:cs="CMU Serif"/>
          <w:sz w:val="26"/>
          <w:rPrChange w:id="146" w:author="Fife,Austin N" w:date="2018-11-07T14:49:00Z">
            <w:rPr>
              <w:rFonts w:ascii="CMU Serif" w:hAnsi="CMU Serif" w:cs="CMU Serif"/>
              <w:sz w:val="24"/>
            </w:rPr>
          </w:rPrChange>
        </w:rPr>
      </w:pPr>
      <w:r w:rsidRPr="009A1F47">
        <w:rPr>
          <w:rFonts w:ascii="CMU Serif" w:hAnsi="CMU Serif" w:cs="CMU Serif"/>
          <w:b/>
          <w:sz w:val="26"/>
          <w:rPrChange w:id="147" w:author="Fife,Austin N" w:date="2018-11-07T14:49:00Z">
            <w:rPr>
              <w:rFonts w:ascii="CMU Serif" w:hAnsi="CMU Serif" w:cs="CMU Serif"/>
              <w:b/>
              <w:sz w:val="24"/>
            </w:rPr>
          </w:rPrChange>
        </w:rPr>
        <w:tab/>
      </w:r>
      <w:r w:rsidR="009D5920" w:rsidRPr="009A1F47">
        <w:rPr>
          <w:rFonts w:ascii="CMU Serif" w:hAnsi="CMU Serif" w:cs="CMU Serif"/>
          <w:sz w:val="26"/>
          <w:rPrChange w:id="148" w:author="Fife,Austin N" w:date="2018-11-07T14:49:00Z">
            <w:rPr>
              <w:rFonts w:ascii="CMU Serif" w:hAnsi="CMU Serif" w:cs="CMU Serif"/>
              <w:sz w:val="24"/>
            </w:rPr>
          </w:rPrChange>
        </w:rPr>
        <w:t>I want to thank Dr. Erik Wenninger for his patience</w:t>
      </w:r>
      <w:r w:rsidR="00831028" w:rsidRPr="009A1F47">
        <w:rPr>
          <w:rFonts w:ascii="CMU Serif" w:hAnsi="CMU Serif" w:cs="CMU Serif"/>
          <w:sz w:val="26"/>
          <w:rPrChange w:id="149" w:author="Fife,Austin N" w:date="2018-11-07T14:49:00Z">
            <w:rPr>
              <w:rFonts w:ascii="CMU Serif" w:hAnsi="CMU Serif" w:cs="CMU Serif"/>
              <w:sz w:val="24"/>
            </w:rPr>
          </w:rPrChange>
        </w:rPr>
        <w:t xml:space="preserve"> and support</w:t>
      </w:r>
      <w:r w:rsidR="009D5920" w:rsidRPr="009A1F47">
        <w:rPr>
          <w:rFonts w:ascii="CMU Serif" w:hAnsi="CMU Serif" w:cs="CMU Serif"/>
          <w:sz w:val="26"/>
          <w:rPrChange w:id="150" w:author="Fife,Austin N" w:date="2018-11-07T14:49:00Z">
            <w:rPr>
              <w:rFonts w:ascii="CMU Serif" w:hAnsi="CMU Serif" w:cs="CMU Serif"/>
              <w:sz w:val="24"/>
            </w:rPr>
          </w:rPrChange>
        </w:rPr>
        <w:t>.</w:t>
      </w:r>
      <w:r w:rsidR="001A64D0" w:rsidRPr="009A1F47">
        <w:rPr>
          <w:rFonts w:ascii="CMU Serif" w:hAnsi="CMU Serif" w:cs="CMU Serif"/>
          <w:sz w:val="26"/>
          <w:rPrChange w:id="151" w:author="Fife,Austin N" w:date="2018-11-07T14:49:00Z">
            <w:rPr>
              <w:rFonts w:ascii="CMU Serif" w:hAnsi="CMU Serif" w:cs="CMU Serif"/>
              <w:sz w:val="24"/>
            </w:rPr>
          </w:rPrChange>
        </w:rPr>
        <w:t xml:space="preserve"> </w:t>
      </w:r>
    </w:p>
    <w:p w14:paraId="19D58BCF" w14:textId="441A76B3" w:rsidR="009620C4" w:rsidRPr="009A1F47" w:rsidRDefault="001A64D0" w:rsidP="0075501E">
      <w:pPr>
        <w:widowControl w:val="0"/>
        <w:spacing w:after="0" w:line="480" w:lineRule="auto"/>
        <w:contextualSpacing/>
        <w:mirrorIndents/>
        <w:rPr>
          <w:rFonts w:ascii="CMU Serif" w:hAnsi="CMU Serif" w:cs="CMU Serif"/>
          <w:sz w:val="26"/>
          <w:rPrChange w:id="152" w:author="Fife,Austin N" w:date="2018-11-07T14:49:00Z">
            <w:rPr>
              <w:rFonts w:ascii="CMU Serif" w:hAnsi="CMU Serif" w:cs="CMU Serif"/>
              <w:sz w:val="24"/>
            </w:rPr>
          </w:rPrChange>
        </w:rPr>
      </w:pPr>
      <w:r w:rsidRPr="009A1F47">
        <w:rPr>
          <w:rFonts w:ascii="CMU Serif" w:hAnsi="CMU Serif" w:cs="CMU Serif"/>
          <w:sz w:val="26"/>
          <w:rPrChange w:id="153" w:author="Fife,Austin N" w:date="2018-11-07T14:49:00Z">
            <w:rPr>
              <w:rFonts w:ascii="CMU Serif" w:hAnsi="CMU Serif" w:cs="CMU Serif"/>
              <w:sz w:val="24"/>
            </w:rPr>
          </w:rPrChange>
        </w:rPr>
        <w:t xml:space="preserve">I want to </w:t>
      </w:r>
      <w:r w:rsidR="00831028" w:rsidRPr="009A1F47">
        <w:rPr>
          <w:rFonts w:ascii="CMU Serif" w:hAnsi="CMU Serif" w:cs="CMU Serif"/>
          <w:sz w:val="26"/>
          <w:rPrChange w:id="154" w:author="Fife,Austin N" w:date="2018-11-07T14:49:00Z">
            <w:rPr>
              <w:rFonts w:ascii="CMU Serif" w:hAnsi="CMU Serif" w:cs="CMU Serif"/>
              <w:sz w:val="24"/>
            </w:rPr>
          </w:rPrChange>
        </w:rPr>
        <w:t xml:space="preserve">thank and </w:t>
      </w:r>
      <w:r w:rsidRPr="009A1F47">
        <w:rPr>
          <w:rFonts w:ascii="CMU Serif" w:hAnsi="CMU Serif" w:cs="CMU Serif"/>
          <w:sz w:val="26"/>
          <w:rPrChange w:id="155" w:author="Fife,Austin N" w:date="2018-11-07T14:49:00Z">
            <w:rPr>
              <w:rFonts w:ascii="CMU Serif" w:hAnsi="CMU Serif" w:cs="CMU Serif"/>
              <w:sz w:val="24"/>
            </w:rPr>
          </w:rPrChange>
        </w:rPr>
        <w:t>acknowledge</w:t>
      </w:r>
      <w:r w:rsidR="00831028" w:rsidRPr="009A1F47">
        <w:rPr>
          <w:rFonts w:ascii="CMU Serif" w:hAnsi="CMU Serif" w:cs="CMU Serif"/>
          <w:sz w:val="26"/>
          <w:rPrChange w:id="156" w:author="Fife,Austin N" w:date="2018-11-07T14:49:00Z">
            <w:rPr>
              <w:rFonts w:ascii="CMU Serif" w:hAnsi="CMU Serif" w:cs="CMU Serif"/>
              <w:sz w:val="24"/>
            </w:rPr>
          </w:rPrChange>
        </w:rPr>
        <w:t xml:space="preserve"> </w:t>
      </w:r>
      <w:r w:rsidRPr="009A1F47">
        <w:rPr>
          <w:rFonts w:ascii="CMU Serif" w:hAnsi="CMU Serif" w:cs="CMU Serif"/>
          <w:sz w:val="26"/>
          <w:rPrChange w:id="157" w:author="Fife,Austin N" w:date="2018-11-07T14:49:00Z">
            <w:rPr>
              <w:rFonts w:ascii="CMU Serif" w:hAnsi="CMU Serif" w:cs="CMU Serif"/>
              <w:sz w:val="24"/>
            </w:rPr>
          </w:rPrChange>
        </w:rPr>
        <w:t xml:space="preserve">Dr. </w:t>
      </w:r>
      <w:r w:rsidR="009620C4" w:rsidRPr="009A1F47">
        <w:rPr>
          <w:rFonts w:ascii="CMU Serif" w:hAnsi="CMU Serif" w:cs="CMU Serif"/>
          <w:sz w:val="26"/>
          <w:rPrChange w:id="158" w:author="Fife,Austin N" w:date="2018-11-07T14:49:00Z">
            <w:rPr>
              <w:rFonts w:ascii="CMU Serif" w:hAnsi="CMU Serif" w:cs="CMU Serif"/>
              <w:sz w:val="24"/>
            </w:rPr>
          </w:rPrChange>
        </w:rPr>
        <w:t xml:space="preserve">Richard </w:t>
      </w:r>
      <w:proofErr w:type="spellStart"/>
      <w:r w:rsidR="009620C4" w:rsidRPr="009A1F47">
        <w:rPr>
          <w:rFonts w:ascii="CMU Serif" w:hAnsi="CMU Serif" w:cs="CMU Serif"/>
          <w:sz w:val="26"/>
          <w:rPrChange w:id="159" w:author="Fife,Austin N" w:date="2018-11-07T14:49:00Z">
            <w:rPr>
              <w:rFonts w:ascii="CMU Serif" w:hAnsi="CMU Serif" w:cs="CMU Serif"/>
              <w:sz w:val="24"/>
            </w:rPr>
          </w:rPrChange>
        </w:rPr>
        <w:t>Novy</w:t>
      </w:r>
      <w:proofErr w:type="spellEnd"/>
      <w:r w:rsidR="009620C4" w:rsidRPr="009A1F47">
        <w:rPr>
          <w:rFonts w:ascii="CMU Serif" w:hAnsi="CMU Serif" w:cs="CMU Serif"/>
          <w:sz w:val="26"/>
          <w:rPrChange w:id="160" w:author="Fife,Austin N" w:date="2018-11-07T14:49:00Z">
            <w:rPr>
              <w:rFonts w:ascii="CMU Serif" w:hAnsi="CMU Serif" w:cs="CMU Serif"/>
              <w:sz w:val="24"/>
            </w:rPr>
          </w:rPrChange>
        </w:rPr>
        <w:t xml:space="preserve"> </w:t>
      </w:r>
      <w:r w:rsidRPr="009A1F47">
        <w:rPr>
          <w:rFonts w:ascii="CMU Serif" w:hAnsi="CMU Serif" w:cs="CMU Serif"/>
          <w:sz w:val="26"/>
          <w:rPrChange w:id="161" w:author="Fife,Austin N" w:date="2018-11-07T14:49:00Z">
            <w:rPr>
              <w:rFonts w:ascii="CMU Serif" w:hAnsi="CMU Serif" w:cs="CMU Serif"/>
              <w:sz w:val="24"/>
            </w:rPr>
          </w:rPrChange>
        </w:rPr>
        <w:t xml:space="preserve">and USDA-ARS for supplying the </w:t>
      </w:r>
      <w:r w:rsidR="00831028" w:rsidRPr="009A1F47">
        <w:rPr>
          <w:rFonts w:ascii="CMU Serif" w:hAnsi="CMU Serif" w:cs="CMU Serif"/>
          <w:sz w:val="26"/>
          <w:rPrChange w:id="162" w:author="Fife,Austin N" w:date="2018-11-07T14:49:00Z">
            <w:rPr>
              <w:rFonts w:ascii="CMU Serif" w:hAnsi="CMU Serif" w:cs="CMU Serif"/>
              <w:sz w:val="24"/>
            </w:rPr>
          </w:rPrChange>
        </w:rPr>
        <w:t xml:space="preserve">invaluable </w:t>
      </w:r>
      <w:r w:rsidRPr="009A1F47">
        <w:rPr>
          <w:rFonts w:ascii="CMU Serif" w:hAnsi="CMU Serif" w:cs="CMU Serif"/>
          <w:sz w:val="26"/>
          <w:rPrChange w:id="163" w:author="Fife,Austin N" w:date="2018-11-07T14:49:00Z">
            <w:rPr>
              <w:rFonts w:ascii="CMU Serif" w:hAnsi="CMU Serif" w:cs="CMU Serif"/>
              <w:sz w:val="24"/>
            </w:rPr>
          </w:rPrChange>
        </w:rPr>
        <w:t>potato germplasm</w:t>
      </w:r>
      <w:r w:rsidR="009620C4" w:rsidRPr="009A1F47">
        <w:rPr>
          <w:rFonts w:ascii="CMU Serif" w:hAnsi="CMU Serif" w:cs="CMU Serif"/>
          <w:sz w:val="26"/>
          <w:rPrChange w:id="164" w:author="Fife,Austin N" w:date="2018-11-07T14:49:00Z">
            <w:rPr>
              <w:rFonts w:ascii="CMU Serif" w:hAnsi="CMU Serif" w:cs="CMU Serif"/>
              <w:sz w:val="24"/>
            </w:rPr>
          </w:rPrChange>
        </w:rPr>
        <w:t>s</w:t>
      </w:r>
      <w:r w:rsidRPr="009A1F47">
        <w:rPr>
          <w:rFonts w:ascii="CMU Serif" w:hAnsi="CMU Serif" w:cs="CMU Serif"/>
          <w:sz w:val="26"/>
          <w:rPrChange w:id="165" w:author="Fife,Austin N" w:date="2018-11-07T14:49:00Z">
            <w:rPr>
              <w:rFonts w:ascii="CMU Serif" w:hAnsi="CMU Serif" w:cs="CMU Serif"/>
              <w:sz w:val="24"/>
            </w:rPr>
          </w:rPrChange>
        </w:rPr>
        <w:t xml:space="preserve"> used in </w:t>
      </w:r>
      <w:r w:rsidR="009620C4" w:rsidRPr="009A1F47">
        <w:rPr>
          <w:rFonts w:ascii="CMU Serif" w:hAnsi="CMU Serif" w:cs="CMU Serif"/>
          <w:sz w:val="26"/>
          <w:rPrChange w:id="166" w:author="Fife,Austin N" w:date="2018-11-07T14:49:00Z">
            <w:rPr>
              <w:rFonts w:ascii="CMU Serif" w:hAnsi="CMU Serif" w:cs="CMU Serif"/>
              <w:sz w:val="24"/>
            </w:rPr>
          </w:rPrChange>
        </w:rPr>
        <w:t>our studies.</w:t>
      </w:r>
      <w:r w:rsidR="005C649E" w:rsidRPr="009A1F47">
        <w:rPr>
          <w:rFonts w:ascii="CMU Serif" w:hAnsi="CMU Serif" w:cs="CMU Serif"/>
          <w:sz w:val="26"/>
          <w:rPrChange w:id="167" w:author="Fife,Austin N" w:date="2018-11-07T14:49:00Z">
            <w:rPr>
              <w:rFonts w:ascii="CMU Serif" w:hAnsi="CMU Serif" w:cs="CMU Serif"/>
              <w:sz w:val="24"/>
            </w:rPr>
          </w:rPrChange>
        </w:rPr>
        <w:t xml:space="preserve"> </w:t>
      </w:r>
      <w:r w:rsidR="0079064C" w:rsidRPr="009A1F47">
        <w:rPr>
          <w:rFonts w:ascii="CMU Serif" w:hAnsi="CMU Serif" w:cs="CMU Serif"/>
          <w:sz w:val="26"/>
          <w:rPrChange w:id="168" w:author="Fife,Austin N" w:date="2018-11-07T14:49:00Z">
            <w:rPr>
              <w:rFonts w:ascii="CMU Serif" w:hAnsi="CMU Serif" w:cs="CMU Serif"/>
              <w:sz w:val="24"/>
            </w:rPr>
          </w:rPrChange>
        </w:rPr>
        <w:t xml:space="preserve">I would also like to thank </w:t>
      </w:r>
      <w:r w:rsidR="005C649E" w:rsidRPr="009A1F47">
        <w:rPr>
          <w:rFonts w:ascii="CMU Serif" w:hAnsi="CMU Serif" w:cs="CMU Serif"/>
          <w:sz w:val="26"/>
          <w:rPrChange w:id="169" w:author="Fife,Austin N" w:date="2018-11-07T14:49:00Z">
            <w:rPr>
              <w:rFonts w:ascii="CMU Serif" w:hAnsi="CMU Serif" w:cs="CMU Serif"/>
              <w:sz w:val="24"/>
            </w:rPr>
          </w:rPrChange>
        </w:rPr>
        <w:t xml:space="preserve">Dr. Alexander Karasev and Dr. Jennifer </w:t>
      </w:r>
      <w:proofErr w:type="spellStart"/>
      <w:r w:rsidR="005C649E" w:rsidRPr="009A1F47">
        <w:rPr>
          <w:rFonts w:ascii="CMU Serif" w:hAnsi="CMU Serif" w:cs="CMU Serif"/>
          <w:sz w:val="26"/>
          <w:rPrChange w:id="170" w:author="Fife,Austin N" w:date="2018-11-07T14:49:00Z">
            <w:rPr>
              <w:rFonts w:ascii="CMU Serif" w:hAnsi="CMU Serif" w:cs="CMU Serif"/>
              <w:sz w:val="24"/>
            </w:rPr>
          </w:rPrChange>
        </w:rPr>
        <w:t>Dahan</w:t>
      </w:r>
      <w:proofErr w:type="spellEnd"/>
      <w:r w:rsidR="005C649E" w:rsidRPr="009A1F47">
        <w:rPr>
          <w:rFonts w:ascii="CMU Serif" w:hAnsi="CMU Serif" w:cs="CMU Serif"/>
          <w:sz w:val="26"/>
          <w:rPrChange w:id="171" w:author="Fife,Austin N" w:date="2018-11-07T14:49:00Z">
            <w:rPr>
              <w:rFonts w:ascii="CMU Serif" w:hAnsi="CMU Serif" w:cs="CMU Serif"/>
              <w:sz w:val="24"/>
            </w:rPr>
          </w:rPrChange>
        </w:rPr>
        <w:t xml:space="preserve"> for their assistance </w:t>
      </w:r>
      <w:r w:rsidR="0079064C" w:rsidRPr="009A1F47">
        <w:rPr>
          <w:rFonts w:ascii="CMU Serif" w:hAnsi="CMU Serif" w:cs="CMU Serif"/>
          <w:sz w:val="26"/>
          <w:rPrChange w:id="172" w:author="Fife,Austin N" w:date="2018-11-07T14:49:00Z">
            <w:rPr>
              <w:rFonts w:ascii="CMU Serif" w:hAnsi="CMU Serif" w:cs="CMU Serif"/>
              <w:sz w:val="24"/>
            </w:rPr>
          </w:rPrChange>
        </w:rPr>
        <w:t>with haplotyping.</w:t>
      </w:r>
      <w:r w:rsidR="005C649E" w:rsidRPr="009A1F47">
        <w:rPr>
          <w:rFonts w:ascii="CMU Serif" w:hAnsi="CMU Serif" w:cs="CMU Serif"/>
          <w:sz w:val="26"/>
          <w:rPrChange w:id="173" w:author="Fife,Austin N" w:date="2018-11-07T14:49:00Z">
            <w:rPr>
              <w:rFonts w:ascii="CMU Serif" w:hAnsi="CMU Serif" w:cs="CMU Serif"/>
              <w:sz w:val="24"/>
            </w:rPr>
          </w:rPrChange>
        </w:rPr>
        <w:t xml:space="preserve"> </w:t>
      </w:r>
      <w:r w:rsidR="007D7977" w:rsidRPr="009A1F47">
        <w:rPr>
          <w:rFonts w:ascii="CMU Serif" w:hAnsi="CMU Serif" w:cs="CMU Serif"/>
          <w:sz w:val="26"/>
          <w:rPrChange w:id="174" w:author="Fife,Austin N" w:date="2018-11-07T14:49:00Z">
            <w:rPr>
              <w:rFonts w:ascii="CMU Serif" w:hAnsi="CMU Serif" w:cs="CMU Serif"/>
              <w:sz w:val="24"/>
            </w:rPr>
          </w:rPrChange>
        </w:rPr>
        <w:t xml:space="preserve"> </w:t>
      </w:r>
      <w:r w:rsidR="009B4D28" w:rsidRPr="009A1F47">
        <w:rPr>
          <w:rFonts w:ascii="CMU Serif" w:hAnsi="CMU Serif" w:cs="CMU Serif"/>
          <w:sz w:val="26"/>
          <w:rPrChange w:id="175" w:author="Fife,Austin N" w:date="2018-11-07T14:49:00Z">
            <w:rPr>
              <w:rFonts w:ascii="CMU Serif" w:hAnsi="CMU Serif" w:cs="CMU Serif"/>
              <w:sz w:val="24"/>
            </w:rPr>
          </w:rPrChange>
        </w:rPr>
        <w:t xml:space="preserve">I am grateful for the </w:t>
      </w:r>
      <w:r w:rsidR="007D7977" w:rsidRPr="009A1F47">
        <w:rPr>
          <w:rFonts w:ascii="CMU Serif" w:hAnsi="CMU Serif" w:cs="CMU Serif"/>
          <w:sz w:val="26"/>
          <w:rPrChange w:id="176" w:author="Fife,Austin N" w:date="2018-11-07T14:49:00Z">
            <w:rPr>
              <w:rFonts w:ascii="CMU Serif" w:hAnsi="CMU Serif" w:cs="CMU Serif"/>
              <w:sz w:val="24"/>
            </w:rPr>
          </w:rPrChange>
        </w:rPr>
        <w:t xml:space="preserve">support from the Gary Lee Memorial Scholarship, the Gary and Darlene Steiner Scholarship, the John L. and Lois K. </w:t>
      </w:r>
      <w:proofErr w:type="spellStart"/>
      <w:r w:rsidR="007D7977" w:rsidRPr="009A1F47">
        <w:rPr>
          <w:rFonts w:ascii="CMU Serif" w:hAnsi="CMU Serif" w:cs="CMU Serif"/>
          <w:sz w:val="26"/>
          <w:rPrChange w:id="177" w:author="Fife,Austin N" w:date="2018-11-07T14:49:00Z">
            <w:rPr>
              <w:rFonts w:ascii="CMU Serif" w:hAnsi="CMU Serif" w:cs="CMU Serif"/>
              <w:sz w:val="24"/>
            </w:rPr>
          </w:rPrChange>
        </w:rPr>
        <w:t>Toevs</w:t>
      </w:r>
      <w:proofErr w:type="spellEnd"/>
      <w:r w:rsidR="007D7977" w:rsidRPr="009A1F47">
        <w:rPr>
          <w:rFonts w:ascii="CMU Serif" w:hAnsi="CMU Serif" w:cs="CMU Serif"/>
          <w:sz w:val="26"/>
          <w:rPrChange w:id="178" w:author="Fife,Austin N" w:date="2018-11-07T14:49:00Z">
            <w:rPr>
              <w:rFonts w:ascii="CMU Serif" w:hAnsi="CMU Serif" w:cs="CMU Serif"/>
              <w:sz w:val="24"/>
            </w:rPr>
          </w:rPrChange>
        </w:rPr>
        <w:t xml:space="preserve"> fund, the USDA-NIFA grant</w:t>
      </w:r>
      <w:r w:rsidR="009B4D28" w:rsidRPr="009A1F47">
        <w:rPr>
          <w:rFonts w:ascii="CMU Serif" w:hAnsi="CMU Serif" w:cs="CMU Serif"/>
          <w:sz w:val="26"/>
          <w:rPrChange w:id="179" w:author="Fife,Austin N" w:date="2018-11-07T14:49:00Z">
            <w:rPr>
              <w:rFonts w:ascii="CMU Serif" w:hAnsi="CMU Serif" w:cs="CMU Serif"/>
              <w:sz w:val="24"/>
            </w:rPr>
          </w:rPrChange>
        </w:rPr>
        <w:t xml:space="preserve"> </w:t>
      </w:r>
      <w:r w:rsidR="007D7977" w:rsidRPr="009A1F47">
        <w:rPr>
          <w:rFonts w:ascii="CMU Serif" w:hAnsi="CMU Serif" w:cs="CMU Serif"/>
          <w:sz w:val="26"/>
          <w:rPrChange w:id="180" w:author="Fife,Austin N" w:date="2018-11-07T14:49:00Z">
            <w:rPr>
              <w:rFonts w:ascii="CMU Serif" w:hAnsi="CMU Serif" w:cs="CMU Serif"/>
              <w:sz w:val="24"/>
            </w:rPr>
          </w:rPrChange>
        </w:rPr>
        <w:t>and the University of Idaho for their financial support</w:t>
      </w:r>
      <w:r w:rsidR="009B4D28" w:rsidRPr="009A1F47">
        <w:rPr>
          <w:rFonts w:ascii="CMU Serif" w:hAnsi="CMU Serif" w:cs="CMU Serif"/>
          <w:sz w:val="26"/>
          <w:rPrChange w:id="181" w:author="Fife,Austin N" w:date="2018-11-07T14:49:00Z">
            <w:rPr>
              <w:rFonts w:ascii="CMU Serif" w:hAnsi="CMU Serif" w:cs="CMU Serif"/>
              <w:sz w:val="24"/>
            </w:rPr>
          </w:rPrChange>
        </w:rPr>
        <w:t>.</w:t>
      </w:r>
      <w:r w:rsidR="009620C4" w:rsidRPr="009A1F47">
        <w:rPr>
          <w:rFonts w:ascii="CMU Serif" w:hAnsi="CMU Serif" w:cs="CMU Serif"/>
          <w:sz w:val="26"/>
          <w:rPrChange w:id="182" w:author="Fife,Austin N" w:date="2018-11-07T14:49:00Z">
            <w:rPr>
              <w:rFonts w:ascii="CMU Serif" w:hAnsi="CMU Serif" w:cs="CMU Serif"/>
              <w:sz w:val="24"/>
            </w:rPr>
          </w:rPrChange>
        </w:rPr>
        <w:t xml:space="preserve"> </w:t>
      </w:r>
    </w:p>
    <w:p w14:paraId="42BD1393" w14:textId="05E413BA" w:rsidR="00FF7415" w:rsidRPr="009A1F47" w:rsidRDefault="009620C4" w:rsidP="0075501E">
      <w:pPr>
        <w:widowControl w:val="0"/>
        <w:spacing w:after="0" w:line="480" w:lineRule="auto"/>
        <w:contextualSpacing/>
        <w:mirrorIndents/>
        <w:rPr>
          <w:rFonts w:ascii="CMU Serif" w:hAnsi="CMU Serif" w:cs="CMU Serif"/>
          <w:sz w:val="26"/>
          <w:rPrChange w:id="183" w:author="Fife,Austin N" w:date="2018-11-07T14:49:00Z">
            <w:rPr>
              <w:rFonts w:ascii="CMU Serif" w:hAnsi="CMU Serif" w:cs="CMU Serif"/>
              <w:sz w:val="24"/>
            </w:rPr>
          </w:rPrChange>
        </w:rPr>
      </w:pPr>
      <w:r w:rsidRPr="009A1F47">
        <w:rPr>
          <w:rFonts w:ascii="CMU Serif" w:hAnsi="CMU Serif" w:cs="CMU Serif"/>
          <w:sz w:val="26"/>
          <w:rPrChange w:id="184" w:author="Fife,Austin N" w:date="2018-11-07T14:49:00Z">
            <w:rPr>
              <w:rFonts w:ascii="CMU Serif" w:hAnsi="CMU Serif" w:cs="CMU Serif"/>
              <w:sz w:val="24"/>
            </w:rPr>
          </w:rPrChange>
        </w:rPr>
        <w:t>Thank you.</w:t>
      </w:r>
    </w:p>
    <w:p w14:paraId="6AA4B3EF" w14:textId="77777777" w:rsidR="00FF7415" w:rsidRPr="009A1F47" w:rsidRDefault="00FF7415" w:rsidP="0075501E">
      <w:pPr>
        <w:widowControl w:val="0"/>
        <w:spacing w:after="160" w:line="480" w:lineRule="auto"/>
        <w:contextualSpacing/>
        <w:mirrorIndents/>
        <w:rPr>
          <w:rFonts w:ascii="CMU Serif" w:hAnsi="CMU Serif" w:cs="CMU Serif"/>
          <w:sz w:val="26"/>
          <w:rPrChange w:id="185" w:author="Fife,Austin N" w:date="2018-11-07T14:49:00Z">
            <w:rPr>
              <w:rFonts w:ascii="CMU Serif" w:hAnsi="CMU Serif" w:cs="CMU Serif"/>
              <w:sz w:val="24"/>
            </w:rPr>
          </w:rPrChange>
        </w:rPr>
      </w:pPr>
      <w:r w:rsidRPr="009A1F47">
        <w:rPr>
          <w:rFonts w:ascii="CMU Serif" w:hAnsi="CMU Serif" w:cs="CMU Serif"/>
          <w:sz w:val="26"/>
          <w:rPrChange w:id="186" w:author="Fife,Austin N" w:date="2018-11-07T14:49:00Z">
            <w:rPr>
              <w:rFonts w:ascii="CMU Serif" w:hAnsi="CMU Serif" w:cs="CMU Serif"/>
              <w:sz w:val="24"/>
            </w:rPr>
          </w:rPrChange>
        </w:rPr>
        <w:br w:type="page"/>
      </w:r>
    </w:p>
    <w:p w14:paraId="4B97C73E" w14:textId="77777777" w:rsidR="00FF7415" w:rsidRPr="009A1F47" w:rsidRDefault="00FF7415" w:rsidP="0075501E">
      <w:pPr>
        <w:widowControl w:val="0"/>
        <w:spacing w:after="0" w:line="480" w:lineRule="auto"/>
        <w:contextualSpacing/>
        <w:mirrorIndents/>
        <w:rPr>
          <w:rFonts w:ascii="CMU Serif" w:hAnsi="CMU Serif" w:cs="CMU Serif"/>
          <w:sz w:val="26"/>
          <w:rPrChange w:id="187" w:author="Fife,Austin N" w:date="2018-11-07T14:49:00Z">
            <w:rPr>
              <w:rFonts w:ascii="CMU Serif" w:hAnsi="CMU Serif" w:cs="CMU Serif"/>
              <w:sz w:val="24"/>
            </w:rPr>
          </w:rPrChange>
        </w:rPr>
      </w:pPr>
    </w:p>
    <w:p w14:paraId="18C37330" w14:textId="77777777" w:rsidR="00FF7415" w:rsidRPr="009A1F47" w:rsidRDefault="00FF7415" w:rsidP="0075501E">
      <w:pPr>
        <w:widowControl w:val="0"/>
        <w:spacing w:after="0" w:line="480" w:lineRule="auto"/>
        <w:contextualSpacing/>
        <w:mirrorIndents/>
        <w:rPr>
          <w:rFonts w:ascii="CMU Serif" w:hAnsi="CMU Serif" w:cs="CMU Serif"/>
          <w:b/>
          <w:sz w:val="26"/>
          <w:rPrChange w:id="188" w:author="Fife,Austin N" w:date="2018-11-07T14:49:00Z">
            <w:rPr>
              <w:rFonts w:ascii="CMU Serif" w:hAnsi="CMU Serif" w:cs="CMU Serif"/>
              <w:b/>
              <w:sz w:val="24"/>
            </w:rPr>
          </w:rPrChange>
        </w:rPr>
      </w:pPr>
    </w:p>
    <w:p w14:paraId="1D26ADDD" w14:textId="77777777" w:rsidR="00FF7415" w:rsidRPr="009A1F47" w:rsidRDefault="00FF7415" w:rsidP="0075501E">
      <w:pPr>
        <w:widowControl w:val="0"/>
        <w:spacing w:after="0" w:line="480" w:lineRule="auto"/>
        <w:contextualSpacing/>
        <w:mirrorIndents/>
        <w:rPr>
          <w:rFonts w:ascii="CMU Serif" w:hAnsi="CMU Serif" w:cs="CMU Serif"/>
          <w:b/>
          <w:sz w:val="26"/>
          <w:rPrChange w:id="189" w:author="Fife,Austin N" w:date="2018-11-07T14:49:00Z">
            <w:rPr>
              <w:rFonts w:ascii="CMU Serif" w:hAnsi="CMU Serif" w:cs="CMU Serif"/>
              <w:b/>
              <w:sz w:val="24"/>
            </w:rPr>
          </w:rPrChange>
        </w:rPr>
      </w:pPr>
    </w:p>
    <w:p w14:paraId="6FE8BE51" w14:textId="77777777" w:rsidR="00FF7415" w:rsidRPr="009A1F47" w:rsidRDefault="00FF7415" w:rsidP="0075501E">
      <w:pPr>
        <w:widowControl w:val="0"/>
        <w:spacing w:after="0" w:line="480" w:lineRule="auto"/>
        <w:contextualSpacing/>
        <w:mirrorIndents/>
        <w:rPr>
          <w:rFonts w:ascii="CMU Serif" w:hAnsi="CMU Serif" w:cs="CMU Serif"/>
          <w:b/>
          <w:sz w:val="26"/>
          <w:rPrChange w:id="190" w:author="Fife,Austin N" w:date="2018-11-07T14:49:00Z">
            <w:rPr>
              <w:rFonts w:ascii="CMU Serif" w:hAnsi="CMU Serif" w:cs="CMU Serif"/>
              <w:b/>
              <w:sz w:val="24"/>
            </w:rPr>
          </w:rPrChange>
        </w:rPr>
      </w:pPr>
    </w:p>
    <w:p w14:paraId="4EDA0AC2" w14:textId="77777777" w:rsidR="00FF7415" w:rsidRPr="009A1F47" w:rsidRDefault="00FF7415" w:rsidP="0075501E">
      <w:pPr>
        <w:widowControl w:val="0"/>
        <w:spacing w:after="0" w:line="480" w:lineRule="auto"/>
        <w:contextualSpacing/>
        <w:mirrorIndents/>
        <w:rPr>
          <w:rFonts w:ascii="CMU Serif" w:hAnsi="CMU Serif" w:cs="CMU Serif"/>
          <w:b/>
          <w:sz w:val="26"/>
          <w:rPrChange w:id="191" w:author="Fife,Austin N" w:date="2018-11-07T14:49:00Z">
            <w:rPr>
              <w:rFonts w:ascii="CMU Serif" w:hAnsi="CMU Serif" w:cs="CMU Serif"/>
              <w:b/>
              <w:sz w:val="24"/>
            </w:rPr>
          </w:rPrChange>
        </w:rPr>
      </w:pPr>
    </w:p>
    <w:p w14:paraId="1DDB8C85" w14:textId="77777777" w:rsidR="00FF7415" w:rsidRPr="009A1F47" w:rsidRDefault="00FF7415" w:rsidP="0075501E">
      <w:pPr>
        <w:widowControl w:val="0"/>
        <w:spacing w:after="0" w:line="480" w:lineRule="auto"/>
        <w:contextualSpacing/>
        <w:mirrorIndents/>
        <w:rPr>
          <w:rFonts w:ascii="CMU Serif" w:hAnsi="CMU Serif" w:cs="CMU Serif"/>
          <w:b/>
          <w:sz w:val="26"/>
          <w:rPrChange w:id="192" w:author="Fife,Austin N" w:date="2018-11-07T14:49:00Z">
            <w:rPr>
              <w:rFonts w:ascii="CMU Serif" w:hAnsi="CMU Serif" w:cs="CMU Serif"/>
              <w:b/>
              <w:sz w:val="24"/>
            </w:rPr>
          </w:rPrChange>
        </w:rPr>
      </w:pPr>
    </w:p>
    <w:p w14:paraId="0AAA8E34" w14:textId="77777777" w:rsidR="00FF7415" w:rsidRPr="009A1F47" w:rsidRDefault="00FF7415" w:rsidP="0075501E">
      <w:pPr>
        <w:widowControl w:val="0"/>
        <w:spacing w:after="0" w:line="480" w:lineRule="auto"/>
        <w:contextualSpacing/>
        <w:mirrorIndents/>
        <w:rPr>
          <w:rFonts w:ascii="CMU Serif" w:hAnsi="CMU Serif" w:cs="CMU Serif"/>
          <w:b/>
          <w:sz w:val="26"/>
          <w:rPrChange w:id="193" w:author="Fife,Austin N" w:date="2018-11-07T14:49:00Z">
            <w:rPr>
              <w:rFonts w:ascii="CMU Serif" w:hAnsi="CMU Serif" w:cs="CMU Serif"/>
              <w:b/>
              <w:sz w:val="24"/>
            </w:rPr>
          </w:rPrChange>
        </w:rPr>
      </w:pPr>
    </w:p>
    <w:p w14:paraId="3C41C651" w14:textId="71DC0BEC" w:rsidR="00FF7415" w:rsidRPr="009A1F47" w:rsidRDefault="0039430E" w:rsidP="0075501E">
      <w:pPr>
        <w:pStyle w:val="Heading1"/>
        <w:keepNext w:val="0"/>
        <w:keepLines w:val="0"/>
        <w:widowControl w:val="0"/>
        <w:mirrorIndents/>
        <w:rPr>
          <w:rFonts w:ascii="CMU Serif" w:hAnsi="CMU Serif" w:cs="CMU Serif"/>
          <w:sz w:val="26"/>
          <w:szCs w:val="22"/>
          <w:rPrChange w:id="194" w:author="Fife,Austin N" w:date="2018-11-07T14:49:00Z">
            <w:rPr>
              <w:rFonts w:ascii="CMU Serif" w:hAnsi="CMU Serif" w:cs="CMU Serif"/>
              <w:sz w:val="24"/>
              <w:szCs w:val="22"/>
            </w:rPr>
          </w:rPrChange>
        </w:rPr>
      </w:pPr>
      <w:bookmarkStart w:id="195" w:name="_Toc495324084"/>
      <w:bookmarkStart w:id="196" w:name="_Toc528941653"/>
      <w:r w:rsidRPr="009A1F47">
        <w:rPr>
          <w:rFonts w:ascii="CMU Serif" w:hAnsi="CMU Serif" w:cs="CMU Serif"/>
          <w:sz w:val="26"/>
          <w:szCs w:val="22"/>
          <w:rPrChange w:id="197" w:author="Fife,Austin N" w:date="2018-11-07T14:49:00Z">
            <w:rPr>
              <w:rFonts w:ascii="CMU Serif" w:hAnsi="CMU Serif" w:cs="CMU Serif"/>
              <w:sz w:val="24"/>
              <w:szCs w:val="22"/>
            </w:rPr>
          </w:rPrChange>
        </w:rPr>
        <w:t>D</w:t>
      </w:r>
      <w:r w:rsidR="00FF7415" w:rsidRPr="009A1F47">
        <w:rPr>
          <w:rFonts w:ascii="CMU Serif" w:hAnsi="CMU Serif" w:cs="CMU Serif"/>
          <w:sz w:val="26"/>
          <w:szCs w:val="22"/>
          <w:rPrChange w:id="198" w:author="Fife,Austin N" w:date="2018-11-07T14:49:00Z">
            <w:rPr>
              <w:rFonts w:ascii="CMU Serif" w:hAnsi="CMU Serif" w:cs="CMU Serif"/>
              <w:sz w:val="24"/>
              <w:szCs w:val="22"/>
            </w:rPr>
          </w:rPrChange>
        </w:rPr>
        <w:t>edication</w:t>
      </w:r>
      <w:bookmarkEnd w:id="195"/>
      <w:bookmarkEnd w:id="196"/>
    </w:p>
    <w:p w14:paraId="4261E4F9" w14:textId="77777777" w:rsidR="00FF7415" w:rsidRPr="009A1F47" w:rsidRDefault="00FF7415" w:rsidP="0075501E">
      <w:pPr>
        <w:widowControl w:val="0"/>
        <w:spacing w:after="0" w:line="480" w:lineRule="auto"/>
        <w:contextualSpacing/>
        <w:mirrorIndents/>
        <w:jc w:val="center"/>
        <w:rPr>
          <w:rFonts w:ascii="CMU Serif" w:hAnsi="CMU Serif" w:cs="CMU Serif"/>
          <w:sz w:val="26"/>
          <w:rPrChange w:id="199" w:author="Fife,Austin N" w:date="2018-11-07T14:49:00Z">
            <w:rPr>
              <w:rFonts w:ascii="CMU Serif" w:hAnsi="CMU Serif" w:cs="CMU Serif"/>
              <w:sz w:val="24"/>
            </w:rPr>
          </w:rPrChange>
        </w:rPr>
      </w:pPr>
      <w:r w:rsidRPr="009A1F47">
        <w:rPr>
          <w:rFonts w:ascii="CMU Serif" w:hAnsi="CMU Serif" w:cs="CMU Serif"/>
          <w:sz w:val="26"/>
          <w:rPrChange w:id="200" w:author="Fife,Austin N" w:date="2018-11-07T14:49:00Z">
            <w:rPr>
              <w:rFonts w:ascii="CMU Serif" w:hAnsi="CMU Serif" w:cs="CMU Serif"/>
              <w:sz w:val="24"/>
            </w:rPr>
          </w:rPrChange>
        </w:rPr>
        <w:t>For Liz, Violet and Fifes to come</w:t>
      </w:r>
    </w:p>
    <w:p w14:paraId="4099EC3D" w14:textId="77777777" w:rsidR="00FF7415" w:rsidRPr="009A1F47" w:rsidRDefault="00FF7415" w:rsidP="0075501E">
      <w:pPr>
        <w:widowControl w:val="0"/>
        <w:spacing w:after="160" w:line="480" w:lineRule="auto"/>
        <w:contextualSpacing/>
        <w:mirrorIndents/>
        <w:rPr>
          <w:rStyle w:val="Hyperlink"/>
          <w:rFonts w:ascii="CMU Serif" w:hAnsi="CMU Serif" w:cs="CMU Serif"/>
          <w:noProof/>
          <w:sz w:val="26"/>
          <w:rPrChange w:id="201" w:author="Fife,Austin N" w:date="2018-11-07T14:49:00Z">
            <w:rPr>
              <w:rStyle w:val="Hyperlink"/>
              <w:rFonts w:ascii="CMU Serif" w:hAnsi="CMU Serif" w:cs="CMU Serif"/>
              <w:noProof/>
              <w:sz w:val="24"/>
            </w:rPr>
          </w:rPrChange>
        </w:rPr>
      </w:pPr>
      <w:r w:rsidRPr="009A1F47">
        <w:rPr>
          <w:rFonts w:ascii="CMU Serif" w:hAnsi="CMU Serif" w:cs="CMU Serif"/>
          <w:sz w:val="26"/>
          <w:rPrChange w:id="202" w:author="Fife,Austin N" w:date="2018-11-07T14:49:00Z">
            <w:rPr>
              <w:rFonts w:ascii="CMU Serif" w:hAnsi="CMU Serif" w:cs="CMU Serif"/>
              <w:sz w:val="24"/>
            </w:rPr>
          </w:rPrChange>
        </w:rPr>
        <w:br w:type="page"/>
      </w:r>
    </w:p>
    <w:p w14:paraId="6C08BA72" w14:textId="1E95BF07" w:rsidR="00FF7415" w:rsidRPr="009A1F47" w:rsidRDefault="00FF7415" w:rsidP="0075501E">
      <w:pPr>
        <w:pStyle w:val="Heading1"/>
        <w:keepNext w:val="0"/>
        <w:keepLines w:val="0"/>
        <w:widowControl w:val="0"/>
        <w:mirrorIndents/>
        <w:rPr>
          <w:rFonts w:ascii="CMU Serif" w:hAnsi="CMU Serif" w:cs="CMU Serif"/>
          <w:sz w:val="26"/>
          <w:szCs w:val="22"/>
          <w:rPrChange w:id="203" w:author="Fife,Austin N" w:date="2018-11-07T14:49:00Z">
            <w:rPr>
              <w:rFonts w:ascii="CMU Serif" w:hAnsi="CMU Serif" w:cs="CMU Serif"/>
              <w:sz w:val="24"/>
              <w:szCs w:val="22"/>
            </w:rPr>
          </w:rPrChange>
        </w:rPr>
      </w:pPr>
      <w:bookmarkStart w:id="204" w:name="_Toc528941654"/>
      <w:r w:rsidRPr="009A1F47">
        <w:rPr>
          <w:rFonts w:ascii="CMU Serif" w:hAnsi="CMU Serif" w:cs="CMU Serif"/>
          <w:sz w:val="26"/>
          <w:szCs w:val="22"/>
          <w:rPrChange w:id="205" w:author="Fife,Austin N" w:date="2018-11-07T14:49:00Z">
            <w:rPr>
              <w:rFonts w:ascii="CMU Serif" w:hAnsi="CMU Serif" w:cs="CMU Serif"/>
              <w:sz w:val="24"/>
              <w:szCs w:val="22"/>
            </w:rPr>
          </w:rPrChange>
        </w:rPr>
        <w:lastRenderedPageBreak/>
        <w:t>Table of Contents</w:t>
      </w:r>
      <w:bookmarkEnd w:id="204"/>
    </w:p>
    <w:sdt>
      <w:sdtPr>
        <w:rPr>
          <w:rFonts w:ascii="CMU Serif" w:eastAsiaTheme="minorHAnsi" w:hAnsi="CMU Serif" w:cs="CMU Serif"/>
          <w:b w:val="0"/>
          <w:bCs w:val="0"/>
          <w:sz w:val="26"/>
          <w:szCs w:val="22"/>
          <w:lang w:eastAsia="en-US"/>
          <w:rPrChange w:id="206" w:author="Fife,Austin N" w:date="2018-11-07T14:49:00Z">
            <w:rPr>
              <w:rFonts w:ascii="CMU Serif" w:eastAsiaTheme="minorHAnsi" w:hAnsi="CMU Serif" w:cs="CMU Serif"/>
              <w:b w:val="0"/>
              <w:bCs w:val="0"/>
              <w:sz w:val="24"/>
              <w:szCs w:val="22"/>
              <w:lang w:eastAsia="en-US"/>
            </w:rPr>
          </w:rPrChange>
        </w:rPr>
        <w:id w:val="-19395173"/>
        <w:docPartObj>
          <w:docPartGallery w:val="Table of Contents"/>
          <w:docPartUnique/>
        </w:docPartObj>
      </w:sdtPr>
      <w:sdtEndPr>
        <w:rPr>
          <w:noProof/>
          <w:rPrChange w:id="207" w:author="Fife,Austin N" w:date="2018-11-07T14:49:00Z">
            <w:rPr/>
          </w:rPrChange>
        </w:rPr>
      </w:sdtEndPr>
      <w:sdtContent>
        <w:p w14:paraId="25E5A2E6" w14:textId="5C109228" w:rsidR="00FF7415" w:rsidRPr="009A1F47" w:rsidRDefault="00FF7415" w:rsidP="0075501E">
          <w:pPr>
            <w:pStyle w:val="TOCHeading"/>
            <w:keepNext w:val="0"/>
            <w:keepLines w:val="0"/>
            <w:widowControl w:val="0"/>
            <w:tabs>
              <w:tab w:val="left" w:pos="7836"/>
            </w:tabs>
            <w:mirrorIndents/>
            <w:jc w:val="left"/>
            <w:rPr>
              <w:rFonts w:ascii="CMU Serif" w:hAnsi="CMU Serif" w:cs="CMU Serif"/>
              <w:sz w:val="26"/>
              <w:szCs w:val="22"/>
              <w:rPrChange w:id="208" w:author="Fife,Austin N" w:date="2018-11-07T14:49:00Z">
                <w:rPr>
                  <w:rFonts w:ascii="CMU Serif" w:hAnsi="CMU Serif" w:cs="CMU Serif"/>
                  <w:sz w:val="24"/>
                  <w:szCs w:val="22"/>
                </w:rPr>
              </w:rPrChange>
            </w:rPr>
          </w:pPr>
        </w:p>
        <w:p w14:paraId="757E668C" w14:textId="705B3B64" w:rsidR="0041665E" w:rsidRPr="009A1F47" w:rsidRDefault="00FF7415">
          <w:pPr>
            <w:pStyle w:val="TOC1"/>
            <w:rPr>
              <w:noProof/>
              <w:sz w:val="24"/>
              <w:lang w:eastAsia="en-US"/>
              <w:rPrChange w:id="209" w:author="Fife,Austin N" w:date="2018-11-07T14:49:00Z">
                <w:rPr>
                  <w:noProof/>
                  <w:lang w:eastAsia="en-US"/>
                </w:rPr>
              </w:rPrChange>
            </w:rPr>
          </w:pPr>
          <w:r w:rsidRPr="009A1F47">
            <w:rPr>
              <w:rFonts w:ascii="CMU Serif" w:hAnsi="CMU Serif" w:cs="CMU Serif"/>
              <w:sz w:val="26"/>
              <w:rPrChange w:id="210" w:author="Fife,Austin N" w:date="2018-11-07T14:49:00Z">
                <w:rPr>
                  <w:rFonts w:ascii="CMU Serif" w:hAnsi="CMU Serif" w:cs="CMU Serif"/>
                  <w:sz w:val="24"/>
                </w:rPr>
              </w:rPrChange>
            </w:rPr>
            <w:fldChar w:fldCharType="begin"/>
          </w:r>
          <w:r w:rsidRPr="009A1F47">
            <w:rPr>
              <w:rFonts w:ascii="CMU Serif" w:hAnsi="CMU Serif" w:cs="CMU Serif"/>
              <w:sz w:val="26"/>
              <w:rPrChange w:id="211" w:author="Fife,Austin N" w:date="2018-11-07T14:49:00Z">
                <w:rPr>
                  <w:rFonts w:ascii="CMU Serif" w:hAnsi="CMU Serif" w:cs="CMU Serif"/>
                  <w:sz w:val="24"/>
                </w:rPr>
              </w:rPrChange>
            </w:rPr>
            <w:instrText xml:space="preserve"> TOC \o "1-3" \h \z \u </w:instrText>
          </w:r>
          <w:r w:rsidRPr="009A1F47">
            <w:rPr>
              <w:rFonts w:ascii="CMU Serif" w:hAnsi="CMU Serif" w:cs="CMU Serif"/>
              <w:sz w:val="26"/>
              <w:rPrChange w:id="212" w:author="Fife,Austin N" w:date="2018-11-07T14:49:00Z">
                <w:rPr>
                  <w:rFonts w:ascii="CMU Serif" w:hAnsi="CMU Serif" w:cs="CMU Serif"/>
                  <w:sz w:val="24"/>
                </w:rPr>
              </w:rPrChange>
            </w:rPr>
            <w:fldChar w:fldCharType="separate"/>
          </w:r>
          <w:r w:rsidR="00A51A24" w:rsidRPr="009A1F47">
            <w:rPr>
              <w:rStyle w:val="Hyperlink"/>
              <w:rFonts w:ascii="CMU Serif" w:hAnsi="CMU Serif" w:cs="CMU Serif"/>
              <w:noProof/>
              <w:sz w:val="24"/>
              <w:rPrChange w:id="213" w:author="Fife,Austin N" w:date="2018-11-07T14:49:00Z">
                <w:rPr>
                  <w:rStyle w:val="Hyperlink"/>
                  <w:rFonts w:ascii="CMU Serif" w:hAnsi="CMU Serif" w:cs="CMU Serif"/>
                  <w:noProof/>
                </w:rPr>
              </w:rPrChange>
            </w:rPr>
            <w:fldChar w:fldCharType="begin"/>
          </w:r>
          <w:r w:rsidR="00A51A24" w:rsidRPr="009A1F47">
            <w:rPr>
              <w:rStyle w:val="Hyperlink"/>
              <w:rFonts w:ascii="CMU Serif" w:hAnsi="CMU Serif" w:cs="CMU Serif"/>
              <w:noProof/>
              <w:sz w:val="24"/>
              <w:rPrChange w:id="214" w:author="Fife,Austin N" w:date="2018-11-07T14:49:00Z">
                <w:rPr>
                  <w:rStyle w:val="Hyperlink"/>
                  <w:rFonts w:ascii="CMU Serif" w:hAnsi="CMU Serif" w:cs="CMU Serif"/>
                  <w:noProof/>
                </w:rPr>
              </w:rPrChange>
            </w:rPr>
            <w:instrText xml:space="preserve"> HYPERLINK \l "_Toc528941650" </w:instrText>
          </w:r>
          <w:r w:rsidR="00A51A24" w:rsidRPr="009A1F47">
            <w:rPr>
              <w:rStyle w:val="Hyperlink"/>
              <w:rFonts w:ascii="CMU Serif" w:hAnsi="CMU Serif" w:cs="CMU Serif"/>
              <w:noProof/>
              <w:sz w:val="24"/>
              <w:rPrChange w:id="215"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16" w:author="Fife,Austin N" w:date="2018-11-07T14:49:00Z">
                <w:rPr>
                  <w:rStyle w:val="Hyperlink"/>
                  <w:rFonts w:ascii="CMU Serif" w:hAnsi="CMU Serif" w:cs="CMU Serif"/>
                  <w:noProof/>
                </w:rPr>
              </w:rPrChange>
            </w:rPr>
            <w:t>Authorization to Submit Thesis</w:t>
          </w:r>
          <w:r w:rsidR="0041665E" w:rsidRPr="009A1F47">
            <w:rPr>
              <w:noProof/>
              <w:webHidden/>
              <w:sz w:val="24"/>
              <w:rPrChange w:id="217" w:author="Fife,Austin N" w:date="2018-11-07T14:49:00Z">
                <w:rPr>
                  <w:noProof/>
                  <w:webHidden/>
                </w:rPr>
              </w:rPrChange>
            </w:rPr>
            <w:tab/>
          </w:r>
          <w:r w:rsidR="0041665E" w:rsidRPr="009A1F47">
            <w:rPr>
              <w:noProof/>
              <w:webHidden/>
              <w:sz w:val="24"/>
              <w:rPrChange w:id="218" w:author="Fife,Austin N" w:date="2018-11-07T14:49:00Z">
                <w:rPr>
                  <w:noProof/>
                  <w:webHidden/>
                </w:rPr>
              </w:rPrChange>
            </w:rPr>
            <w:fldChar w:fldCharType="begin"/>
          </w:r>
          <w:r w:rsidR="0041665E" w:rsidRPr="009A1F47">
            <w:rPr>
              <w:noProof/>
              <w:webHidden/>
              <w:sz w:val="24"/>
              <w:rPrChange w:id="219" w:author="Fife,Austin N" w:date="2018-11-07T14:49:00Z">
                <w:rPr>
                  <w:noProof/>
                  <w:webHidden/>
                </w:rPr>
              </w:rPrChange>
            </w:rPr>
            <w:instrText xml:space="preserve"> PAGEREF _Toc528941650 \h </w:instrText>
          </w:r>
          <w:r w:rsidR="0041665E" w:rsidRPr="009A1F47">
            <w:rPr>
              <w:noProof/>
              <w:webHidden/>
              <w:sz w:val="24"/>
              <w:rPrChange w:id="220" w:author="Fife,Austin N" w:date="2018-11-07T14:49:00Z">
                <w:rPr>
                  <w:noProof/>
                  <w:webHidden/>
                </w:rPr>
              </w:rPrChange>
            </w:rPr>
          </w:r>
          <w:r w:rsidR="0041665E" w:rsidRPr="009A1F47">
            <w:rPr>
              <w:noProof/>
              <w:webHidden/>
              <w:sz w:val="24"/>
              <w:rPrChange w:id="221" w:author="Fife,Austin N" w:date="2018-11-07T14:49:00Z">
                <w:rPr>
                  <w:noProof/>
                  <w:webHidden/>
                </w:rPr>
              </w:rPrChange>
            </w:rPr>
            <w:fldChar w:fldCharType="separate"/>
          </w:r>
          <w:r w:rsidR="0041665E" w:rsidRPr="009A1F47">
            <w:rPr>
              <w:noProof/>
              <w:webHidden/>
              <w:sz w:val="24"/>
              <w:rPrChange w:id="222" w:author="Fife,Austin N" w:date="2018-11-07T14:49:00Z">
                <w:rPr>
                  <w:noProof/>
                  <w:webHidden/>
                </w:rPr>
              </w:rPrChange>
            </w:rPr>
            <w:t>2</w:t>
          </w:r>
          <w:r w:rsidR="0041665E" w:rsidRPr="009A1F47">
            <w:rPr>
              <w:noProof/>
              <w:webHidden/>
              <w:sz w:val="24"/>
              <w:rPrChange w:id="223" w:author="Fife,Austin N" w:date="2018-11-07T14:49:00Z">
                <w:rPr>
                  <w:noProof/>
                  <w:webHidden/>
                </w:rPr>
              </w:rPrChange>
            </w:rPr>
            <w:fldChar w:fldCharType="end"/>
          </w:r>
          <w:r w:rsidR="00A51A24" w:rsidRPr="009A1F47">
            <w:rPr>
              <w:noProof/>
              <w:sz w:val="24"/>
              <w:rPrChange w:id="224" w:author="Fife,Austin N" w:date="2018-11-07T14:49:00Z">
                <w:rPr>
                  <w:noProof/>
                </w:rPr>
              </w:rPrChange>
            </w:rPr>
            <w:fldChar w:fldCharType="end"/>
          </w:r>
        </w:p>
        <w:p w14:paraId="0D310398" w14:textId="1C53A77D" w:rsidR="0041665E" w:rsidRPr="009A1F47" w:rsidRDefault="00A51A24">
          <w:pPr>
            <w:pStyle w:val="TOC1"/>
            <w:rPr>
              <w:noProof/>
              <w:sz w:val="24"/>
              <w:lang w:eastAsia="en-US"/>
              <w:rPrChange w:id="225" w:author="Fife,Austin N" w:date="2018-11-07T14:49:00Z">
                <w:rPr>
                  <w:noProof/>
                  <w:lang w:eastAsia="en-US"/>
                </w:rPr>
              </w:rPrChange>
            </w:rPr>
          </w:pPr>
          <w:r w:rsidRPr="009A1F47">
            <w:rPr>
              <w:rStyle w:val="Hyperlink"/>
              <w:rFonts w:ascii="CMU Serif" w:hAnsi="CMU Serif" w:cs="CMU Serif"/>
              <w:noProof/>
              <w:sz w:val="24"/>
              <w:rPrChange w:id="226"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227" w:author="Fife,Austin N" w:date="2018-11-07T14:49:00Z">
                <w:rPr>
                  <w:rStyle w:val="Hyperlink"/>
                  <w:rFonts w:ascii="CMU Serif" w:hAnsi="CMU Serif" w:cs="CMU Serif"/>
                  <w:noProof/>
                </w:rPr>
              </w:rPrChange>
            </w:rPr>
            <w:instrText xml:space="preserve"> HYPERLINK \l "_Toc528941651" </w:instrText>
          </w:r>
          <w:r w:rsidRPr="009A1F47">
            <w:rPr>
              <w:rStyle w:val="Hyperlink"/>
              <w:rFonts w:ascii="CMU Serif" w:hAnsi="CMU Serif" w:cs="CMU Serif"/>
              <w:noProof/>
              <w:sz w:val="24"/>
              <w:rPrChange w:id="228"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29" w:author="Fife,Austin N" w:date="2018-11-07T14:49:00Z">
                <w:rPr>
                  <w:rStyle w:val="Hyperlink"/>
                  <w:rFonts w:ascii="CMU Serif" w:hAnsi="CMU Serif" w:cs="CMU Serif"/>
                  <w:noProof/>
                </w:rPr>
              </w:rPrChange>
            </w:rPr>
            <w:t>Abstract</w:t>
          </w:r>
          <w:r w:rsidR="0041665E" w:rsidRPr="009A1F47">
            <w:rPr>
              <w:noProof/>
              <w:webHidden/>
              <w:sz w:val="24"/>
              <w:rPrChange w:id="230" w:author="Fife,Austin N" w:date="2018-11-07T14:49:00Z">
                <w:rPr>
                  <w:noProof/>
                  <w:webHidden/>
                </w:rPr>
              </w:rPrChange>
            </w:rPr>
            <w:tab/>
          </w:r>
          <w:r w:rsidR="0041665E" w:rsidRPr="009A1F47">
            <w:rPr>
              <w:noProof/>
              <w:webHidden/>
              <w:sz w:val="24"/>
              <w:rPrChange w:id="231" w:author="Fife,Austin N" w:date="2018-11-07T14:49:00Z">
                <w:rPr>
                  <w:noProof/>
                  <w:webHidden/>
                </w:rPr>
              </w:rPrChange>
            </w:rPr>
            <w:fldChar w:fldCharType="begin"/>
          </w:r>
          <w:r w:rsidR="0041665E" w:rsidRPr="009A1F47">
            <w:rPr>
              <w:noProof/>
              <w:webHidden/>
              <w:sz w:val="24"/>
              <w:rPrChange w:id="232" w:author="Fife,Austin N" w:date="2018-11-07T14:49:00Z">
                <w:rPr>
                  <w:noProof/>
                  <w:webHidden/>
                </w:rPr>
              </w:rPrChange>
            </w:rPr>
            <w:instrText xml:space="preserve"> PAGEREF _Toc528941651 \h </w:instrText>
          </w:r>
          <w:r w:rsidR="0041665E" w:rsidRPr="009A1F47">
            <w:rPr>
              <w:noProof/>
              <w:webHidden/>
              <w:sz w:val="24"/>
              <w:rPrChange w:id="233" w:author="Fife,Austin N" w:date="2018-11-07T14:49:00Z">
                <w:rPr>
                  <w:noProof/>
                  <w:webHidden/>
                </w:rPr>
              </w:rPrChange>
            </w:rPr>
          </w:r>
          <w:r w:rsidR="0041665E" w:rsidRPr="009A1F47">
            <w:rPr>
              <w:noProof/>
              <w:webHidden/>
              <w:sz w:val="24"/>
              <w:rPrChange w:id="234" w:author="Fife,Austin N" w:date="2018-11-07T14:49:00Z">
                <w:rPr>
                  <w:noProof/>
                  <w:webHidden/>
                </w:rPr>
              </w:rPrChange>
            </w:rPr>
            <w:fldChar w:fldCharType="separate"/>
          </w:r>
          <w:r w:rsidR="0041665E" w:rsidRPr="009A1F47">
            <w:rPr>
              <w:noProof/>
              <w:webHidden/>
              <w:sz w:val="24"/>
              <w:rPrChange w:id="235" w:author="Fife,Austin N" w:date="2018-11-07T14:49:00Z">
                <w:rPr>
                  <w:noProof/>
                  <w:webHidden/>
                </w:rPr>
              </w:rPrChange>
            </w:rPr>
            <w:t>3</w:t>
          </w:r>
          <w:r w:rsidR="0041665E" w:rsidRPr="009A1F47">
            <w:rPr>
              <w:noProof/>
              <w:webHidden/>
              <w:sz w:val="24"/>
              <w:rPrChange w:id="236" w:author="Fife,Austin N" w:date="2018-11-07T14:49:00Z">
                <w:rPr>
                  <w:noProof/>
                  <w:webHidden/>
                </w:rPr>
              </w:rPrChange>
            </w:rPr>
            <w:fldChar w:fldCharType="end"/>
          </w:r>
          <w:r w:rsidRPr="009A1F47">
            <w:rPr>
              <w:noProof/>
              <w:sz w:val="24"/>
              <w:rPrChange w:id="237" w:author="Fife,Austin N" w:date="2018-11-07T14:49:00Z">
                <w:rPr>
                  <w:noProof/>
                </w:rPr>
              </w:rPrChange>
            </w:rPr>
            <w:fldChar w:fldCharType="end"/>
          </w:r>
        </w:p>
        <w:p w14:paraId="2C63A614" w14:textId="027EE36E" w:rsidR="0041665E" w:rsidRPr="009A1F47" w:rsidRDefault="00A51A24">
          <w:pPr>
            <w:pStyle w:val="TOC1"/>
            <w:rPr>
              <w:noProof/>
              <w:sz w:val="24"/>
              <w:lang w:eastAsia="en-US"/>
              <w:rPrChange w:id="238" w:author="Fife,Austin N" w:date="2018-11-07T14:49:00Z">
                <w:rPr>
                  <w:noProof/>
                  <w:lang w:eastAsia="en-US"/>
                </w:rPr>
              </w:rPrChange>
            </w:rPr>
          </w:pPr>
          <w:r w:rsidRPr="009A1F47">
            <w:rPr>
              <w:rStyle w:val="Hyperlink"/>
              <w:rFonts w:ascii="CMU Serif" w:hAnsi="CMU Serif" w:cs="CMU Serif"/>
              <w:noProof/>
              <w:sz w:val="24"/>
              <w:rPrChange w:id="239"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240" w:author="Fife,Austin N" w:date="2018-11-07T14:49:00Z">
                <w:rPr>
                  <w:rStyle w:val="Hyperlink"/>
                  <w:rFonts w:ascii="CMU Serif" w:hAnsi="CMU Serif" w:cs="CMU Serif"/>
                  <w:noProof/>
                </w:rPr>
              </w:rPrChange>
            </w:rPr>
            <w:instrText xml:space="preserve"> HYPERLINK \l "_Toc528941652" </w:instrText>
          </w:r>
          <w:r w:rsidRPr="009A1F47">
            <w:rPr>
              <w:rStyle w:val="Hyperlink"/>
              <w:rFonts w:ascii="CMU Serif" w:hAnsi="CMU Serif" w:cs="CMU Serif"/>
              <w:noProof/>
              <w:sz w:val="24"/>
              <w:rPrChange w:id="241"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42" w:author="Fife,Austin N" w:date="2018-11-07T14:49:00Z">
                <w:rPr>
                  <w:rStyle w:val="Hyperlink"/>
                  <w:rFonts w:ascii="CMU Serif" w:hAnsi="CMU Serif" w:cs="CMU Serif"/>
                  <w:noProof/>
                </w:rPr>
              </w:rPrChange>
            </w:rPr>
            <w:t>Acknowledgements</w:t>
          </w:r>
          <w:r w:rsidR="0041665E" w:rsidRPr="009A1F47">
            <w:rPr>
              <w:noProof/>
              <w:webHidden/>
              <w:sz w:val="24"/>
              <w:rPrChange w:id="243" w:author="Fife,Austin N" w:date="2018-11-07T14:49:00Z">
                <w:rPr>
                  <w:noProof/>
                  <w:webHidden/>
                </w:rPr>
              </w:rPrChange>
            </w:rPr>
            <w:tab/>
          </w:r>
          <w:r w:rsidR="0041665E" w:rsidRPr="009A1F47">
            <w:rPr>
              <w:noProof/>
              <w:webHidden/>
              <w:sz w:val="24"/>
              <w:rPrChange w:id="244" w:author="Fife,Austin N" w:date="2018-11-07T14:49:00Z">
                <w:rPr>
                  <w:noProof/>
                  <w:webHidden/>
                </w:rPr>
              </w:rPrChange>
            </w:rPr>
            <w:fldChar w:fldCharType="begin"/>
          </w:r>
          <w:r w:rsidR="0041665E" w:rsidRPr="009A1F47">
            <w:rPr>
              <w:noProof/>
              <w:webHidden/>
              <w:sz w:val="24"/>
              <w:rPrChange w:id="245" w:author="Fife,Austin N" w:date="2018-11-07T14:49:00Z">
                <w:rPr>
                  <w:noProof/>
                  <w:webHidden/>
                </w:rPr>
              </w:rPrChange>
            </w:rPr>
            <w:instrText xml:space="preserve"> PAGEREF _Toc528941652 \h </w:instrText>
          </w:r>
          <w:r w:rsidR="0041665E" w:rsidRPr="009A1F47">
            <w:rPr>
              <w:noProof/>
              <w:webHidden/>
              <w:sz w:val="24"/>
              <w:rPrChange w:id="246" w:author="Fife,Austin N" w:date="2018-11-07T14:49:00Z">
                <w:rPr>
                  <w:noProof/>
                  <w:webHidden/>
                </w:rPr>
              </w:rPrChange>
            </w:rPr>
          </w:r>
          <w:r w:rsidR="0041665E" w:rsidRPr="009A1F47">
            <w:rPr>
              <w:noProof/>
              <w:webHidden/>
              <w:sz w:val="24"/>
              <w:rPrChange w:id="247" w:author="Fife,Austin N" w:date="2018-11-07T14:49:00Z">
                <w:rPr>
                  <w:noProof/>
                  <w:webHidden/>
                </w:rPr>
              </w:rPrChange>
            </w:rPr>
            <w:fldChar w:fldCharType="separate"/>
          </w:r>
          <w:r w:rsidR="0041665E" w:rsidRPr="009A1F47">
            <w:rPr>
              <w:noProof/>
              <w:webHidden/>
              <w:sz w:val="24"/>
              <w:rPrChange w:id="248" w:author="Fife,Austin N" w:date="2018-11-07T14:49:00Z">
                <w:rPr>
                  <w:noProof/>
                  <w:webHidden/>
                </w:rPr>
              </w:rPrChange>
            </w:rPr>
            <w:t>4</w:t>
          </w:r>
          <w:r w:rsidR="0041665E" w:rsidRPr="009A1F47">
            <w:rPr>
              <w:noProof/>
              <w:webHidden/>
              <w:sz w:val="24"/>
              <w:rPrChange w:id="249" w:author="Fife,Austin N" w:date="2018-11-07T14:49:00Z">
                <w:rPr>
                  <w:noProof/>
                  <w:webHidden/>
                </w:rPr>
              </w:rPrChange>
            </w:rPr>
            <w:fldChar w:fldCharType="end"/>
          </w:r>
          <w:r w:rsidRPr="009A1F47">
            <w:rPr>
              <w:noProof/>
              <w:sz w:val="24"/>
              <w:rPrChange w:id="250" w:author="Fife,Austin N" w:date="2018-11-07T14:49:00Z">
                <w:rPr>
                  <w:noProof/>
                </w:rPr>
              </w:rPrChange>
            </w:rPr>
            <w:fldChar w:fldCharType="end"/>
          </w:r>
        </w:p>
        <w:p w14:paraId="05E7082A" w14:textId="4CEF6D6D" w:rsidR="0041665E" w:rsidRPr="009A1F47" w:rsidRDefault="00A51A24">
          <w:pPr>
            <w:pStyle w:val="TOC1"/>
            <w:rPr>
              <w:noProof/>
              <w:sz w:val="24"/>
              <w:lang w:eastAsia="en-US"/>
              <w:rPrChange w:id="251" w:author="Fife,Austin N" w:date="2018-11-07T14:49:00Z">
                <w:rPr>
                  <w:noProof/>
                  <w:lang w:eastAsia="en-US"/>
                </w:rPr>
              </w:rPrChange>
            </w:rPr>
          </w:pPr>
          <w:r w:rsidRPr="009A1F47">
            <w:rPr>
              <w:rStyle w:val="Hyperlink"/>
              <w:rFonts w:ascii="CMU Serif" w:hAnsi="CMU Serif" w:cs="CMU Serif"/>
              <w:noProof/>
              <w:sz w:val="24"/>
              <w:rPrChange w:id="252"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253" w:author="Fife,Austin N" w:date="2018-11-07T14:49:00Z">
                <w:rPr>
                  <w:rStyle w:val="Hyperlink"/>
                  <w:rFonts w:ascii="CMU Serif" w:hAnsi="CMU Serif" w:cs="CMU Serif"/>
                  <w:noProof/>
                </w:rPr>
              </w:rPrChange>
            </w:rPr>
            <w:instrText xml:space="preserve"> HYPERLINK \l "_Toc528941653" </w:instrText>
          </w:r>
          <w:r w:rsidRPr="009A1F47">
            <w:rPr>
              <w:rStyle w:val="Hyperlink"/>
              <w:rFonts w:ascii="CMU Serif" w:hAnsi="CMU Serif" w:cs="CMU Serif"/>
              <w:noProof/>
              <w:sz w:val="24"/>
              <w:rPrChange w:id="254"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55" w:author="Fife,Austin N" w:date="2018-11-07T14:49:00Z">
                <w:rPr>
                  <w:rStyle w:val="Hyperlink"/>
                  <w:rFonts w:ascii="CMU Serif" w:hAnsi="CMU Serif" w:cs="CMU Serif"/>
                  <w:noProof/>
                </w:rPr>
              </w:rPrChange>
            </w:rPr>
            <w:t>Dedication</w:t>
          </w:r>
          <w:r w:rsidR="0041665E" w:rsidRPr="009A1F47">
            <w:rPr>
              <w:noProof/>
              <w:webHidden/>
              <w:sz w:val="24"/>
              <w:rPrChange w:id="256" w:author="Fife,Austin N" w:date="2018-11-07T14:49:00Z">
                <w:rPr>
                  <w:noProof/>
                  <w:webHidden/>
                </w:rPr>
              </w:rPrChange>
            </w:rPr>
            <w:tab/>
          </w:r>
          <w:r w:rsidR="0041665E" w:rsidRPr="009A1F47">
            <w:rPr>
              <w:noProof/>
              <w:webHidden/>
              <w:sz w:val="24"/>
              <w:rPrChange w:id="257" w:author="Fife,Austin N" w:date="2018-11-07T14:49:00Z">
                <w:rPr>
                  <w:noProof/>
                  <w:webHidden/>
                </w:rPr>
              </w:rPrChange>
            </w:rPr>
            <w:fldChar w:fldCharType="begin"/>
          </w:r>
          <w:r w:rsidR="0041665E" w:rsidRPr="009A1F47">
            <w:rPr>
              <w:noProof/>
              <w:webHidden/>
              <w:sz w:val="24"/>
              <w:rPrChange w:id="258" w:author="Fife,Austin N" w:date="2018-11-07T14:49:00Z">
                <w:rPr>
                  <w:noProof/>
                  <w:webHidden/>
                </w:rPr>
              </w:rPrChange>
            </w:rPr>
            <w:instrText xml:space="preserve"> PAGEREF _Toc528941653 \h </w:instrText>
          </w:r>
          <w:r w:rsidR="0041665E" w:rsidRPr="009A1F47">
            <w:rPr>
              <w:noProof/>
              <w:webHidden/>
              <w:sz w:val="24"/>
              <w:rPrChange w:id="259" w:author="Fife,Austin N" w:date="2018-11-07T14:49:00Z">
                <w:rPr>
                  <w:noProof/>
                  <w:webHidden/>
                </w:rPr>
              </w:rPrChange>
            </w:rPr>
          </w:r>
          <w:r w:rsidR="0041665E" w:rsidRPr="009A1F47">
            <w:rPr>
              <w:noProof/>
              <w:webHidden/>
              <w:sz w:val="24"/>
              <w:rPrChange w:id="260" w:author="Fife,Austin N" w:date="2018-11-07T14:49:00Z">
                <w:rPr>
                  <w:noProof/>
                  <w:webHidden/>
                </w:rPr>
              </w:rPrChange>
            </w:rPr>
            <w:fldChar w:fldCharType="separate"/>
          </w:r>
          <w:r w:rsidR="0041665E" w:rsidRPr="009A1F47">
            <w:rPr>
              <w:noProof/>
              <w:webHidden/>
              <w:sz w:val="24"/>
              <w:rPrChange w:id="261" w:author="Fife,Austin N" w:date="2018-11-07T14:49:00Z">
                <w:rPr>
                  <w:noProof/>
                  <w:webHidden/>
                </w:rPr>
              </w:rPrChange>
            </w:rPr>
            <w:t>5</w:t>
          </w:r>
          <w:r w:rsidR="0041665E" w:rsidRPr="009A1F47">
            <w:rPr>
              <w:noProof/>
              <w:webHidden/>
              <w:sz w:val="24"/>
              <w:rPrChange w:id="262" w:author="Fife,Austin N" w:date="2018-11-07T14:49:00Z">
                <w:rPr>
                  <w:noProof/>
                  <w:webHidden/>
                </w:rPr>
              </w:rPrChange>
            </w:rPr>
            <w:fldChar w:fldCharType="end"/>
          </w:r>
          <w:r w:rsidRPr="009A1F47">
            <w:rPr>
              <w:noProof/>
              <w:sz w:val="24"/>
              <w:rPrChange w:id="263" w:author="Fife,Austin N" w:date="2018-11-07T14:49:00Z">
                <w:rPr>
                  <w:noProof/>
                </w:rPr>
              </w:rPrChange>
            </w:rPr>
            <w:fldChar w:fldCharType="end"/>
          </w:r>
        </w:p>
        <w:p w14:paraId="0B30DDE5" w14:textId="6D44A42A" w:rsidR="0041665E" w:rsidRPr="009A1F47" w:rsidRDefault="00A51A24">
          <w:pPr>
            <w:pStyle w:val="TOC1"/>
            <w:rPr>
              <w:noProof/>
              <w:sz w:val="24"/>
              <w:lang w:eastAsia="en-US"/>
              <w:rPrChange w:id="264" w:author="Fife,Austin N" w:date="2018-11-07T14:49:00Z">
                <w:rPr>
                  <w:noProof/>
                  <w:lang w:eastAsia="en-US"/>
                </w:rPr>
              </w:rPrChange>
            </w:rPr>
          </w:pPr>
          <w:r w:rsidRPr="009A1F47">
            <w:rPr>
              <w:rStyle w:val="Hyperlink"/>
              <w:rFonts w:ascii="CMU Serif" w:hAnsi="CMU Serif" w:cs="CMU Serif"/>
              <w:noProof/>
              <w:sz w:val="24"/>
              <w:rPrChange w:id="265"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266" w:author="Fife,Austin N" w:date="2018-11-07T14:49:00Z">
                <w:rPr>
                  <w:rStyle w:val="Hyperlink"/>
                  <w:rFonts w:ascii="CMU Serif" w:hAnsi="CMU Serif" w:cs="CMU Serif"/>
                  <w:noProof/>
                </w:rPr>
              </w:rPrChange>
            </w:rPr>
            <w:instrText xml:space="preserve"> HYPERLINK \l "_Toc528941654" </w:instrText>
          </w:r>
          <w:r w:rsidRPr="009A1F47">
            <w:rPr>
              <w:rStyle w:val="Hyperlink"/>
              <w:rFonts w:ascii="CMU Serif" w:hAnsi="CMU Serif" w:cs="CMU Serif"/>
              <w:noProof/>
              <w:sz w:val="24"/>
              <w:rPrChange w:id="267"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68" w:author="Fife,Austin N" w:date="2018-11-07T14:49:00Z">
                <w:rPr>
                  <w:rStyle w:val="Hyperlink"/>
                  <w:rFonts w:ascii="CMU Serif" w:hAnsi="CMU Serif" w:cs="CMU Serif"/>
                  <w:noProof/>
                </w:rPr>
              </w:rPrChange>
            </w:rPr>
            <w:t>Table of Contents</w:t>
          </w:r>
          <w:r w:rsidR="0041665E" w:rsidRPr="009A1F47">
            <w:rPr>
              <w:noProof/>
              <w:webHidden/>
              <w:sz w:val="24"/>
              <w:rPrChange w:id="269" w:author="Fife,Austin N" w:date="2018-11-07T14:49:00Z">
                <w:rPr>
                  <w:noProof/>
                  <w:webHidden/>
                </w:rPr>
              </w:rPrChange>
            </w:rPr>
            <w:tab/>
          </w:r>
          <w:r w:rsidR="0041665E" w:rsidRPr="009A1F47">
            <w:rPr>
              <w:noProof/>
              <w:webHidden/>
              <w:sz w:val="24"/>
              <w:rPrChange w:id="270" w:author="Fife,Austin N" w:date="2018-11-07T14:49:00Z">
                <w:rPr>
                  <w:noProof/>
                  <w:webHidden/>
                </w:rPr>
              </w:rPrChange>
            </w:rPr>
            <w:fldChar w:fldCharType="begin"/>
          </w:r>
          <w:r w:rsidR="0041665E" w:rsidRPr="009A1F47">
            <w:rPr>
              <w:noProof/>
              <w:webHidden/>
              <w:sz w:val="24"/>
              <w:rPrChange w:id="271" w:author="Fife,Austin N" w:date="2018-11-07T14:49:00Z">
                <w:rPr>
                  <w:noProof/>
                  <w:webHidden/>
                </w:rPr>
              </w:rPrChange>
            </w:rPr>
            <w:instrText xml:space="preserve"> PAGEREF _Toc528941654 \h </w:instrText>
          </w:r>
          <w:r w:rsidR="0041665E" w:rsidRPr="009A1F47">
            <w:rPr>
              <w:noProof/>
              <w:webHidden/>
              <w:sz w:val="24"/>
              <w:rPrChange w:id="272" w:author="Fife,Austin N" w:date="2018-11-07T14:49:00Z">
                <w:rPr>
                  <w:noProof/>
                  <w:webHidden/>
                </w:rPr>
              </w:rPrChange>
            </w:rPr>
          </w:r>
          <w:r w:rsidR="0041665E" w:rsidRPr="009A1F47">
            <w:rPr>
              <w:noProof/>
              <w:webHidden/>
              <w:sz w:val="24"/>
              <w:rPrChange w:id="273" w:author="Fife,Austin N" w:date="2018-11-07T14:49:00Z">
                <w:rPr>
                  <w:noProof/>
                  <w:webHidden/>
                </w:rPr>
              </w:rPrChange>
            </w:rPr>
            <w:fldChar w:fldCharType="separate"/>
          </w:r>
          <w:r w:rsidR="0041665E" w:rsidRPr="009A1F47">
            <w:rPr>
              <w:noProof/>
              <w:webHidden/>
              <w:sz w:val="24"/>
              <w:rPrChange w:id="274" w:author="Fife,Austin N" w:date="2018-11-07T14:49:00Z">
                <w:rPr>
                  <w:noProof/>
                  <w:webHidden/>
                </w:rPr>
              </w:rPrChange>
            </w:rPr>
            <w:t>6</w:t>
          </w:r>
          <w:r w:rsidR="0041665E" w:rsidRPr="009A1F47">
            <w:rPr>
              <w:noProof/>
              <w:webHidden/>
              <w:sz w:val="24"/>
              <w:rPrChange w:id="275" w:author="Fife,Austin N" w:date="2018-11-07T14:49:00Z">
                <w:rPr>
                  <w:noProof/>
                  <w:webHidden/>
                </w:rPr>
              </w:rPrChange>
            </w:rPr>
            <w:fldChar w:fldCharType="end"/>
          </w:r>
          <w:r w:rsidRPr="009A1F47">
            <w:rPr>
              <w:noProof/>
              <w:sz w:val="24"/>
              <w:rPrChange w:id="276" w:author="Fife,Austin N" w:date="2018-11-07T14:49:00Z">
                <w:rPr>
                  <w:noProof/>
                </w:rPr>
              </w:rPrChange>
            </w:rPr>
            <w:fldChar w:fldCharType="end"/>
          </w:r>
        </w:p>
        <w:p w14:paraId="6CBD5B3A" w14:textId="10AC4774" w:rsidR="0041665E" w:rsidRPr="009A1F47" w:rsidRDefault="00A51A24">
          <w:pPr>
            <w:pStyle w:val="TOC1"/>
            <w:rPr>
              <w:noProof/>
              <w:sz w:val="24"/>
              <w:lang w:eastAsia="en-US"/>
              <w:rPrChange w:id="277" w:author="Fife,Austin N" w:date="2018-11-07T14:49:00Z">
                <w:rPr>
                  <w:noProof/>
                  <w:lang w:eastAsia="en-US"/>
                </w:rPr>
              </w:rPrChange>
            </w:rPr>
          </w:pPr>
          <w:r w:rsidRPr="009A1F47">
            <w:rPr>
              <w:rStyle w:val="Hyperlink"/>
              <w:rFonts w:ascii="CMU Serif" w:hAnsi="CMU Serif" w:cs="CMU Serif"/>
              <w:noProof/>
              <w:sz w:val="24"/>
              <w:rPrChange w:id="278"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279" w:author="Fife,Austin N" w:date="2018-11-07T14:49:00Z">
                <w:rPr>
                  <w:rStyle w:val="Hyperlink"/>
                  <w:rFonts w:ascii="CMU Serif" w:hAnsi="CMU Serif" w:cs="CMU Serif"/>
                  <w:noProof/>
                </w:rPr>
              </w:rPrChange>
            </w:rPr>
            <w:instrText xml:space="preserve"> HYPERLINK \l "_Toc528941655" </w:instrText>
          </w:r>
          <w:r w:rsidRPr="009A1F47">
            <w:rPr>
              <w:rStyle w:val="Hyperlink"/>
              <w:rFonts w:ascii="CMU Serif" w:hAnsi="CMU Serif" w:cs="CMU Serif"/>
              <w:noProof/>
              <w:sz w:val="24"/>
              <w:rPrChange w:id="280"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81" w:author="Fife,Austin N" w:date="2018-11-07T14:49:00Z">
                <w:rPr>
                  <w:rStyle w:val="Hyperlink"/>
                  <w:rFonts w:ascii="CMU Serif" w:hAnsi="CMU Serif" w:cs="CMU Serif"/>
                  <w:noProof/>
                </w:rPr>
              </w:rPrChange>
            </w:rPr>
            <w:t>List of Tables</w:t>
          </w:r>
          <w:r w:rsidR="0041665E" w:rsidRPr="009A1F47">
            <w:rPr>
              <w:noProof/>
              <w:webHidden/>
              <w:sz w:val="24"/>
              <w:rPrChange w:id="282" w:author="Fife,Austin N" w:date="2018-11-07T14:49:00Z">
                <w:rPr>
                  <w:noProof/>
                  <w:webHidden/>
                </w:rPr>
              </w:rPrChange>
            </w:rPr>
            <w:tab/>
          </w:r>
          <w:r w:rsidR="0041665E" w:rsidRPr="009A1F47">
            <w:rPr>
              <w:noProof/>
              <w:webHidden/>
              <w:sz w:val="24"/>
              <w:rPrChange w:id="283" w:author="Fife,Austin N" w:date="2018-11-07T14:49:00Z">
                <w:rPr>
                  <w:noProof/>
                  <w:webHidden/>
                </w:rPr>
              </w:rPrChange>
            </w:rPr>
            <w:fldChar w:fldCharType="begin"/>
          </w:r>
          <w:r w:rsidR="0041665E" w:rsidRPr="009A1F47">
            <w:rPr>
              <w:noProof/>
              <w:webHidden/>
              <w:sz w:val="24"/>
              <w:rPrChange w:id="284" w:author="Fife,Austin N" w:date="2018-11-07T14:49:00Z">
                <w:rPr>
                  <w:noProof/>
                  <w:webHidden/>
                </w:rPr>
              </w:rPrChange>
            </w:rPr>
            <w:instrText xml:space="preserve"> PAGEREF _Toc528941655 \h </w:instrText>
          </w:r>
          <w:r w:rsidR="0041665E" w:rsidRPr="009A1F47">
            <w:rPr>
              <w:noProof/>
              <w:webHidden/>
              <w:sz w:val="24"/>
              <w:rPrChange w:id="285" w:author="Fife,Austin N" w:date="2018-11-07T14:49:00Z">
                <w:rPr>
                  <w:noProof/>
                  <w:webHidden/>
                </w:rPr>
              </w:rPrChange>
            </w:rPr>
          </w:r>
          <w:r w:rsidR="0041665E" w:rsidRPr="009A1F47">
            <w:rPr>
              <w:noProof/>
              <w:webHidden/>
              <w:sz w:val="24"/>
              <w:rPrChange w:id="286" w:author="Fife,Austin N" w:date="2018-11-07T14:49:00Z">
                <w:rPr>
                  <w:noProof/>
                  <w:webHidden/>
                </w:rPr>
              </w:rPrChange>
            </w:rPr>
            <w:fldChar w:fldCharType="separate"/>
          </w:r>
          <w:r w:rsidR="0041665E" w:rsidRPr="009A1F47">
            <w:rPr>
              <w:noProof/>
              <w:webHidden/>
              <w:sz w:val="24"/>
              <w:rPrChange w:id="287" w:author="Fife,Austin N" w:date="2018-11-07T14:49:00Z">
                <w:rPr>
                  <w:noProof/>
                  <w:webHidden/>
                </w:rPr>
              </w:rPrChange>
            </w:rPr>
            <w:t>7</w:t>
          </w:r>
          <w:r w:rsidR="0041665E" w:rsidRPr="009A1F47">
            <w:rPr>
              <w:noProof/>
              <w:webHidden/>
              <w:sz w:val="24"/>
              <w:rPrChange w:id="288" w:author="Fife,Austin N" w:date="2018-11-07T14:49:00Z">
                <w:rPr>
                  <w:noProof/>
                  <w:webHidden/>
                </w:rPr>
              </w:rPrChange>
            </w:rPr>
            <w:fldChar w:fldCharType="end"/>
          </w:r>
          <w:r w:rsidRPr="009A1F47">
            <w:rPr>
              <w:noProof/>
              <w:sz w:val="24"/>
              <w:rPrChange w:id="289" w:author="Fife,Austin N" w:date="2018-11-07T14:49:00Z">
                <w:rPr>
                  <w:noProof/>
                </w:rPr>
              </w:rPrChange>
            </w:rPr>
            <w:fldChar w:fldCharType="end"/>
          </w:r>
        </w:p>
        <w:p w14:paraId="3761B363" w14:textId="1D515EDA" w:rsidR="0041665E" w:rsidRPr="009A1F47" w:rsidRDefault="00A51A24">
          <w:pPr>
            <w:pStyle w:val="TOC1"/>
            <w:rPr>
              <w:noProof/>
              <w:sz w:val="24"/>
              <w:lang w:eastAsia="en-US"/>
              <w:rPrChange w:id="290" w:author="Fife,Austin N" w:date="2018-11-07T14:49:00Z">
                <w:rPr>
                  <w:noProof/>
                  <w:lang w:eastAsia="en-US"/>
                </w:rPr>
              </w:rPrChange>
            </w:rPr>
          </w:pPr>
          <w:r w:rsidRPr="009A1F47">
            <w:rPr>
              <w:rStyle w:val="Hyperlink"/>
              <w:rFonts w:ascii="CMU Serif" w:hAnsi="CMU Serif" w:cs="CMU Serif"/>
              <w:noProof/>
              <w:sz w:val="24"/>
              <w:rPrChange w:id="291"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292" w:author="Fife,Austin N" w:date="2018-11-07T14:49:00Z">
                <w:rPr>
                  <w:rStyle w:val="Hyperlink"/>
                  <w:rFonts w:ascii="CMU Serif" w:hAnsi="CMU Serif" w:cs="CMU Serif"/>
                  <w:noProof/>
                </w:rPr>
              </w:rPrChange>
            </w:rPr>
            <w:instrText xml:space="preserve"> HYPERLINK \l "_Toc528941656" </w:instrText>
          </w:r>
          <w:r w:rsidRPr="009A1F47">
            <w:rPr>
              <w:rStyle w:val="Hyperlink"/>
              <w:rFonts w:ascii="CMU Serif" w:hAnsi="CMU Serif" w:cs="CMU Serif"/>
              <w:noProof/>
              <w:sz w:val="24"/>
              <w:rPrChange w:id="293"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294" w:author="Fife,Austin N" w:date="2018-11-07T14:49:00Z">
                <w:rPr>
                  <w:rStyle w:val="Hyperlink"/>
                  <w:rFonts w:ascii="CMU Serif" w:hAnsi="CMU Serif" w:cs="CMU Serif"/>
                  <w:noProof/>
                </w:rPr>
              </w:rPrChange>
            </w:rPr>
            <w:t>No table of figures entries found.</w:t>
          </w:r>
          <w:r w:rsidR="0041665E" w:rsidRPr="009A1F47">
            <w:rPr>
              <w:noProof/>
              <w:webHidden/>
              <w:sz w:val="24"/>
              <w:rPrChange w:id="295" w:author="Fife,Austin N" w:date="2018-11-07T14:49:00Z">
                <w:rPr>
                  <w:noProof/>
                  <w:webHidden/>
                </w:rPr>
              </w:rPrChange>
            </w:rPr>
            <w:tab/>
          </w:r>
          <w:r w:rsidR="0041665E" w:rsidRPr="009A1F47">
            <w:rPr>
              <w:noProof/>
              <w:webHidden/>
              <w:sz w:val="24"/>
              <w:rPrChange w:id="296" w:author="Fife,Austin N" w:date="2018-11-07T14:49:00Z">
                <w:rPr>
                  <w:noProof/>
                  <w:webHidden/>
                </w:rPr>
              </w:rPrChange>
            </w:rPr>
            <w:fldChar w:fldCharType="begin"/>
          </w:r>
          <w:r w:rsidR="0041665E" w:rsidRPr="009A1F47">
            <w:rPr>
              <w:noProof/>
              <w:webHidden/>
              <w:sz w:val="24"/>
              <w:rPrChange w:id="297" w:author="Fife,Austin N" w:date="2018-11-07T14:49:00Z">
                <w:rPr>
                  <w:noProof/>
                  <w:webHidden/>
                </w:rPr>
              </w:rPrChange>
            </w:rPr>
            <w:instrText xml:space="preserve"> PAGEREF _Toc528941656 \h </w:instrText>
          </w:r>
          <w:r w:rsidR="0041665E" w:rsidRPr="009A1F47">
            <w:rPr>
              <w:noProof/>
              <w:webHidden/>
              <w:sz w:val="24"/>
              <w:rPrChange w:id="298" w:author="Fife,Austin N" w:date="2018-11-07T14:49:00Z">
                <w:rPr>
                  <w:noProof/>
                  <w:webHidden/>
                </w:rPr>
              </w:rPrChange>
            </w:rPr>
          </w:r>
          <w:r w:rsidR="0041665E" w:rsidRPr="009A1F47">
            <w:rPr>
              <w:noProof/>
              <w:webHidden/>
              <w:sz w:val="24"/>
              <w:rPrChange w:id="299" w:author="Fife,Austin N" w:date="2018-11-07T14:49:00Z">
                <w:rPr>
                  <w:noProof/>
                  <w:webHidden/>
                </w:rPr>
              </w:rPrChange>
            </w:rPr>
            <w:fldChar w:fldCharType="separate"/>
          </w:r>
          <w:r w:rsidR="0041665E" w:rsidRPr="009A1F47">
            <w:rPr>
              <w:noProof/>
              <w:webHidden/>
              <w:sz w:val="24"/>
              <w:rPrChange w:id="300" w:author="Fife,Austin N" w:date="2018-11-07T14:49:00Z">
                <w:rPr>
                  <w:noProof/>
                  <w:webHidden/>
                </w:rPr>
              </w:rPrChange>
            </w:rPr>
            <w:t>8</w:t>
          </w:r>
          <w:r w:rsidR="0041665E" w:rsidRPr="009A1F47">
            <w:rPr>
              <w:noProof/>
              <w:webHidden/>
              <w:sz w:val="24"/>
              <w:rPrChange w:id="301" w:author="Fife,Austin N" w:date="2018-11-07T14:49:00Z">
                <w:rPr>
                  <w:noProof/>
                  <w:webHidden/>
                </w:rPr>
              </w:rPrChange>
            </w:rPr>
            <w:fldChar w:fldCharType="end"/>
          </w:r>
          <w:r w:rsidRPr="009A1F47">
            <w:rPr>
              <w:noProof/>
              <w:sz w:val="24"/>
              <w:rPrChange w:id="302" w:author="Fife,Austin N" w:date="2018-11-07T14:49:00Z">
                <w:rPr>
                  <w:noProof/>
                </w:rPr>
              </w:rPrChange>
            </w:rPr>
            <w:fldChar w:fldCharType="end"/>
          </w:r>
        </w:p>
        <w:p w14:paraId="3A2BA56C" w14:textId="1F45F018" w:rsidR="0041665E" w:rsidRPr="009A1F47" w:rsidRDefault="00A51A24">
          <w:pPr>
            <w:pStyle w:val="TOC1"/>
            <w:rPr>
              <w:noProof/>
              <w:sz w:val="24"/>
              <w:lang w:eastAsia="en-US"/>
              <w:rPrChange w:id="303" w:author="Fife,Austin N" w:date="2018-11-07T14:49:00Z">
                <w:rPr>
                  <w:noProof/>
                  <w:lang w:eastAsia="en-US"/>
                </w:rPr>
              </w:rPrChange>
            </w:rPr>
          </w:pPr>
          <w:r w:rsidRPr="009A1F47">
            <w:rPr>
              <w:rStyle w:val="Hyperlink"/>
              <w:rFonts w:ascii="CMU Serif" w:hAnsi="CMU Serif" w:cs="CMU Serif"/>
              <w:noProof/>
              <w:sz w:val="24"/>
              <w:rPrChange w:id="304"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05" w:author="Fife,Austin N" w:date="2018-11-07T14:49:00Z">
                <w:rPr>
                  <w:rStyle w:val="Hyperlink"/>
                  <w:rFonts w:ascii="CMU Serif" w:hAnsi="CMU Serif" w:cs="CMU Serif"/>
                  <w:noProof/>
                </w:rPr>
              </w:rPrChange>
            </w:rPr>
            <w:instrText xml:space="preserve"> HYPERLINK \l "_Toc528941657" </w:instrText>
          </w:r>
          <w:r w:rsidRPr="009A1F47">
            <w:rPr>
              <w:rStyle w:val="Hyperlink"/>
              <w:rFonts w:ascii="CMU Serif" w:hAnsi="CMU Serif" w:cs="CMU Serif"/>
              <w:noProof/>
              <w:sz w:val="24"/>
              <w:rPrChange w:id="306"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07" w:author="Fife,Austin N" w:date="2018-11-07T14:49:00Z">
                <w:rPr>
                  <w:rStyle w:val="Hyperlink"/>
                  <w:rFonts w:ascii="CMU Serif" w:hAnsi="CMU Serif" w:cs="CMU Serif"/>
                  <w:noProof/>
                </w:rPr>
              </w:rPrChange>
            </w:rPr>
            <w:t>List of Figures</w:t>
          </w:r>
          <w:r w:rsidR="0041665E" w:rsidRPr="009A1F47">
            <w:rPr>
              <w:noProof/>
              <w:webHidden/>
              <w:sz w:val="24"/>
              <w:rPrChange w:id="308" w:author="Fife,Austin N" w:date="2018-11-07T14:49:00Z">
                <w:rPr>
                  <w:noProof/>
                  <w:webHidden/>
                </w:rPr>
              </w:rPrChange>
            </w:rPr>
            <w:tab/>
          </w:r>
          <w:r w:rsidR="0041665E" w:rsidRPr="009A1F47">
            <w:rPr>
              <w:noProof/>
              <w:webHidden/>
              <w:sz w:val="24"/>
              <w:rPrChange w:id="309" w:author="Fife,Austin N" w:date="2018-11-07T14:49:00Z">
                <w:rPr>
                  <w:noProof/>
                  <w:webHidden/>
                </w:rPr>
              </w:rPrChange>
            </w:rPr>
            <w:fldChar w:fldCharType="begin"/>
          </w:r>
          <w:r w:rsidR="0041665E" w:rsidRPr="009A1F47">
            <w:rPr>
              <w:noProof/>
              <w:webHidden/>
              <w:sz w:val="24"/>
              <w:rPrChange w:id="310" w:author="Fife,Austin N" w:date="2018-11-07T14:49:00Z">
                <w:rPr>
                  <w:noProof/>
                  <w:webHidden/>
                </w:rPr>
              </w:rPrChange>
            </w:rPr>
            <w:instrText xml:space="preserve"> PAGEREF _Toc528941657 \h </w:instrText>
          </w:r>
          <w:r w:rsidR="0041665E" w:rsidRPr="009A1F47">
            <w:rPr>
              <w:noProof/>
              <w:webHidden/>
              <w:sz w:val="24"/>
              <w:rPrChange w:id="311" w:author="Fife,Austin N" w:date="2018-11-07T14:49:00Z">
                <w:rPr>
                  <w:noProof/>
                  <w:webHidden/>
                </w:rPr>
              </w:rPrChange>
            </w:rPr>
          </w:r>
          <w:r w:rsidR="0041665E" w:rsidRPr="009A1F47">
            <w:rPr>
              <w:noProof/>
              <w:webHidden/>
              <w:sz w:val="24"/>
              <w:rPrChange w:id="312" w:author="Fife,Austin N" w:date="2018-11-07T14:49:00Z">
                <w:rPr>
                  <w:noProof/>
                  <w:webHidden/>
                </w:rPr>
              </w:rPrChange>
            </w:rPr>
            <w:fldChar w:fldCharType="separate"/>
          </w:r>
          <w:r w:rsidR="0041665E" w:rsidRPr="009A1F47">
            <w:rPr>
              <w:noProof/>
              <w:webHidden/>
              <w:sz w:val="24"/>
              <w:rPrChange w:id="313" w:author="Fife,Austin N" w:date="2018-11-07T14:49:00Z">
                <w:rPr>
                  <w:noProof/>
                  <w:webHidden/>
                </w:rPr>
              </w:rPrChange>
            </w:rPr>
            <w:t>9</w:t>
          </w:r>
          <w:r w:rsidR="0041665E" w:rsidRPr="009A1F47">
            <w:rPr>
              <w:noProof/>
              <w:webHidden/>
              <w:sz w:val="24"/>
              <w:rPrChange w:id="314" w:author="Fife,Austin N" w:date="2018-11-07T14:49:00Z">
                <w:rPr>
                  <w:noProof/>
                  <w:webHidden/>
                </w:rPr>
              </w:rPrChange>
            </w:rPr>
            <w:fldChar w:fldCharType="end"/>
          </w:r>
          <w:r w:rsidRPr="009A1F47">
            <w:rPr>
              <w:noProof/>
              <w:sz w:val="24"/>
              <w:rPrChange w:id="315" w:author="Fife,Austin N" w:date="2018-11-07T14:49:00Z">
                <w:rPr>
                  <w:noProof/>
                </w:rPr>
              </w:rPrChange>
            </w:rPr>
            <w:fldChar w:fldCharType="end"/>
          </w:r>
        </w:p>
        <w:p w14:paraId="3775EC83" w14:textId="06FA9D13" w:rsidR="0041665E" w:rsidRPr="009A1F47" w:rsidRDefault="00A51A24">
          <w:pPr>
            <w:pStyle w:val="TOC2"/>
            <w:tabs>
              <w:tab w:val="right" w:leader="dot" w:pos="9062"/>
            </w:tabs>
            <w:rPr>
              <w:noProof/>
              <w:sz w:val="24"/>
              <w:lang w:eastAsia="en-US"/>
              <w:rPrChange w:id="316" w:author="Fife,Austin N" w:date="2018-11-07T14:49:00Z">
                <w:rPr>
                  <w:noProof/>
                  <w:lang w:eastAsia="en-US"/>
                </w:rPr>
              </w:rPrChange>
            </w:rPr>
          </w:pPr>
          <w:r w:rsidRPr="009A1F47">
            <w:rPr>
              <w:rStyle w:val="Hyperlink"/>
              <w:rFonts w:ascii="CMU Serif" w:hAnsi="CMU Serif" w:cs="CMU Serif"/>
              <w:noProof/>
              <w:sz w:val="24"/>
              <w:rPrChange w:id="317"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18" w:author="Fife,Austin N" w:date="2018-11-07T14:49:00Z">
                <w:rPr>
                  <w:rStyle w:val="Hyperlink"/>
                  <w:rFonts w:ascii="CMU Serif" w:hAnsi="CMU Serif" w:cs="CMU Serif"/>
                  <w:noProof/>
                </w:rPr>
              </w:rPrChange>
            </w:rPr>
            <w:instrText xml:space="preserve"> HYPERLINK \l "_Toc528941658" </w:instrText>
          </w:r>
          <w:r w:rsidRPr="009A1F47">
            <w:rPr>
              <w:rStyle w:val="Hyperlink"/>
              <w:rFonts w:ascii="CMU Serif" w:hAnsi="CMU Serif" w:cs="CMU Serif"/>
              <w:noProof/>
              <w:sz w:val="24"/>
              <w:rPrChange w:id="319"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20" w:author="Fife,Austin N" w:date="2018-11-07T14:49:00Z">
                <w:rPr>
                  <w:rStyle w:val="Hyperlink"/>
                  <w:rFonts w:ascii="CMU Serif" w:hAnsi="CMU Serif" w:cs="CMU Serif"/>
                  <w:noProof/>
                </w:rPr>
              </w:rPrChange>
            </w:rPr>
            <w:t>Research context</w:t>
          </w:r>
          <w:r w:rsidR="0041665E" w:rsidRPr="009A1F47">
            <w:rPr>
              <w:noProof/>
              <w:webHidden/>
              <w:sz w:val="24"/>
              <w:rPrChange w:id="321" w:author="Fife,Austin N" w:date="2018-11-07T14:49:00Z">
                <w:rPr>
                  <w:noProof/>
                  <w:webHidden/>
                </w:rPr>
              </w:rPrChange>
            </w:rPr>
            <w:tab/>
          </w:r>
          <w:r w:rsidR="0041665E" w:rsidRPr="009A1F47">
            <w:rPr>
              <w:noProof/>
              <w:webHidden/>
              <w:sz w:val="24"/>
              <w:rPrChange w:id="322" w:author="Fife,Austin N" w:date="2018-11-07T14:49:00Z">
                <w:rPr>
                  <w:noProof/>
                  <w:webHidden/>
                </w:rPr>
              </w:rPrChange>
            </w:rPr>
            <w:fldChar w:fldCharType="begin"/>
          </w:r>
          <w:r w:rsidR="0041665E" w:rsidRPr="009A1F47">
            <w:rPr>
              <w:noProof/>
              <w:webHidden/>
              <w:sz w:val="24"/>
              <w:rPrChange w:id="323" w:author="Fife,Austin N" w:date="2018-11-07T14:49:00Z">
                <w:rPr>
                  <w:noProof/>
                  <w:webHidden/>
                </w:rPr>
              </w:rPrChange>
            </w:rPr>
            <w:instrText xml:space="preserve"> PAGEREF _Toc528941658 \h </w:instrText>
          </w:r>
          <w:r w:rsidR="0041665E" w:rsidRPr="009A1F47">
            <w:rPr>
              <w:noProof/>
              <w:webHidden/>
              <w:sz w:val="24"/>
              <w:rPrChange w:id="324" w:author="Fife,Austin N" w:date="2018-11-07T14:49:00Z">
                <w:rPr>
                  <w:noProof/>
                  <w:webHidden/>
                </w:rPr>
              </w:rPrChange>
            </w:rPr>
          </w:r>
          <w:r w:rsidR="0041665E" w:rsidRPr="009A1F47">
            <w:rPr>
              <w:noProof/>
              <w:webHidden/>
              <w:sz w:val="24"/>
              <w:rPrChange w:id="325" w:author="Fife,Austin N" w:date="2018-11-07T14:49:00Z">
                <w:rPr>
                  <w:noProof/>
                  <w:webHidden/>
                </w:rPr>
              </w:rPrChange>
            </w:rPr>
            <w:fldChar w:fldCharType="separate"/>
          </w:r>
          <w:r w:rsidR="0041665E" w:rsidRPr="009A1F47">
            <w:rPr>
              <w:noProof/>
              <w:webHidden/>
              <w:sz w:val="24"/>
              <w:rPrChange w:id="326" w:author="Fife,Austin N" w:date="2018-11-07T14:49:00Z">
                <w:rPr>
                  <w:noProof/>
                  <w:webHidden/>
                </w:rPr>
              </w:rPrChange>
            </w:rPr>
            <w:t>10</w:t>
          </w:r>
          <w:r w:rsidR="0041665E" w:rsidRPr="009A1F47">
            <w:rPr>
              <w:noProof/>
              <w:webHidden/>
              <w:sz w:val="24"/>
              <w:rPrChange w:id="327" w:author="Fife,Austin N" w:date="2018-11-07T14:49:00Z">
                <w:rPr>
                  <w:noProof/>
                  <w:webHidden/>
                </w:rPr>
              </w:rPrChange>
            </w:rPr>
            <w:fldChar w:fldCharType="end"/>
          </w:r>
          <w:r w:rsidRPr="009A1F47">
            <w:rPr>
              <w:noProof/>
              <w:sz w:val="24"/>
              <w:rPrChange w:id="328" w:author="Fife,Austin N" w:date="2018-11-07T14:49:00Z">
                <w:rPr>
                  <w:noProof/>
                </w:rPr>
              </w:rPrChange>
            </w:rPr>
            <w:fldChar w:fldCharType="end"/>
          </w:r>
        </w:p>
        <w:p w14:paraId="41FF33FB" w14:textId="070F827B" w:rsidR="0041665E" w:rsidRPr="009A1F47" w:rsidRDefault="00A51A24">
          <w:pPr>
            <w:pStyle w:val="TOC1"/>
            <w:rPr>
              <w:noProof/>
              <w:sz w:val="24"/>
              <w:lang w:eastAsia="en-US"/>
              <w:rPrChange w:id="329" w:author="Fife,Austin N" w:date="2018-11-07T14:49:00Z">
                <w:rPr>
                  <w:noProof/>
                  <w:lang w:eastAsia="en-US"/>
                </w:rPr>
              </w:rPrChange>
            </w:rPr>
          </w:pPr>
          <w:r w:rsidRPr="009A1F47">
            <w:rPr>
              <w:rStyle w:val="Hyperlink"/>
              <w:rFonts w:ascii="CMU Serif" w:hAnsi="CMU Serif" w:cs="CMU Serif"/>
              <w:noProof/>
              <w:sz w:val="24"/>
              <w:rPrChange w:id="330"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31" w:author="Fife,Austin N" w:date="2018-11-07T14:49:00Z">
                <w:rPr>
                  <w:rStyle w:val="Hyperlink"/>
                  <w:rFonts w:ascii="CMU Serif" w:hAnsi="CMU Serif" w:cs="CMU Serif"/>
                  <w:noProof/>
                </w:rPr>
              </w:rPrChange>
            </w:rPr>
            <w:instrText xml:space="preserve"> HYPERLINK \l "_Toc528941659" </w:instrText>
          </w:r>
          <w:r w:rsidRPr="009A1F47">
            <w:rPr>
              <w:rStyle w:val="Hyperlink"/>
              <w:rFonts w:ascii="CMU Serif" w:hAnsi="CMU Serif" w:cs="CMU Serif"/>
              <w:noProof/>
              <w:sz w:val="24"/>
              <w:rPrChange w:id="332"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33" w:author="Fife,Austin N" w:date="2018-11-07T14:49:00Z">
                <w:rPr>
                  <w:rStyle w:val="Hyperlink"/>
                  <w:rFonts w:ascii="CMU Serif" w:hAnsi="CMU Serif" w:cs="CMU Serif"/>
                  <w:noProof/>
                </w:rPr>
              </w:rPrChange>
            </w:rPr>
            <w:t>Chapter 2: Materials and methods</w:t>
          </w:r>
          <w:r w:rsidR="0041665E" w:rsidRPr="009A1F47">
            <w:rPr>
              <w:noProof/>
              <w:webHidden/>
              <w:sz w:val="24"/>
              <w:rPrChange w:id="334" w:author="Fife,Austin N" w:date="2018-11-07T14:49:00Z">
                <w:rPr>
                  <w:noProof/>
                  <w:webHidden/>
                </w:rPr>
              </w:rPrChange>
            </w:rPr>
            <w:tab/>
          </w:r>
          <w:r w:rsidR="0041665E" w:rsidRPr="009A1F47">
            <w:rPr>
              <w:noProof/>
              <w:webHidden/>
              <w:sz w:val="24"/>
              <w:rPrChange w:id="335" w:author="Fife,Austin N" w:date="2018-11-07T14:49:00Z">
                <w:rPr>
                  <w:noProof/>
                  <w:webHidden/>
                </w:rPr>
              </w:rPrChange>
            </w:rPr>
            <w:fldChar w:fldCharType="begin"/>
          </w:r>
          <w:r w:rsidR="0041665E" w:rsidRPr="009A1F47">
            <w:rPr>
              <w:noProof/>
              <w:webHidden/>
              <w:sz w:val="24"/>
              <w:rPrChange w:id="336" w:author="Fife,Austin N" w:date="2018-11-07T14:49:00Z">
                <w:rPr>
                  <w:noProof/>
                  <w:webHidden/>
                </w:rPr>
              </w:rPrChange>
            </w:rPr>
            <w:instrText xml:space="preserve"> PAGEREF _Toc528941659 \h </w:instrText>
          </w:r>
          <w:r w:rsidR="0041665E" w:rsidRPr="009A1F47">
            <w:rPr>
              <w:noProof/>
              <w:webHidden/>
              <w:sz w:val="24"/>
              <w:rPrChange w:id="337" w:author="Fife,Austin N" w:date="2018-11-07T14:49:00Z">
                <w:rPr>
                  <w:noProof/>
                  <w:webHidden/>
                </w:rPr>
              </w:rPrChange>
            </w:rPr>
          </w:r>
          <w:r w:rsidR="0041665E" w:rsidRPr="009A1F47">
            <w:rPr>
              <w:noProof/>
              <w:webHidden/>
              <w:sz w:val="24"/>
              <w:rPrChange w:id="338" w:author="Fife,Austin N" w:date="2018-11-07T14:49:00Z">
                <w:rPr>
                  <w:noProof/>
                  <w:webHidden/>
                </w:rPr>
              </w:rPrChange>
            </w:rPr>
            <w:fldChar w:fldCharType="separate"/>
          </w:r>
          <w:r w:rsidR="0041665E" w:rsidRPr="009A1F47">
            <w:rPr>
              <w:noProof/>
              <w:webHidden/>
              <w:sz w:val="24"/>
              <w:rPrChange w:id="339" w:author="Fife,Austin N" w:date="2018-11-07T14:49:00Z">
                <w:rPr>
                  <w:noProof/>
                  <w:webHidden/>
                </w:rPr>
              </w:rPrChange>
            </w:rPr>
            <w:t>13</w:t>
          </w:r>
          <w:r w:rsidR="0041665E" w:rsidRPr="009A1F47">
            <w:rPr>
              <w:noProof/>
              <w:webHidden/>
              <w:sz w:val="24"/>
              <w:rPrChange w:id="340" w:author="Fife,Austin N" w:date="2018-11-07T14:49:00Z">
                <w:rPr>
                  <w:noProof/>
                  <w:webHidden/>
                </w:rPr>
              </w:rPrChange>
            </w:rPr>
            <w:fldChar w:fldCharType="end"/>
          </w:r>
          <w:r w:rsidRPr="009A1F47">
            <w:rPr>
              <w:noProof/>
              <w:sz w:val="24"/>
              <w:rPrChange w:id="341" w:author="Fife,Austin N" w:date="2018-11-07T14:49:00Z">
                <w:rPr>
                  <w:noProof/>
                </w:rPr>
              </w:rPrChange>
            </w:rPr>
            <w:fldChar w:fldCharType="end"/>
          </w:r>
        </w:p>
        <w:p w14:paraId="767A0E94" w14:textId="227DDEF4" w:rsidR="0041665E" w:rsidRPr="009A1F47" w:rsidRDefault="00A51A24">
          <w:pPr>
            <w:pStyle w:val="TOC2"/>
            <w:tabs>
              <w:tab w:val="right" w:leader="dot" w:pos="9062"/>
            </w:tabs>
            <w:rPr>
              <w:noProof/>
              <w:sz w:val="24"/>
              <w:lang w:eastAsia="en-US"/>
              <w:rPrChange w:id="342" w:author="Fife,Austin N" w:date="2018-11-07T14:49:00Z">
                <w:rPr>
                  <w:noProof/>
                  <w:lang w:eastAsia="en-US"/>
                </w:rPr>
              </w:rPrChange>
            </w:rPr>
          </w:pPr>
          <w:r w:rsidRPr="009A1F47">
            <w:rPr>
              <w:rStyle w:val="Hyperlink"/>
              <w:rFonts w:ascii="CMU Serif" w:hAnsi="CMU Serif" w:cs="CMU Serif"/>
              <w:noProof/>
              <w:sz w:val="24"/>
              <w:rPrChange w:id="343"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44" w:author="Fife,Austin N" w:date="2018-11-07T14:49:00Z">
                <w:rPr>
                  <w:rStyle w:val="Hyperlink"/>
                  <w:rFonts w:ascii="CMU Serif" w:hAnsi="CMU Serif" w:cs="CMU Serif"/>
                  <w:noProof/>
                </w:rPr>
              </w:rPrChange>
            </w:rPr>
            <w:instrText xml:space="preserve"> HYPERLINK \l "_Toc528941660" </w:instrText>
          </w:r>
          <w:r w:rsidRPr="009A1F47">
            <w:rPr>
              <w:rStyle w:val="Hyperlink"/>
              <w:rFonts w:ascii="CMU Serif" w:hAnsi="CMU Serif" w:cs="CMU Serif"/>
              <w:noProof/>
              <w:sz w:val="24"/>
              <w:rPrChange w:id="345"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46" w:author="Fife,Austin N" w:date="2018-11-07T14:49:00Z">
                <w:rPr>
                  <w:rStyle w:val="Hyperlink"/>
                  <w:rFonts w:ascii="CMU Serif" w:hAnsi="CMU Serif" w:cs="CMU Serif"/>
                  <w:noProof/>
                </w:rPr>
              </w:rPrChange>
            </w:rPr>
            <w:t>Plant characteristics and living conditions</w:t>
          </w:r>
          <w:r w:rsidR="0041665E" w:rsidRPr="009A1F47">
            <w:rPr>
              <w:noProof/>
              <w:webHidden/>
              <w:sz w:val="24"/>
              <w:rPrChange w:id="347" w:author="Fife,Austin N" w:date="2018-11-07T14:49:00Z">
                <w:rPr>
                  <w:noProof/>
                  <w:webHidden/>
                </w:rPr>
              </w:rPrChange>
            </w:rPr>
            <w:tab/>
          </w:r>
          <w:r w:rsidR="0041665E" w:rsidRPr="009A1F47">
            <w:rPr>
              <w:noProof/>
              <w:webHidden/>
              <w:sz w:val="24"/>
              <w:rPrChange w:id="348" w:author="Fife,Austin N" w:date="2018-11-07T14:49:00Z">
                <w:rPr>
                  <w:noProof/>
                  <w:webHidden/>
                </w:rPr>
              </w:rPrChange>
            </w:rPr>
            <w:fldChar w:fldCharType="begin"/>
          </w:r>
          <w:r w:rsidR="0041665E" w:rsidRPr="009A1F47">
            <w:rPr>
              <w:noProof/>
              <w:webHidden/>
              <w:sz w:val="24"/>
              <w:rPrChange w:id="349" w:author="Fife,Austin N" w:date="2018-11-07T14:49:00Z">
                <w:rPr>
                  <w:noProof/>
                  <w:webHidden/>
                </w:rPr>
              </w:rPrChange>
            </w:rPr>
            <w:instrText xml:space="preserve"> PAGEREF _Toc528941660 \h </w:instrText>
          </w:r>
          <w:r w:rsidR="0041665E" w:rsidRPr="009A1F47">
            <w:rPr>
              <w:noProof/>
              <w:webHidden/>
              <w:sz w:val="24"/>
              <w:rPrChange w:id="350" w:author="Fife,Austin N" w:date="2018-11-07T14:49:00Z">
                <w:rPr>
                  <w:noProof/>
                  <w:webHidden/>
                </w:rPr>
              </w:rPrChange>
            </w:rPr>
          </w:r>
          <w:r w:rsidR="0041665E" w:rsidRPr="009A1F47">
            <w:rPr>
              <w:noProof/>
              <w:webHidden/>
              <w:sz w:val="24"/>
              <w:rPrChange w:id="351" w:author="Fife,Austin N" w:date="2018-11-07T14:49:00Z">
                <w:rPr>
                  <w:noProof/>
                  <w:webHidden/>
                </w:rPr>
              </w:rPrChange>
            </w:rPr>
            <w:fldChar w:fldCharType="separate"/>
          </w:r>
          <w:r w:rsidR="0041665E" w:rsidRPr="009A1F47">
            <w:rPr>
              <w:noProof/>
              <w:webHidden/>
              <w:sz w:val="24"/>
              <w:rPrChange w:id="352" w:author="Fife,Austin N" w:date="2018-11-07T14:49:00Z">
                <w:rPr>
                  <w:noProof/>
                  <w:webHidden/>
                </w:rPr>
              </w:rPrChange>
            </w:rPr>
            <w:t>13</w:t>
          </w:r>
          <w:r w:rsidR="0041665E" w:rsidRPr="009A1F47">
            <w:rPr>
              <w:noProof/>
              <w:webHidden/>
              <w:sz w:val="24"/>
              <w:rPrChange w:id="353" w:author="Fife,Austin N" w:date="2018-11-07T14:49:00Z">
                <w:rPr>
                  <w:noProof/>
                  <w:webHidden/>
                </w:rPr>
              </w:rPrChange>
            </w:rPr>
            <w:fldChar w:fldCharType="end"/>
          </w:r>
          <w:r w:rsidRPr="009A1F47">
            <w:rPr>
              <w:noProof/>
              <w:sz w:val="24"/>
              <w:rPrChange w:id="354" w:author="Fife,Austin N" w:date="2018-11-07T14:49:00Z">
                <w:rPr>
                  <w:noProof/>
                </w:rPr>
              </w:rPrChange>
            </w:rPr>
            <w:fldChar w:fldCharType="end"/>
          </w:r>
        </w:p>
        <w:p w14:paraId="6A017208" w14:textId="476A69DC" w:rsidR="0041665E" w:rsidRPr="009A1F47" w:rsidRDefault="00A51A24">
          <w:pPr>
            <w:pStyle w:val="TOC2"/>
            <w:tabs>
              <w:tab w:val="right" w:leader="dot" w:pos="9062"/>
            </w:tabs>
            <w:rPr>
              <w:noProof/>
              <w:sz w:val="24"/>
              <w:lang w:eastAsia="en-US"/>
              <w:rPrChange w:id="355" w:author="Fife,Austin N" w:date="2018-11-07T14:49:00Z">
                <w:rPr>
                  <w:noProof/>
                  <w:lang w:eastAsia="en-US"/>
                </w:rPr>
              </w:rPrChange>
            </w:rPr>
          </w:pPr>
          <w:r w:rsidRPr="009A1F47">
            <w:rPr>
              <w:rStyle w:val="Hyperlink"/>
              <w:rFonts w:ascii="CMU Serif" w:eastAsia="DengXian" w:hAnsi="CMU Serif" w:cs="CMU Serif"/>
              <w:iCs/>
              <w:noProof/>
              <w:sz w:val="24"/>
              <w:lang w:eastAsia="zh-CN"/>
              <w:rPrChange w:id="356" w:author="Fife,Austin N" w:date="2018-11-07T14:49:00Z">
                <w:rPr>
                  <w:rStyle w:val="Hyperlink"/>
                  <w:rFonts w:ascii="CMU Serif" w:eastAsia="DengXian" w:hAnsi="CMU Serif" w:cs="CMU Serif"/>
                  <w:iCs/>
                  <w:noProof/>
                  <w:lang w:eastAsia="zh-CN"/>
                </w:rPr>
              </w:rPrChange>
            </w:rPr>
            <w:fldChar w:fldCharType="begin"/>
          </w:r>
          <w:r w:rsidRPr="009A1F47">
            <w:rPr>
              <w:rStyle w:val="Hyperlink"/>
              <w:rFonts w:ascii="CMU Serif" w:eastAsia="DengXian" w:hAnsi="CMU Serif" w:cs="CMU Serif"/>
              <w:iCs/>
              <w:noProof/>
              <w:sz w:val="24"/>
              <w:lang w:eastAsia="zh-CN"/>
              <w:rPrChange w:id="357" w:author="Fife,Austin N" w:date="2018-11-07T14:49:00Z">
                <w:rPr>
                  <w:rStyle w:val="Hyperlink"/>
                  <w:rFonts w:ascii="CMU Serif" w:eastAsia="DengXian" w:hAnsi="CMU Serif" w:cs="CMU Serif"/>
                  <w:iCs/>
                  <w:noProof/>
                  <w:lang w:eastAsia="zh-CN"/>
                </w:rPr>
              </w:rPrChange>
            </w:rPr>
            <w:instrText xml:space="preserve"> HYPERLINK \l "_Toc528941664" </w:instrText>
          </w:r>
          <w:r w:rsidRPr="009A1F47">
            <w:rPr>
              <w:rStyle w:val="Hyperlink"/>
              <w:rFonts w:ascii="CMU Serif" w:eastAsia="DengXian" w:hAnsi="CMU Serif" w:cs="CMU Serif"/>
              <w:iCs/>
              <w:noProof/>
              <w:sz w:val="24"/>
              <w:lang w:eastAsia="zh-CN"/>
              <w:rPrChange w:id="358" w:author="Fife,Austin N" w:date="2018-11-07T14:49:00Z">
                <w:rPr>
                  <w:rStyle w:val="Hyperlink"/>
                  <w:rFonts w:ascii="CMU Serif" w:eastAsia="DengXian" w:hAnsi="CMU Serif" w:cs="CMU Serif"/>
                  <w:iCs/>
                  <w:noProof/>
                  <w:lang w:eastAsia="zh-CN"/>
                </w:rPr>
              </w:rPrChange>
            </w:rPr>
            <w:fldChar w:fldCharType="separate"/>
          </w:r>
          <w:r w:rsidR="0041665E" w:rsidRPr="009A1F47">
            <w:rPr>
              <w:rStyle w:val="Hyperlink"/>
              <w:rFonts w:ascii="CMU Serif" w:eastAsia="DengXian" w:hAnsi="CMU Serif" w:cs="CMU Serif"/>
              <w:iCs/>
              <w:noProof/>
              <w:sz w:val="24"/>
              <w:lang w:eastAsia="zh-CN"/>
              <w:rPrChange w:id="359" w:author="Fife,Austin N" w:date="2018-11-07T14:49:00Z">
                <w:rPr>
                  <w:rStyle w:val="Hyperlink"/>
                  <w:rFonts w:ascii="CMU Serif" w:eastAsia="DengXian" w:hAnsi="CMU Serif" w:cs="CMU Serif"/>
                  <w:iCs/>
                  <w:noProof/>
                  <w:lang w:eastAsia="zh-CN"/>
                </w:rPr>
              </w:rPrChange>
            </w:rPr>
            <w:t>Lso confirmation</w:t>
          </w:r>
          <w:r w:rsidR="0041665E" w:rsidRPr="009A1F47">
            <w:rPr>
              <w:noProof/>
              <w:webHidden/>
              <w:sz w:val="24"/>
              <w:rPrChange w:id="360" w:author="Fife,Austin N" w:date="2018-11-07T14:49:00Z">
                <w:rPr>
                  <w:noProof/>
                  <w:webHidden/>
                </w:rPr>
              </w:rPrChange>
            </w:rPr>
            <w:tab/>
          </w:r>
          <w:r w:rsidR="0041665E" w:rsidRPr="009A1F47">
            <w:rPr>
              <w:noProof/>
              <w:webHidden/>
              <w:sz w:val="24"/>
              <w:rPrChange w:id="361" w:author="Fife,Austin N" w:date="2018-11-07T14:49:00Z">
                <w:rPr>
                  <w:noProof/>
                  <w:webHidden/>
                </w:rPr>
              </w:rPrChange>
            </w:rPr>
            <w:fldChar w:fldCharType="begin"/>
          </w:r>
          <w:r w:rsidR="0041665E" w:rsidRPr="009A1F47">
            <w:rPr>
              <w:noProof/>
              <w:webHidden/>
              <w:sz w:val="24"/>
              <w:rPrChange w:id="362" w:author="Fife,Austin N" w:date="2018-11-07T14:49:00Z">
                <w:rPr>
                  <w:noProof/>
                  <w:webHidden/>
                </w:rPr>
              </w:rPrChange>
            </w:rPr>
            <w:instrText xml:space="preserve"> PAGEREF _Toc528941664 \h </w:instrText>
          </w:r>
          <w:r w:rsidR="0041665E" w:rsidRPr="009A1F47">
            <w:rPr>
              <w:noProof/>
              <w:webHidden/>
              <w:sz w:val="24"/>
              <w:rPrChange w:id="363" w:author="Fife,Austin N" w:date="2018-11-07T14:49:00Z">
                <w:rPr>
                  <w:noProof/>
                  <w:webHidden/>
                </w:rPr>
              </w:rPrChange>
            </w:rPr>
          </w:r>
          <w:r w:rsidR="0041665E" w:rsidRPr="009A1F47">
            <w:rPr>
              <w:noProof/>
              <w:webHidden/>
              <w:sz w:val="24"/>
              <w:rPrChange w:id="364" w:author="Fife,Austin N" w:date="2018-11-07T14:49:00Z">
                <w:rPr>
                  <w:noProof/>
                  <w:webHidden/>
                </w:rPr>
              </w:rPrChange>
            </w:rPr>
            <w:fldChar w:fldCharType="separate"/>
          </w:r>
          <w:r w:rsidR="0041665E" w:rsidRPr="009A1F47">
            <w:rPr>
              <w:noProof/>
              <w:webHidden/>
              <w:sz w:val="24"/>
              <w:rPrChange w:id="365" w:author="Fife,Austin N" w:date="2018-11-07T14:49:00Z">
                <w:rPr>
                  <w:noProof/>
                  <w:webHidden/>
                </w:rPr>
              </w:rPrChange>
            </w:rPr>
            <w:t>14</w:t>
          </w:r>
          <w:r w:rsidR="0041665E" w:rsidRPr="009A1F47">
            <w:rPr>
              <w:noProof/>
              <w:webHidden/>
              <w:sz w:val="24"/>
              <w:rPrChange w:id="366" w:author="Fife,Austin N" w:date="2018-11-07T14:49:00Z">
                <w:rPr>
                  <w:noProof/>
                  <w:webHidden/>
                </w:rPr>
              </w:rPrChange>
            </w:rPr>
            <w:fldChar w:fldCharType="end"/>
          </w:r>
          <w:r w:rsidRPr="009A1F47">
            <w:rPr>
              <w:noProof/>
              <w:sz w:val="24"/>
              <w:rPrChange w:id="367" w:author="Fife,Austin N" w:date="2018-11-07T14:49:00Z">
                <w:rPr>
                  <w:noProof/>
                </w:rPr>
              </w:rPrChange>
            </w:rPr>
            <w:fldChar w:fldCharType="end"/>
          </w:r>
        </w:p>
        <w:p w14:paraId="54809B29" w14:textId="67E575B8" w:rsidR="0041665E" w:rsidRPr="009A1F47" w:rsidRDefault="00A51A24">
          <w:pPr>
            <w:pStyle w:val="TOC2"/>
            <w:tabs>
              <w:tab w:val="right" w:leader="dot" w:pos="9062"/>
            </w:tabs>
            <w:rPr>
              <w:noProof/>
              <w:sz w:val="24"/>
              <w:lang w:eastAsia="en-US"/>
              <w:rPrChange w:id="368" w:author="Fife,Austin N" w:date="2018-11-07T14:49:00Z">
                <w:rPr>
                  <w:noProof/>
                  <w:lang w:eastAsia="en-US"/>
                </w:rPr>
              </w:rPrChange>
            </w:rPr>
          </w:pPr>
          <w:r w:rsidRPr="009A1F47">
            <w:rPr>
              <w:rStyle w:val="Hyperlink"/>
              <w:rFonts w:ascii="CMU Serif" w:hAnsi="CMU Serif" w:cs="CMU Serif"/>
              <w:noProof/>
              <w:sz w:val="24"/>
              <w:rPrChange w:id="369"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70" w:author="Fife,Austin N" w:date="2018-11-07T14:49:00Z">
                <w:rPr>
                  <w:rStyle w:val="Hyperlink"/>
                  <w:rFonts w:ascii="CMU Serif" w:hAnsi="CMU Serif" w:cs="CMU Serif"/>
                  <w:noProof/>
                </w:rPr>
              </w:rPrChange>
            </w:rPr>
            <w:instrText xml:space="preserve"> HYPERLINK \l "_Toc528941665" </w:instrText>
          </w:r>
          <w:r w:rsidRPr="009A1F47">
            <w:rPr>
              <w:rStyle w:val="Hyperlink"/>
              <w:rFonts w:ascii="CMU Serif" w:hAnsi="CMU Serif" w:cs="CMU Serif"/>
              <w:noProof/>
              <w:sz w:val="24"/>
              <w:rPrChange w:id="371"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72" w:author="Fife,Austin N" w:date="2018-11-07T14:49:00Z">
                <w:rPr>
                  <w:rStyle w:val="Hyperlink"/>
                  <w:rFonts w:ascii="CMU Serif" w:hAnsi="CMU Serif" w:cs="CMU Serif"/>
                  <w:noProof/>
                </w:rPr>
              </w:rPrChange>
            </w:rPr>
            <w:t>No-choice behavior assays</w:t>
          </w:r>
          <w:r w:rsidR="0041665E" w:rsidRPr="009A1F47">
            <w:rPr>
              <w:noProof/>
              <w:webHidden/>
              <w:sz w:val="24"/>
              <w:rPrChange w:id="373" w:author="Fife,Austin N" w:date="2018-11-07T14:49:00Z">
                <w:rPr>
                  <w:noProof/>
                  <w:webHidden/>
                </w:rPr>
              </w:rPrChange>
            </w:rPr>
            <w:tab/>
          </w:r>
          <w:r w:rsidR="0041665E" w:rsidRPr="009A1F47">
            <w:rPr>
              <w:noProof/>
              <w:webHidden/>
              <w:sz w:val="24"/>
              <w:rPrChange w:id="374" w:author="Fife,Austin N" w:date="2018-11-07T14:49:00Z">
                <w:rPr>
                  <w:noProof/>
                  <w:webHidden/>
                </w:rPr>
              </w:rPrChange>
            </w:rPr>
            <w:fldChar w:fldCharType="begin"/>
          </w:r>
          <w:r w:rsidR="0041665E" w:rsidRPr="009A1F47">
            <w:rPr>
              <w:noProof/>
              <w:webHidden/>
              <w:sz w:val="24"/>
              <w:rPrChange w:id="375" w:author="Fife,Austin N" w:date="2018-11-07T14:49:00Z">
                <w:rPr>
                  <w:noProof/>
                  <w:webHidden/>
                </w:rPr>
              </w:rPrChange>
            </w:rPr>
            <w:instrText xml:space="preserve"> PAGEREF _Toc528941665 \h </w:instrText>
          </w:r>
          <w:r w:rsidR="0041665E" w:rsidRPr="009A1F47">
            <w:rPr>
              <w:noProof/>
              <w:webHidden/>
              <w:sz w:val="24"/>
              <w:rPrChange w:id="376" w:author="Fife,Austin N" w:date="2018-11-07T14:49:00Z">
                <w:rPr>
                  <w:noProof/>
                  <w:webHidden/>
                </w:rPr>
              </w:rPrChange>
            </w:rPr>
          </w:r>
          <w:r w:rsidR="0041665E" w:rsidRPr="009A1F47">
            <w:rPr>
              <w:noProof/>
              <w:webHidden/>
              <w:sz w:val="24"/>
              <w:rPrChange w:id="377" w:author="Fife,Austin N" w:date="2018-11-07T14:49:00Z">
                <w:rPr>
                  <w:noProof/>
                  <w:webHidden/>
                </w:rPr>
              </w:rPrChange>
            </w:rPr>
            <w:fldChar w:fldCharType="separate"/>
          </w:r>
          <w:r w:rsidR="0041665E" w:rsidRPr="009A1F47">
            <w:rPr>
              <w:noProof/>
              <w:webHidden/>
              <w:sz w:val="24"/>
              <w:rPrChange w:id="378" w:author="Fife,Austin N" w:date="2018-11-07T14:49:00Z">
                <w:rPr>
                  <w:noProof/>
                  <w:webHidden/>
                </w:rPr>
              </w:rPrChange>
            </w:rPr>
            <w:t>16</w:t>
          </w:r>
          <w:r w:rsidR="0041665E" w:rsidRPr="009A1F47">
            <w:rPr>
              <w:noProof/>
              <w:webHidden/>
              <w:sz w:val="24"/>
              <w:rPrChange w:id="379" w:author="Fife,Austin N" w:date="2018-11-07T14:49:00Z">
                <w:rPr>
                  <w:noProof/>
                  <w:webHidden/>
                </w:rPr>
              </w:rPrChange>
            </w:rPr>
            <w:fldChar w:fldCharType="end"/>
          </w:r>
          <w:r w:rsidRPr="009A1F47">
            <w:rPr>
              <w:noProof/>
              <w:sz w:val="24"/>
              <w:rPrChange w:id="380" w:author="Fife,Austin N" w:date="2018-11-07T14:49:00Z">
                <w:rPr>
                  <w:noProof/>
                </w:rPr>
              </w:rPrChange>
            </w:rPr>
            <w:fldChar w:fldCharType="end"/>
          </w:r>
        </w:p>
        <w:p w14:paraId="64CD5034" w14:textId="62296C73" w:rsidR="0041665E" w:rsidRPr="009A1F47" w:rsidRDefault="00A51A24">
          <w:pPr>
            <w:pStyle w:val="TOC2"/>
            <w:tabs>
              <w:tab w:val="right" w:leader="dot" w:pos="9062"/>
            </w:tabs>
            <w:rPr>
              <w:noProof/>
              <w:sz w:val="24"/>
              <w:lang w:eastAsia="en-US"/>
              <w:rPrChange w:id="381" w:author="Fife,Austin N" w:date="2018-11-07T14:49:00Z">
                <w:rPr>
                  <w:noProof/>
                  <w:lang w:eastAsia="en-US"/>
                </w:rPr>
              </w:rPrChange>
            </w:rPr>
          </w:pPr>
          <w:r w:rsidRPr="009A1F47">
            <w:rPr>
              <w:rStyle w:val="Hyperlink"/>
              <w:rFonts w:ascii="CMU Serif" w:hAnsi="CMU Serif" w:cs="CMU Serif"/>
              <w:noProof/>
              <w:sz w:val="24"/>
              <w:rPrChange w:id="382"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83" w:author="Fife,Austin N" w:date="2018-11-07T14:49:00Z">
                <w:rPr>
                  <w:rStyle w:val="Hyperlink"/>
                  <w:rFonts w:ascii="CMU Serif" w:hAnsi="CMU Serif" w:cs="CMU Serif"/>
                  <w:noProof/>
                </w:rPr>
              </w:rPrChange>
            </w:rPr>
            <w:instrText xml:space="preserve"> HYPERLINK \l "_Toc528941666" </w:instrText>
          </w:r>
          <w:r w:rsidRPr="009A1F47">
            <w:rPr>
              <w:rStyle w:val="Hyperlink"/>
              <w:rFonts w:ascii="CMU Serif" w:hAnsi="CMU Serif" w:cs="CMU Serif"/>
              <w:noProof/>
              <w:sz w:val="24"/>
              <w:rPrChange w:id="384"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85" w:author="Fife,Austin N" w:date="2018-11-07T14:49:00Z">
                <w:rPr>
                  <w:rStyle w:val="Hyperlink"/>
                  <w:rFonts w:ascii="CMU Serif" w:hAnsi="CMU Serif" w:cs="CMU Serif"/>
                  <w:noProof/>
                </w:rPr>
              </w:rPrChange>
            </w:rPr>
            <w:t>Fecundity assays</w:t>
          </w:r>
          <w:r w:rsidR="0041665E" w:rsidRPr="009A1F47">
            <w:rPr>
              <w:noProof/>
              <w:webHidden/>
              <w:sz w:val="24"/>
              <w:rPrChange w:id="386" w:author="Fife,Austin N" w:date="2018-11-07T14:49:00Z">
                <w:rPr>
                  <w:noProof/>
                  <w:webHidden/>
                </w:rPr>
              </w:rPrChange>
            </w:rPr>
            <w:tab/>
          </w:r>
          <w:r w:rsidR="0041665E" w:rsidRPr="009A1F47">
            <w:rPr>
              <w:noProof/>
              <w:webHidden/>
              <w:sz w:val="24"/>
              <w:rPrChange w:id="387" w:author="Fife,Austin N" w:date="2018-11-07T14:49:00Z">
                <w:rPr>
                  <w:noProof/>
                  <w:webHidden/>
                </w:rPr>
              </w:rPrChange>
            </w:rPr>
            <w:fldChar w:fldCharType="begin"/>
          </w:r>
          <w:r w:rsidR="0041665E" w:rsidRPr="009A1F47">
            <w:rPr>
              <w:noProof/>
              <w:webHidden/>
              <w:sz w:val="24"/>
              <w:rPrChange w:id="388" w:author="Fife,Austin N" w:date="2018-11-07T14:49:00Z">
                <w:rPr>
                  <w:noProof/>
                  <w:webHidden/>
                </w:rPr>
              </w:rPrChange>
            </w:rPr>
            <w:instrText xml:space="preserve"> PAGEREF _Toc528941666 \h </w:instrText>
          </w:r>
          <w:r w:rsidR="0041665E" w:rsidRPr="009A1F47">
            <w:rPr>
              <w:noProof/>
              <w:webHidden/>
              <w:sz w:val="24"/>
              <w:rPrChange w:id="389" w:author="Fife,Austin N" w:date="2018-11-07T14:49:00Z">
                <w:rPr>
                  <w:noProof/>
                  <w:webHidden/>
                </w:rPr>
              </w:rPrChange>
            </w:rPr>
          </w:r>
          <w:r w:rsidR="0041665E" w:rsidRPr="009A1F47">
            <w:rPr>
              <w:noProof/>
              <w:webHidden/>
              <w:sz w:val="24"/>
              <w:rPrChange w:id="390" w:author="Fife,Austin N" w:date="2018-11-07T14:49:00Z">
                <w:rPr>
                  <w:noProof/>
                  <w:webHidden/>
                </w:rPr>
              </w:rPrChange>
            </w:rPr>
            <w:fldChar w:fldCharType="separate"/>
          </w:r>
          <w:r w:rsidR="0041665E" w:rsidRPr="009A1F47">
            <w:rPr>
              <w:noProof/>
              <w:webHidden/>
              <w:sz w:val="24"/>
              <w:rPrChange w:id="391" w:author="Fife,Austin N" w:date="2018-11-07T14:49:00Z">
                <w:rPr>
                  <w:noProof/>
                  <w:webHidden/>
                </w:rPr>
              </w:rPrChange>
            </w:rPr>
            <w:t>17</w:t>
          </w:r>
          <w:r w:rsidR="0041665E" w:rsidRPr="009A1F47">
            <w:rPr>
              <w:noProof/>
              <w:webHidden/>
              <w:sz w:val="24"/>
              <w:rPrChange w:id="392" w:author="Fife,Austin N" w:date="2018-11-07T14:49:00Z">
                <w:rPr>
                  <w:noProof/>
                  <w:webHidden/>
                </w:rPr>
              </w:rPrChange>
            </w:rPr>
            <w:fldChar w:fldCharType="end"/>
          </w:r>
          <w:r w:rsidRPr="009A1F47">
            <w:rPr>
              <w:noProof/>
              <w:sz w:val="24"/>
              <w:rPrChange w:id="393" w:author="Fife,Austin N" w:date="2018-11-07T14:49:00Z">
                <w:rPr>
                  <w:noProof/>
                </w:rPr>
              </w:rPrChange>
            </w:rPr>
            <w:fldChar w:fldCharType="end"/>
          </w:r>
        </w:p>
        <w:p w14:paraId="16732C70" w14:textId="6D8DD07C" w:rsidR="0041665E" w:rsidRPr="009A1F47" w:rsidRDefault="00A51A24">
          <w:pPr>
            <w:pStyle w:val="TOC2"/>
            <w:tabs>
              <w:tab w:val="right" w:leader="dot" w:pos="9062"/>
            </w:tabs>
            <w:rPr>
              <w:noProof/>
              <w:sz w:val="24"/>
              <w:lang w:eastAsia="en-US"/>
              <w:rPrChange w:id="394" w:author="Fife,Austin N" w:date="2018-11-07T14:49:00Z">
                <w:rPr>
                  <w:noProof/>
                  <w:lang w:eastAsia="en-US"/>
                </w:rPr>
              </w:rPrChange>
            </w:rPr>
          </w:pPr>
          <w:r w:rsidRPr="009A1F47">
            <w:rPr>
              <w:rStyle w:val="Hyperlink"/>
              <w:rFonts w:ascii="CMU Serif" w:hAnsi="CMU Serif" w:cs="CMU Serif"/>
              <w:noProof/>
              <w:sz w:val="24"/>
              <w:rPrChange w:id="395"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396" w:author="Fife,Austin N" w:date="2018-11-07T14:49:00Z">
                <w:rPr>
                  <w:rStyle w:val="Hyperlink"/>
                  <w:rFonts w:ascii="CMU Serif" w:hAnsi="CMU Serif" w:cs="CMU Serif"/>
                  <w:noProof/>
                </w:rPr>
              </w:rPrChange>
            </w:rPr>
            <w:instrText xml:space="preserve"> HYPERLINK \l "_Toc528941670" </w:instrText>
          </w:r>
          <w:r w:rsidRPr="009A1F47">
            <w:rPr>
              <w:rStyle w:val="Hyperlink"/>
              <w:rFonts w:ascii="CMU Serif" w:hAnsi="CMU Serif" w:cs="CMU Serif"/>
              <w:noProof/>
              <w:sz w:val="24"/>
              <w:rPrChange w:id="397"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398" w:author="Fife,Austin N" w:date="2018-11-07T14:49:00Z">
                <w:rPr>
                  <w:rStyle w:val="Hyperlink"/>
                  <w:rFonts w:ascii="CMU Serif" w:hAnsi="CMU Serif" w:cs="CMU Serif"/>
                  <w:noProof/>
                </w:rPr>
              </w:rPrChange>
            </w:rPr>
            <w:t>Statistical analysis</w:t>
          </w:r>
          <w:r w:rsidR="0041665E" w:rsidRPr="009A1F47">
            <w:rPr>
              <w:noProof/>
              <w:webHidden/>
              <w:sz w:val="24"/>
              <w:rPrChange w:id="399" w:author="Fife,Austin N" w:date="2018-11-07T14:49:00Z">
                <w:rPr>
                  <w:noProof/>
                  <w:webHidden/>
                </w:rPr>
              </w:rPrChange>
            </w:rPr>
            <w:tab/>
          </w:r>
          <w:r w:rsidR="0041665E" w:rsidRPr="009A1F47">
            <w:rPr>
              <w:noProof/>
              <w:webHidden/>
              <w:sz w:val="24"/>
              <w:rPrChange w:id="400" w:author="Fife,Austin N" w:date="2018-11-07T14:49:00Z">
                <w:rPr>
                  <w:noProof/>
                  <w:webHidden/>
                </w:rPr>
              </w:rPrChange>
            </w:rPr>
            <w:fldChar w:fldCharType="begin"/>
          </w:r>
          <w:r w:rsidR="0041665E" w:rsidRPr="009A1F47">
            <w:rPr>
              <w:noProof/>
              <w:webHidden/>
              <w:sz w:val="24"/>
              <w:rPrChange w:id="401" w:author="Fife,Austin N" w:date="2018-11-07T14:49:00Z">
                <w:rPr>
                  <w:noProof/>
                  <w:webHidden/>
                </w:rPr>
              </w:rPrChange>
            </w:rPr>
            <w:instrText xml:space="preserve"> PAGEREF _Toc528941670 \h </w:instrText>
          </w:r>
          <w:r w:rsidR="0041665E" w:rsidRPr="009A1F47">
            <w:rPr>
              <w:noProof/>
              <w:webHidden/>
              <w:sz w:val="24"/>
              <w:rPrChange w:id="402" w:author="Fife,Austin N" w:date="2018-11-07T14:49:00Z">
                <w:rPr>
                  <w:noProof/>
                  <w:webHidden/>
                </w:rPr>
              </w:rPrChange>
            </w:rPr>
          </w:r>
          <w:r w:rsidR="0041665E" w:rsidRPr="009A1F47">
            <w:rPr>
              <w:noProof/>
              <w:webHidden/>
              <w:sz w:val="24"/>
              <w:rPrChange w:id="403" w:author="Fife,Austin N" w:date="2018-11-07T14:49:00Z">
                <w:rPr>
                  <w:noProof/>
                  <w:webHidden/>
                </w:rPr>
              </w:rPrChange>
            </w:rPr>
            <w:fldChar w:fldCharType="separate"/>
          </w:r>
          <w:r w:rsidR="0041665E" w:rsidRPr="009A1F47">
            <w:rPr>
              <w:noProof/>
              <w:webHidden/>
              <w:sz w:val="24"/>
              <w:rPrChange w:id="404" w:author="Fife,Austin N" w:date="2018-11-07T14:49:00Z">
                <w:rPr>
                  <w:noProof/>
                  <w:webHidden/>
                </w:rPr>
              </w:rPrChange>
            </w:rPr>
            <w:t>18</w:t>
          </w:r>
          <w:r w:rsidR="0041665E" w:rsidRPr="009A1F47">
            <w:rPr>
              <w:noProof/>
              <w:webHidden/>
              <w:sz w:val="24"/>
              <w:rPrChange w:id="405" w:author="Fife,Austin N" w:date="2018-11-07T14:49:00Z">
                <w:rPr>
                  <w:noProof/>
                  <w:webHidden/>
                </w:rPr>
              </w:rPrChange>
            </w:rPr>
            <w:fldChar w:fldCharType="end"/>
          </w:r>
          <w:r w:rsidRPr="009A1F47">
            <w:rPr>
              <w:noProof/>
              <w:sz w:val="24"/>
              <w:rPrChange w:id="406" w:author="Fife,Austin N" w:date="2018-11-07T14:49:00Z">
                <w:rPr>
                  <w:noProof/>
                </w:rPr>
              </w:rPrChange>
            </w:rPr>
            <w:fldChar w:fldCharType="end"/>
          </w:r>
        </w:p>
        <w:p w14:paraId="51A7A598" w14:textId="19F3D14F" w:rsidR="0041665E" w:rsidRPr="009A1F47" w:rsidRDefault="00A51A24">
          <w:pPr>
            <w:pStyle w:val="TOC2"/>
            <w:tabs>
              <w:tab w:val="right" w:leader="dot" w:pos="9062"/>
            </w:tabs>
            <w:rPr>
              <w:noProof/>
              <w:sz w:val="24"/>
              <w:lang w:eastAsia="en-US"/>
              <w:rPrChange w:id="407" w:author="Fife,Austin N" w:date="2018-11-07T14:49:00Z">
                <w:rPr>
                  <w:noProof/>
                  <w:lang w:eastAsia="en-US"/>
                </w:rPr>
              </w:rPrChange>
            </w:rPr>
          </w:pPr>
          <w:r w:rsidRPr="009A1F47">
            <w:rPr>
              <w:rStyle w:val="Hyperlink"/>
              <w:rFonts w:ascii="CMU Serif" w:hAnsi="CMU Serif" w:cs="CMU Serif"/>
              <w:noProof/>
              <w:sz w:val="24"/>
              <w:rPrChange w:id="408"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09" w:author="Fife,Austin N" w:date="2018-11-07T14:49:00Z">
                <w:rPr>
                  <w:rStyle w:val="Hyperlink"/>
                  <w:rFonts w:ascii="CMU Serif" w:hAnsi="CMU Serif" w:cs="CMU Serif"/>
                  <w:noProof/>
                </w:rPr>
              </w:rPrChange>
            </w:rPr>
            <w:instrText xml:space="preserve"> HYPERLINK \l "_Toc528941672" </w:instrText>
          </w:r>
          <w:r w:rsidRPr="009A1F47">
            <w:rPr>
              <w:rStyle w:val="Hyperlink"/>
              <w:rFonts w:ascii="CMU Serif" w:hAnsi="CMU Serif" w:cs="CMU Serif"/>
              <w:noProof/>
              <w:sz w:val="24"/>
              <w:rPrChange w:id="410"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11" w:author="Fife,Austin N" w:date="2018-11-07T14:49:00Z">
                <w:rPr>
                  <w:rStyle w:val="Hyperlink"/>
                  <w:rFonts w:ascii="CMU Serif" w:hAnsi="CMU Serif" w:cs="CMU Serif"/>
                  <w:noProof/>
                </w:rPr>
              </w:rPrChange>
            </w:rPr>
            <w:t>Chapter 3: Results</w:t>
          </w:r>
          <w:r w:rsidR="0041665E" w:rsidRPr="009A1F47">
            <w:rPr>
              <w:noProof/>
              <w:webHidden/>
              <w:sz w:val="24"/>
              <w:rPrChange w:id="412" w:author="Fife,Austin N" w:date="2018-11-07T14:49:00Z">
                <w:rPr>
                  <w:noProof/>
                  <w:webHidden/>
                </w:rPr>
              </w:rPrChange>
            </w:rPr>
            <w:tab/>
          </w:r>
          <w:r w:rsidR="0041665E" w:rsidRPr="009A1F47">
            <w:rPr>
              <w:noProof/>
              <w:webHidden/>
              <w:sz w:val="24"/>
              <w:rPrChange w:id="413" w:author="Fife,Austin N" w:date="2018-11-07T14:49:00Z">
                <w:rPr>
                  <w:noProof/>
                  <w:webHidden/>
                </w:rPr>
              </w:rPrChange>
            </w:rPr>
            <w:fldChar w:fldCharType="begin"/>
          </w:r>
          <w:r w:rsidR="0041665E" w:rsidRPr="009A1F47">
            <w:rPr>
              <w:noProof/>
              <w:webHidden/>
              <w:sz w:val="24"/>
              <w:rPrChange w:id="414" w:author="Fife,Austin N" w:date="2018-11-07T14:49:00Z">
                <w:rPr>
                  <w:noProof/>
                  <w:webHidden/>
                </w:rPr>
              </w:rPrChange>
            </w:rPr>
            <w:instrText xml:space="preserve"> PAGEREF _Toc528941672 \h </w:instrText>
          </w:r>
          <w:r w:rsidR="0041665E" w:rsidRPr="009A1F47">
            <w:rPr>
              <w:noProof/>
              <w:webHidden/>
              <w:sz w:val="24"/>
              <w:rPrChange w:id="415" w:author="Fife,Austin N" w:date="2018-11-07T14:49:00Z">
                <w:rPr>
                  <w:noProof/>
                  <w:webHidden/>
                </w:rPr>
              </w:rPrChange>
            </w:rPr>
          </w:r>
          <w:r w:rsidR="0041665E" w:rsidRPr="009A1F47">
            <w:rPr>
              <w:noProof/>
              <w:webHidden/>
              <w:sz w:val="24"/>
              <w:rPrChange w:id="416" w:author="Fife,Austin N" w:date="2018-11-07T14:49:00Z">
                <w:rPr>
                  <w:noProof/>
                  <w:webHidden/>
                </w:rPr>
              </w:rPrChange>
            </w:rPr>
            <w:fldChar w:fldCharType="separate"/>
          </w:r>
          <w:r w:rsidR="0041665E" w:rsidRPr="009A1F47">
            <w:rPr>
              <w:noProof/>
              <w:webHidden/>
              <w:sz w:val="24"/>
              <w:rPrChange w:id="417" w:author="Fife,Austin N" w:date="2018-11-07T14:49:00Z">
                <w:rPr>
                  <w:noProof/>
                  <w:webHidden/>
                </w:rPr>
              </w:rPrChange>
            </w:rPr>
            <w:t>19</w:t>
          </w:r>
          <w:r w:rsidR="0041665E" w:rsidRPr="009A1F47">
            <w:rPr>
              <w:noProof/>
              <w:webHidden/>
              <w:sz w:val="24"/>
              <w:rPrChange w:id="418" w:author="Fife,Austin N" w:date="2018-11-07T14:49:00Z">
                <w:rPr>
                  <w:noProof/>
                  <w:webHidden/>
                </w:rPr>
              </w:rPrChange>
            </w:rPr>
            <w:fldChar w:fldCharType="end"/>
          </w:r>
          <w:r w:rsidRPr="009A1F47">
            <w:rPr>
              <w:noProof/>
              <w:sz w:val="24"/>
              <w:rPrChange w:id="419" w:author="Fife,Austin N" w:date="2018-11-07T14:49:00Z">
                <w:rPr>
                  <w:noProof/>
                </w:rPr>
              </w:rPrChange>
            </w:rPr>
            <w:fldChar w:fldCharType="end"/>
          </w:r>
        </w:p>
        <w:p w14:paraId="2788A4CB" w14:textId="548C13A7" w:rsidR="0041665E" w:rsidRPr="009A1F47" w:rsidRDefault="00A51A24">
          <w:pPr>
            <w:pStyle w:val="TOC2"/>
            <w:tabs>
              <w:tab w:val="right" w:leader="dot" w:pos="9062"/>
            </w:tabs>
            <w:rPr>
              <w:noProof/>
              <w:sz w:val="24"/>
              <w:lang w:eastAsia="en-US"/>
              <w:rPrChange w:id="420" w:author="Fife,Austin N" w:date="2018-11-07T14:49:00Z">
                <w:rPr>
                  <w:noProof/>
                  <w:lang w:eastAsia="en-US"/>
                </w:rPr>
              </w:rPrChange>
            </w:rPr>
          </w:pPr>
          <w:r w:rsidRPr="009A1F47">
            <w:rPr>
              <w:rStyle w:val="Hyperlink"/>
              <w:rFonts w:ascii="CMU Serif" w:hAnsi="CMU Serif" w:cs="CMU Serif"/>
              <w:noProof/>
              <w:sz w:val="24"/>
              <w:rPrChange w:id="421"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22" w:author="Fife,Austin N" w:date="2018-11-07T14:49:00Z">
                <w:rPr>
                  <w:rStyle w:val="Hyperlink"/>
                  <w:rFonts w:ascii="CMU Serif" w:hAnsi="CMU Serif" w:cs="CMU Serif"/>
                  <w:noProof/>
                </w:rPr>
              </w:rPrChange>
            </w:rPr>
            <w:instrText xml:space="preserve"> HYPERLINK \l "_Toc528941673" </w:instrText>
          </w:r>
          <w:r w:rsidRPr="009A1F47">
            <w:rPr>
              <w:rStyle w:val="Hyperlink"/>
              <w:rFonts w:ascii="CMU Serif" w:hAnsi="CMU Serif" w:cs="CMU Serif"/>
              <w:noProof/>
              <w:sz w:val="24"/>
              <w:rPrChange w:id="423"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24" w:author="Fife,Austin N" w:date="2018-11-07T14:49:00Z">
                <w:rPr>
                  <w:rStyle w:val="Hyperlink"/>
                  <w:rFonts w:ascii="CMU Serif" w:hAnsi="CMU Serif" w:cs="CMU Serif"/>
                  <w:noProof/>
                </w:rPr>
              </w:rPrChange>
            </w:rPr>
            <w:t>No-choice assays</w:t>
          </w:r>
          <w:r w:rsidR="0041665E" w:rsidRPr="009A1F47">
            <w:rPr>
              <w:noProof/>
              <w:webHidden/>
              <w:sz w:val="24"/>
              <w:rPrChange w:id="425" w:author="Fife,Austin N" w:date="2018-11-07T14:49:00Z">
                <w:rPr>
                  <w:noProof/>
                  <w:webHidden/>
                </w:rPr>
              </w:rPrChange>
            </w:rPr>
            <w:tab/>
          </w:r>
          <w:r w:rsidR="0041665E" w:rsidRPr="009A1F47">
            <w:rPr>
              <w:noProof/>
              <w:webHidden/>
              <w:sz w:val="24"/>
              <w:rPrChange w:id="426" w:author="Fife,Austin N" w:date="2018-11-07T14:49:00Z">
                <w:rPr>
                  <w:noProof/>
                  <w:webHidden/>
                </w:rPr>
              </w:rPrChange>
            </w:rPr>
            <w:fldChar w:fldCharType="begin"/>
          </w:r>
          <w:r w:rsidR="0041665E" w:rsidRPr="009A1F47">
            <w:rPr>
              <w:noProof/>
              <w:webHidden/>
              <w:sz w:val="24"/>
              <w:rPrChange w:id="427" w:author="Fife,Austin N" w:date="2018-11-07T14:49:00Z">
                <w:rPr>
                  <w:noProof/>
                  <w:webHidden/>
                </w:rPr>
              </w:rPrChange>
            </w:rPr>
            <w:instrText xml:space="preserve"> PAGEREF _Toc528941673 \h </w:instrText>
          </w:r>
          <w:r w:rsidR="0041665E" w:rsidRPr="009A1F47">
            <w:rPr>
              <w:noProof/>
              <w:webHidden/>
              <w:sz w:val="24"/>
              <w:rPrChange w:id="428" w:author="Fife,Austin N" w:date="2018-11-07T14:49:00Z">
                <w:rPr>
                  <w:noProof/>
                  <w:webHidden/>
                </w:rPr>
              </w:rPrChange>
            </w:rPr>
          </w:r>
          <w:r w:rsidR="0041665E" w:rsidRPr="009A1F47">
            <w:rPr>
              <w:noProof/>
              <w:webHidden/>
              <w:sz w:val="24"/>
              <w:rPrChange w:id="429" w:author="Fife,Austin N" w:date="2018-11-07T14:49:00Z">
                <w:rPr>
                  <w:noProof/>
                  <w:webHidden/>
                </w:rPr>
              </w:rPrChange>
            </w:rPr>
            <w:fldChar w:fldCharType="separate"/>
          </w:r>
          <w:r w:rsidR="0041665E" w:rsidRPr="009A1F47">
            <w:rPr>
              <w:noProof/>
              <w:webHidden/>
              <w:sz w:val="24"/>
              <w:rPrChange w:id="430" w:author="Fife,Austin N" w:date="2018-11-07T14:49:00Z">
                <w:rPr>
                  <w:noProof/>
                  <w:webHidden/>
                </w:rPr>
              </w:rPrChange>
            </w:rPr>
            <w:t>19</w:t>
          </w:r>
          <w:r w:rsidR="0041665E" w:rsidRPr="009A1F47">
            <w:rPr>
              <w:noProof/>
              <w:webHidden/>
              <w:sz w:val="24"/>
              <w:rPrChange w:id="431" w:author="Fife,Austin N" w:date="2018-11-07T14:49:00Z">
                <w:rPr>
                  <w:noProof/>
                  <w:webHidden/>
                </w:rPr>
              </w:rPrChange>
            </w:rPr>
            <w:fldChar w:fldCharType="end"/>
          </w:r>
          <w:r w:rsidRPr="009A1F47">
            <w:rPr>
              <w:noProof/>
              <w:sz w:val="24"/>
              <w:rPrChange w:id="432" w:author="Fife,Austin N" w:date="2018-11-07T14:49:00Z">
                <w:rPr>
                  <w:noProof/>
                </w:rPr>
              </w:rPrChange>
            </w:rPr>
            <w:fldChar w:fldCharType="end"/>
          </w:r>
        </w:p>
        <w:p w14:paraId="4026BACA" w14:textId="46EC6567" w:rsidR="0041665E" w:rsidRPr="009A1F47" w:rsidRDefault="00A51A24">
          <w:pPr>
            <w:pStyle w:val="TOC2"/>
            <w:tabs>
              <w:tab w:val="right" w:leader="dot" w:pos="9062"/>
            </w:tabs>
            <w:rPr>
              <w:noProof/>
              <w:sz w:val="24"/>
              <w:lang w:eastAsia="en-US"/>
              <w:rPrChange w:id="433" w:author="Fife,Austin N" w:date="2018-11-07T14:49:00Z">
                <w:rPr>
                  <w:noProof/>
                  <w:lang w:eastAsia="en-US"/>
                </w:rPr>
              </w:rPrChange>
            </w:rPr>
          </w:pPr>
          <w:r w:rsidRPr="009A1F47">
            <w:rPr>
              <w:rStyle w:val="Hyperlink"/>
              <w:rFonts w:ascii="CMU Serif" w:hAnsi="CMU Serif" w:cs="CMU Serif"/>
              <w:noProof/>
              <w:sz w:val="24"/>
              <w:rPrChange w:id="434"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35" w:author="Fife,Austin N" w:date="2018-11-07T14:49:00Z">
                <w:rPr>
                  <w:rStyle w:val="Hyperlink"/>
                  <w:rFonts w:ascii="CMU Serif" w:hAnsi="CMU Serif" w:cs="CMU Serif"/>
                  <w:noProof/>
                </w:rPr>
              </w:rPrChange>
            </w:rPr>
            <w:instrText xml:space="preserve"> HYPERLINK \l "_Toc528941674" </w:instrText>
          </w:r>
          <w:r w:rsidRPr="009A1F47">
            <w:rPr>
              <w:rStyle w:val="Hyperlink"/>
              <w:rFonts w:ascii="CMU Serif" w:hAnsi="CMU Serif" w:cs="CMU Serif"/>
              <w:noProof/>
              <w:sz w:val="24"/>
              <w:rPrChange w:id="436"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37" w:author="Fife,Austin N" w:date="2018-11-07T14:49:00Z">
                <w:rPr>
                  <w:rStyle w:val="Hyperlink"/>
                  <w:rFonts w:ascii="CMU Serif" w:hAnsi="CMU Serif" w:cs="CMU Serif"/>
                  <w:noProof/>
                </w:rPr>
              </w:rPrChange>
            </w:rPr>
            <w:t>Fecundity assays</w:t>
          </w:r>
          <w:r w:rsidR="0041665E" w:rsidRPr="009A1F47">
            <w:rPr>
              <w:noProof/>
              <w:webHidden/>
              <w:sz w:val="24"/>
              <w:rPrChange w:id="438" w:author="Fife,Austin N" w:date="2018-11-07T14:49:00Z">
                <w:rPr>
                  <w:noProof/>
                  <w:webHidden/>
                </w:rPr>
              </w:rPrChange>
            </w:rPr>
            <w:tab/>
          </w:r>
          <w:r w:rsidR="0041665E" w:rsidRPr="009A1F47">
            <w:rPr>
              <w:noProof/>
              <w:webHidden/>
              <w:sz w:val="24"/>
              <w:rPrChange w:id="439" w:author="Fife,Austin N" w:date="2018-11-07T14:49:00Z">
                <w:rPr>
                  <w:noProof/>
                  <w:webHidden/>
                </w:rPr>
              </w:rPrChange>
            </w:rPr>
            <w:fldChar w:fldCharType="begin"/>
          </w:r>
          <w:r w:rsidR="0041665E" w:rsidRPr="009A1F47">
            <w:rPr>
              <w:noProof/>
              <w:webHidden/>
              <w:sz w:val="24"/>
              <w:rPrChange w:id="440" w:author="Fife,Austin N" w:date="2018-11-07T14:49:00Z">
                <w:rPr>
                  <w:noProof/>
                  <w:webHidden/>
                </w:rPr>
              </w:rPrChange>
            </w:rPr>
            <w:instrText xml:space="preserve"> PAGEREF _Toc528941674 \h </w:instrText>
          </w:r>
          <w:r w:rsidR="0041665E" w:rsidRPr="009A1F47">
            <w:rPr>
              <w:noProof/>
              <w:webHidden/>
              <w:sz w:val="24"/>
              <w:rPrChange w:id="441" w:author="Fife,Austin N" w:date="2018-11-07T14:49:00Z">
                <w:rPr>
                  <w:noProof/>
                  <w:webHidden/>
                </w:rPr>
              </w:rPrChange>
            </w:rPr>
          </w:r>
          <w:r w:rsidR="0041665E" w:rsidRPr="009A1F47">
            <w:rPr>
              <w:noProof/>
              <w:webHidden/>
              <w:sz w:val="24"/>
              <w:rPrChange w:id="442" w:author="Fife,Austin N" w:date="2018-11-07T14:49:00Z">
                <w:rPr>
                  <w:noProof/>
                  <w:webHidden/>
                </w:rPr>
              </w:rPrChange>
            </w:rPr>
            <w:fldChar w:fldCharType="separate"/>
          </w:r>
          <w:r w:rsidR="0041665E" w:rsidRPr="009A1F47">
            <w:rPr>
              <w:noProof/>
              <w:webHidden/>
              <w:sz w:val="24"/>
              <w:rPrChange w:id="443" w:author="Fife,Austin N" w:date="2018-11-07T14:49:00Z">
                <w:rPr>
                  <w:noProof/>
                  <w:webHidden/>
                </w:rPr>
              </w:rPrChange>
            </w:rPr>
            <w:t>20</w:t>
          </w:r>
          <w:r w:rsidR="0041665E" w:rsidRPr="009A1F47">
            <w:rPr>
              <w:noProof/>
              <w:webHidden/>
              <w:sz w:val="24"/>
              <w:rPrChange w:id="444" w:author="Fife,Austin N" w:date="2018-11-07T14:49:00Z">
                <w:rPr>
                  <w:noProof/>
                  <w:webHidden/>
                </w:rPr>
              </w:rPrChange>
            </w:rPr>
            <w:fldChar w:fldCharType="end"/>
          </w:r>
          <w:r w:rsidRPr="009A1F47">
            <w:rPr>
              <w:noProof/>
              <w:sz w:val="24"/>
              <w:rPrChange w:id="445" w:author="Fife,Austin N" w:date="2018-11-07T14:49:00Z">
                <w:rPr>
                  <w:noProof/>
                </w:rPr>
              </w:rPrChange>
            </w:rPr>
            <w:fldChar w:fldCharType="end"/>
          </w:r>
        </w:p>
        <w:p w14:paraId="28D8B652" w14:textId="1175C357" w:rsidR="0041665E" w:rsidRPr="009A1F47" w:rsidRDefault="00A51A24">
          <w:pPr>
            <w:pStyle w:val="TOC2"/>
            <w:tabs>
              <w:tab w:val="right" w:leader="dot" w:pos="9062"/>
            </w:tabs>
            <w:rPr>
              <w:noProof/>
              <w:sz w:val="24"/>
              <w:lang w:eastAsia="en-US"/>
              <w:rPrChange w:id="446" w:author="Fife,Austin N" w:date="2018-11-07T14:49:00Z">
                <w:rPr>
                  <w:noProof/>
                  <w:lang w:eastAsia="en-US"/>
                </w:rPr>
              </w:rPrChange>
            </w:rPr>
          </w:pPr>
          <w:r w:rsidRPr="009A1F47">
            <w:rPr>
              <w:rStyle w:val="Hyperlink"/>
              <w:rFonts w:ascii="CMU Serif" w:hAnsi="CMU Serif" w:cs="CMU Serif"/>
              <w:noProof/>
              <w:sz w:val="24"/>
              <w:rPrChange w:id="447"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48" w:author="Fife,Austin N" w:date="2018-11-07T14:49:00Z">
                <w:rPr>
                  <w:rStyle w:val="Hyperlink"/>
                  <w:rFonts w:ascii="CMU Serif" w:hAnsi="CMU Serif" w:cs="CMU Serif"/>
                  <w:noProof/>
                </w:rPr>
              </w:rPrChange>
            </w:rPr>
            <w:instrText xml:space="preserve"> HYPERLINK \l "_Toc528941675" </w:instrText>
          </w:r>
          <w:r w:rsidRPr="009A1F47">
            <w:rPr>
              <w:rStyle w:val="Hyperlink"/>
              <w:rFonts w:ascii="CMU Serif" w:hAnsi="CMU Serif" w:cs="CMU Serif"/>
              <w:noProof/>
              <w:sz w:val="24"/>
              <w:rPrChange w:id="449"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50" w:author="Fife,Austin N" w:date="2018-11-07T14:49:00Z">
                <w:rPr>
                  <w:rStyle w:val="Hyperlink"/>
                  <w:rFonts w:ascii="CMU Serif" w:hAnsi="CMU Serif" w:cs="CMU Serif"/>
                  <w:noProof/>
                </w:rPr>
              </w:rPrChange>
            </w:rPr>
            <w:t>Chapter 4: Discussion</w:t>
          </w:r>
          <w:r w:rsidR="0041665E" w:rsidRPr="009A1F47">
            <w:rPr>
              <w:noProof/>
              <w:webHidden/>
              <w:sz w:val="24"/>
              <w:rPrChange w:id="451" w:author="Fife,Austin N" w:date="2018-11-07T14:49:00Z">
                <w:rPr>
                  <w:noProof/>
                  <w:webHidden/>
                </w:rPr>
              </w:rPrChange>
            </w:rPr>
            <w:tab/>
          </w:r>
          <w:r w:rsidR="0041665E" w:rsidRPr="009A1F47">
            <w:rPr>
              <w:noProof/>
              <w:webHidden/>
              <w:sz w:val="24"/>
              <w:rPrChange w:id="452" w:author="Fife,Austin N" w:date="2018-11-07T14:49:00Z">
                <w:rPr>
                  <w:noProof/>
                  <w:webHidden/>
                </w:rPr>
              </w:rPrChange>
            </w:rPr>
            <w:fldChar w:fldCharType="begin"/>
          </w:r>
          <w:r w:rsidR="0041665E" w:rsidRPr="009A1F47">
            <w:rPr>
              <w:noProof/>
              <w:webHidden/>
              <w:sz w:val="24"/>
              <w:rPrChange w:id="453" w:author="Fife,Austin N" w:date="2018-11-07T14:49:00Z">
                <w:rPr>
                  <w:noProof/>
                  <w:webHidden/>
                </w:rPr>
              </w:rPrChange>
            </w:rPr>
            <w:instrText xml:space="preserve"> PAGEREF _Toc528941675 \h </w:instrText>
          </w:r>
          <w:r w:rsidR="0041665E" w:rsidRPr="009A1F47">
            <w:rPr>
              <w:noProof/>
              <w:webHidden/>
              <w:sz w:val="24"/>
              <w:rPrChange w:id="454" w:author="Fife,Austin N" w:date="2018-11-07T14:49:00Z">
                <w:rPr>
                  <w:noProof/>
                  <w:webHidden/>
                </w:rPr>
              </w:rPrChange>
            </w:rPr>
          </w:r>
          <w:r w:rsidR="0041665E" w:rsidRPr="009A1F47">
            <w:rPr>
              <w:noProof/>
              <w:webHidden/>
              <w:sz w:val="24"/>
              <w:rPrChange w:id="455" w:author="Fife,Austin N" w:date="2018-11-07T14:49:00Z">
                <w:rPr>
                  <w:noProof/>
                  <w:webHidden/>
                </w:rPr>
              </w:rPrChange>
            </w:rPr>
            <w:fldChar w:fldCharType="separate"/>
          </w:r>
          <w:r w:rsidR="0041665E" w:rsidRPr="009A1F47">
            <w:rPr>
              <w:noProof/>
              <w:webHidden/>
              <w:sz w:val="24"/>
              <w:rPrChange w:id="456" w:author="Fife,Austin N" w:date="2018-11-07T14:49:00Z">
                <w:rPr>
                  <w:noProof/>
                  <w:webHidden/>
                </w:rPr>
              </w:rPrChange>
            </w:rPr>
            <w:t>20</w:t>
          </w:r>
          <w:r w:rsidR="0041665E" w:rsidRPr="009A1F47">
            <w:rPr>
              <w:noProof/>
              <w:webHidden/>
              <w:sz w:val="24"/>
              <w:rPrChange w:id="457" w:author="Fife,Austin N" w:date="2018-11-07T14:49:00Z">
                <w:rPr>
                  <w:noProof/>
                  <w:webHidden/>
                </w:rPr>
              </w:rPrChange>
            </w:rPr>
            <w:fldChar w:fldCharType="end"/>
          </w:r>
          <w:r w:rsidRPr="009A1F47">
            <w:rPr>
              <w:noProof/>
              <w:sz w:val="24"/>
              <w:rPrChange w:id="458" w:author="Fife,Austin N" w:date="2018-11-07T14:49:00Z">
                <w:rPr>
                  <w:noProof/>
                </w:rPr>
              </w:rPrChange>
            </w:rPr>
            <w:fldChar w:fldCharType="end"/>
          </w:r>
        </w:p>
        <w:p w14:paraId="1CD72096" w14:textId="31DC0608" w:rsidR="0041665E" w:rsidRPr="009A1F47" w:rsidRDefault="00A51A24">
          <w:pPr>
            <w:pStyle w:val="TOC2"/>
            <w:tabs>
              <w:tab w:val="right" w:leader="dot" w:pos="9062"/>
            </w:tabs>
            <w:rPr>
              <w:noProof/>
              <w:sz w:val="24"/>
              <w:lang w:eastAsia="en-US"/>
              <w:rPrChange w:id="459" w:author="Fife,Austin N" w:date="2018-11-07T14:49:00Z">
                <w:rPr>
                  <w:noProof/>
                  <w:lang w:eastAsia="en-US"/>
                </w:rPr>
              </w:rPrChange>
            </w:rPr>
          </w:pPr>
          <w:r w:rsidRPr="009A1F47">
            <w:rPr>
              <w:rStyle w:val="Hyperlink"/>
              <w:rFonts w:ascii="CMU Serif" w:hAnsi="CMU Serif" w:cs="CMU Serif"/>
              <w:noProof/>
              <w:sz w:val="24"/>
              <w:rPrChange w:id="460"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61" w:author="Fife,Austin N" w:date="2018-11-07T14:49:00Z">
                <w:rPr>
                  <w:rStyle w:val="Hyperlink"/>
                  <w:rFonts w:ascii="CMU Serif" w:hAnsi="CMU Serif" w:cs="CMU Serif"/>
                  <w:noProof/>
                </w:rPr>
              </w:rPrChange>
            </w:rPr>
            <w:instrText xml:space="preserve"> HYPERLINK \l "_Toc528941676" </w:instrText>
          </w:r>
          <w:r w:rsidRPr="009A1F47">
            <w:rPr>
              <w:rStyle w:val="Hyperlink"/>
              <w:rFonts w:ascii="CMU Serif" w:hAnsi="CMU Serif" w:cs="CMU Serif"/>
              <w:noProof/>
              <w:sz w:val="24"/>
              <w:rPrChange w:id="462"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63" w:author="Fife,Austin N" w:date="2018-11-07T14:49:00Z">
                <w:rPr>
                  <w:rStyle w:val="Hyperlink"/>
                  <w:rFonts w:ascii="CMU Serif" w:hAnsi="CMU Serif" w:cs="CMU Serif"/>
                  <w:noProof/>
                </w:rPr>
              </w:rPrChange>
            </w:rPr>
            <w:t>No-choice assays</w:t>
          </w:r>
          <w:r w:rsidR="0041665E" w:rsidRPr="009A1F47">
            <w:rPr>
              <w:noProof/>
              <w:webHidden/>
              <w:sz w:val="24"/>
              <w:rPrChange w:id="464" w:author="Fife,Austin N" w:date="2018-11-07T14:49:00Z">
                <w:rPr>
                  <w:noProof/>
                  <w:webHidden/>
                </w:rPr>
              </w:rPrChange>
            </w:rPr>
            <w:tab/>
          </w:r>
          <w:r w:rsidR="0041665E" w:rsidRPr="009A1F47">
            <w:rPr>
              <w:noProof/>
              <w:webHidden/>
              <w:sz w:val="24"/>
              <w:rPrChange w:id="465" w:author="Fife,Austin N" w:date="2018-11-07T14:49:00Z">
                <w:rPr>
                  <w:noProof/>
                  <w:webHidden/>
                </w:rPr>
              </w:rPrChange>
            </w:rPr>
            <w:fldChar w:fldCharType="begin"/>
          </w:r>
          <w:r w:rsidR="0041665E" w:rsidRPr="009A1F47">
            <w:rPr>
              <w:noProof/>
              <w:webHidden/>
              <w:sz w:val="24"/>
              <w:rPrChange w:id="466" w:author="Fife,Austin N" w:date="2018-11-07T14:49:00Z">
                <w:rPr>
                  <w:noProof/>
                  <w:webHidden/>
                </w:rPr>
              </w:rPrChange>
            </w:rPr>
            <w:instrText xml:space="preserve"> PAGEREF _Toc528941676 \h </w:instrText>
          </w:r>
          <w:r w:rsidR="0041665E" w:rsidRPr="009A1F47">
            <w:rPr>
              <w:noProof/>
              <w:webHidden/>
              <w:sz w:val="24"/>
              <w:rPrChange w:id="467" w:author="Fife,Austin N" w:date="2018-11-07T14:49:00Z">
                <w:rPr>
                  <w:noProof/>
                  <w:webHidden/>
                </w:rPr>
              </w:rPrChange>
            </w:rPr>
          </w:r>
          <w:r w:rsidR="0041665E" w:rsidRPr="009A1F47">
            <w:rPr>
              <w:noProof/>
              <w:webHidden/>
              <w:sz w:val="24"/>
              <w:rPrChange w:id="468" w:author="Fife,Austin N" w:date="2018-11-07T14:49:00Z">
                <w:rPr>
                  <w:noProof/>
                  <w:webHidden/>
                </w:rPr>
              </w:rPrChange>
            </w:rPr>
            <w:fldChar w:fldCharType="separate"/>
          </w:r>
          <w:r w:rsidR="0041665E" w:rsidRPr="009A1F47">
            <w:rPr>
              <w:noProof/>
              <w:webHidden/>
              <w:sz w:val="24"/>
              <w:rPrChange w:id="469" w:author="Fife,Austin N" w:date="2018-11-07T14:49:00Z">
                <w:rPr>
                  <w:noProof/>
                  <w:webHidden/>
                </w:rPr>
              </w:rPrChange>
            </w:rPr>
            <w:t>20</w:t>
          </w:r>
          <w:r w:rsidR="0041665E" w:rsidRPr="009A1F47">
            <w:rPr>
              <w:noProof/>
              <w:webHidden/>
              <w:sz w:val="24"/>
              <w:rPrChange w:id="470" w:author="Fife,Austin N" w:date="2018-11-07T14:49:00Z">
                <w:rPr>
                  <w:noProof/>
                  <w:webHidden/>
                </w:rPr>
              </w:rPrChange>
            </w:rPr>
            <w:fldChar w:fldCharType="end"/>
          </w:r>
          <w:r w:rsidRPr="009A1F47">
            <w:rPr>
              <w:noProof/>
              <w:sz w:val="24"/>
              <w:rPrChange w:id="471" w:author="Fife,Austin N" w:date="2018-11-07T14:49:00Z">
                <w:rPr>
                  <w:noProof/>
                </w:rPr>
              </w:rPrChange>
            </w:rPr>
            <w:fldChar w:fldCharType="end"/>
          </w:r>
        </w:p>
        <w:p w14:paraId="0409E832" w14:textId="7220928C" w:rsidR="0041665E" w:rsidRPr="009A1F47" w:rsidRDefault="00A51A24">
          <w:pPr>
            <w:pStyle w:val="TOC2"/>
            <w:tabs>
              <w:tab w:val="right" w:leader="dot" w:pos="9062"/>
            </w:tabs>
            <w:rPr>
              <w:noProof/>
              <w:sz w:val="24"/>
              <w:lang w:eastAsia="en-US"/>
              <w:rPrChange w:id="472" w:author="Fife,Austin N" w:date="2018-11-07T14:49:00Z">
                <w:rPr>
                  <w:noProof/>
                  <w:lang w:eastAsia="en-US"/>
                </w:rPr>
              </w:rPrChange>
            </w:rPr>
          </w:pPr>
          <w:r w:rsidRPr="009A1F47">
            <w:rPr>
              <w:rStyle w:val="Hyperlink"/>
              <w:rFonts w:ascii="CMU Serif" w:hAnsi="CMU Serif" w:cs="CMU Serif"/>
              <w:noProof/>
              <w:sz w:val="24"/>
              <w:rPrChange w:id="473"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74" w:author="Fife,Austin N" w:date="2018-11-07T14:49:00Z">
                <w:rPr>
                  <w:rStyle w:val="Hyperlink"/>
                  <w:rFonts w:ascii="CMU Serif" w:hAnsi="CMU Serif" w:cs="CMU Serif"/>
                  <w:noProof/>
                </w:rPr>
              </w:rPrChange>
            </w:rPr>
            <w:instrText xml:space="preserve"> </w:instrText>
          </w:r>
          <w:r w:rsidRPr="009A1F47">
            <w:rPr>
              <w:rStyle w:val="Hyperlink"/>
              <w:rFonts w:ascii="CMU Serif" w:hAnsi="CMU Serif" w:cs="CMU Serif"/>
              <w:noProof/>
              <w:sz w:val="24"/>
              <w:rPrChange w:id="475" w:author="Fife,Austin N" w:date="2018-11-07T14:49:00Z">
                <w:rPr>
                  <w:rStyle w:val="Hyperlink"/>
                  <w:rFonts w:ascii="CMU Serif" w:hAnsi="CMU Serif" w:cs="CMU Serif"/>
                  <w:noProof/>
                </w:rPr>
              </w:rPrChange>
            </w:rPr>
            <w:instrText xml:space="preserve">HYPERLINK \l "_Toc528941677" </w:instrText>
          </w:r>
          <w:r w:rsidRPr="009A1F47">
            <w:rPr>
              <w:rStyle w:val="Hyperlink"/>
              <w:rFonts w:ascii="CMU Serif" w:hAnsi="CMU Serif" w:cs="CMU Serif"/>
              <w:noProof/>
              <w:sz w:val="24"/>
              <w:rPrChange w:id="476"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77" w:author="Fife,Austin N" w:date="2018-11-07T14:49:00Z">
                <w:rPr>
                  <w:rStyle w:val="Hyperlink"/>
                  <w:rFonts w:ascii="CMU Serif" w:hAnsi="CMU Serif" w:cs="CMU Serif"/>
                  <w:noProof/>
                </w:rPr>
              </w:rPrChange>
            </w:rPr>
            <w:t>Fecundity assays</w:t>
          </w:r>
          <w:r w:rsidR="0041665E" w:rsidRPr="009A1F47">
            <w:rPr>
              <w:noProof/>
              <w:webHidden/>
              <w:sz w:val="24"/>
              <w:rPrChange w:id="478" w:author="Fife,Austin N" w:date="2018-11-07T14:49:00Z">
                <w:rPr>
                  <w:noProof/>
                  <w:webHidden/>
                </w:rPr>
              </w:rPrChange>
            </w:rPr>
            <w:tab/>
          </w:r>
          <w:r w:rsidR="0041665E" w:rsidRPr="009A1F47">
            <w:rPr>
              <w:noProof/>
              <w:webHidden/>
              <w:sz w:val="24"/>
              <w:rPrChange w:id="479" w:author="Fife,Austin N" w:date="2018-11-07T14:49:00Z">
                <w:rPr>
                  <w:noProof/>
                  <w:webHidden/>
                </w:rPr>
              </w:rPrChange>
            </w:rPr>
            <w:fldChar w:fldCharType="begin"/>
          </w:r>
          <w:r w:rsidR="0041665E" w:rsidRPr="009A1F47">
            <w:rPr>
              <w:noProof/>
              <w:webHidden/>
              <w:sz w:val="24"/>
              <w:rPrChange w:id="480" w:author="Fife,Austin N" w:date="2018-11-07T14:49:00Z">
                <w:rPr>
                  <w:noProof/>
                  <w:webHidden/>
                </w:rPr>
              </w:rPrChange>
            </w:rPr>
            <w:instrText xml:space="preserve"> PAGEREF _Toc528941677 \h </w:instrText>
          </w:r>
          <w:r w:rsidR="0041665E" w:rsidRPr="009A1F47">
            <w:rPr>
              <w:noProof/>
              <w:webHidden/>
              <w:sz w:val="24"/>
              <w:rPrChange w:id="481" w:author="Fife,Austin N" w:date="2018-11-07T14:49:00Z">
                <w:rPr>
                  <w:noProof/>
                  <w:webHidden/>
                </w:rPr>
              </w:rPrChange>
            </w:rPr>
          </w:r>
          <w:r w:rsidR="0041665E" w:rsidRPr="009A1F47">
            <w:rPr>
              <w:noProof/>
              <w:webHidden/>
              <w:sz w:val="24"/>
              <w:rPrChange w:id="482" w:author="Fife,Austin N" w:date="2018-11-07T14:49:00Z">
                <w:rPr>
                  <w:noProof/>
                  <w:webHidden/>
                </w:rPr>
              </w:rPrChange>
            </w:rPr>
            <w:fldChar w:fldCharType="separate"/>
          </w:r>
          <w:r w:rsidR="0041665E" w:rsidRPr="009A1F47">
            <w:rPr>
              <w:noProof/>
              <w:webHidden/>
              <w:sz w:val="24"/>
              <w:rPrChange w:id="483" w:author="Fife,Austin N" w:date="2018-11-07T14:49:00Z">
                <w:rPr>
                  <w:noProof/>
                  <w:webHidden/>
                </w:rPr>
              </w:rPrChange>
            </w:rPr>
            <w:t>22</w:t>
          </w:r>
          <w:r w:rsidR="0041665E" w:rsidRPr="009A1F47">
            <w:rPr>
              <w:noProof/>
              <w:webHidden/>
              <w:sz w:val="24"/>
              <w:rPrChange w:id="484" w:author="Fife,Austin N" w:date="2018-11-07T14:49:00Z">
                <w:rPr>
                  <w:noProof/>
                  <w:webHidden/>
                </w:rPr>
              </w:rPrChange>
            </w:rPr>
            <w:fldChar w:fldCharType="end"/>
          </w:r>
          <w:r w:rsidRPr="009A1F47">
            <w:rPr>
              <w:noProof/>
              <w:sz w:val="24"/>
              <w:rPrChange w:id="485" w:author="Fife,Austin N" w:date="2018-11-07T14:49:00Z">
                <w:rPr>
                  <w:noProof/>
                </w:rPr>
              </w:rPrChange>
            </w:rPr>
            <w:fldChar w:fldCharType="end"/>
          </w:r>
        </w:p>
        <w:p w14:paraId="0B1D8781" w14:textId="32E98C26" w:rsidR="0041665E" w:rsidRPr="009A1F47" w:rsidRDefault="00A51A24">
          <w:pPr>
            <w:pStyle w:val="TOC2"/>
            <w:tabs>
              <w:tab w:val="right" w:leader="dot" w:pos="9062"/>
            </w:tabs>
            <w:rPr>
              <w:noProof/>
              <w:sz w:val="24"/>
              <w:lang w:eastAsia="en-US"/>
              <w:rPrChange w:id="486" w:author="Fife,Austin N" w:date="2018-11-07T14:49:00Z">
                <w:rPr>
                  <w:noProof/>
                  <w:lang w:eastAsia="en-US"/>
                </w:rPr>
              </w:rPrChange>
            </w:rPr>
          </w:pPr>
          <w:r w:rsidRPr="009A1F47">
            <w:rPr>
              <w:rStyle w:val="Hyperlink"/>
              <w:rFonts w:ascii="CMU Serif" w:hAnsi="CMU Serif" w:cs="CMU Serif"/>
              <w:noProof/>
              <w:sz w:val="24"/>
              <w:rPrChange w:id="487" w:author="Fife,Austin N" w:date="2018-11-07T14:49:00Z">
                <w:rPr>
                  <w:rStyle w:val="Hyperlink"/>
                  <w:rFonts w:ascii="CMU Serif" w:hAnsi="CMU Serif" w:cs="CMU Serif"/>
                  <w:noProof/>
                </w:rPr>
              </w:rPrChange>
            </w:rPr>
            <w:fldChar w:fldCharType="begin"/>
          </w:r>
          <w:r w:rsidRPr="009A1F47">
            <w:rPr>
              <w:rStyle w:val="Hyperlink"/>
              <w:rFonts w:ascii="CMU Serif" w:hAnsi="CMU Serif" w:cs="CMU Serif"/>
              <w:noProof/>
              <w:sz w:val="24"/>
              <w:rPrChange w:id="488" w:author="Fife,Austin N" w:date="2018-11-07T14:49:00Z">
                <w:rPr>
                  <w:rStyle w:val="Hyperlink"/>
                  <w:rFonts w:ascii="CMU Serif" w:hAnsi="CMU Serif" w:cs="CMU Serif"/>
                  <w:noProof/>
                </w:rPr>
              </w:rPrChange>
            </w:rPr>
            <w:instrText xml:space="preserve"> HYPERLINK \l "_Toc528941678" </w:instrText>
          </w:r>
          <w:r w:rsidRPr="009A1F47">
            <w:rPr>
              <w:rStyle w:val="Hyperlink"/>
              <w:rFonts w:ascii="CMU Serif" w:hAnsi="CMU Serif" w:cs="CMU Serif"/>
              <w:noProof/>
              <w:sz w:val="24"/>
              <w:rPrChange w:id="489" w:author="Fife,Austin N" w:date="2018-11-07T14:49:00Z">
                <w:rPr>
                  <w:rStyle w:val="Hyperlink"/>
                  <w:rFonts w:ascii="CMU Serif" w:hAnsi="CMU Serif" w:cs="CMU Serif"/>
                  <w:noProof/>
                </w:rPr>
              </w:rPrChange>
            </w:rPr>
            <w:fldChar w:fldCharType="separate"/>
          </w:r>
          <w:r w:rsidR="0041665E" w:rsidRPr="009A1F47">
            <w:rPr>
              <w:rStyle w:val="Hyperlink"/>
              <w:rFonts w:ascii="CMU Serif" w:hAnsi="CMU Serif" w:cs="CMU Serif"/>
              <w:noProof/>
              <w:sz w:val="24"/>
              <w:rPrChange w:id="490" w:author="Fife,Austin N" w:date="2018-11-07T14:49:00Z">
                <w:rPr>
                  <w:rStyle w:val="Hyperlink"/>
                  <w:rFonts w:ascii="CMU Serif" w:hAnsi="CMU Serif" w:cs="CMU Serif"/>
                  <w:noProof/>
                </w:rPr>
              </w:rPrChange>
            </w:rPr>
            <w:t>Conclusion</w:t>
          </w:r>
          <w:r w:rsidR="0041665E" w:rsidRPr="009A1F47">
            <w:rPr>
              <w:noProof/>
              <w:webHidden/>
              <w:sz w:val="24"/>
              <w:rPrChange w:id="491" w:author="Fife,Austin N" w:date="2018-11-07T14:49:00Z">
                <w:rPr>
                  <w:noProof/>
                  <w:webHidden/>
                </w:rPr>
              </w:rPrChange>
            </w:rPr>
            <w:tab/>
          </w:r>
          <w:r w:rsidR="0041665E" w:rsidRPr="009A1F47">
            <w:rPr>
              <w:noProof/>
              <w:webHidden/>
              <w:sz w:val="24"/>
              <w:rPrChange w:id="492" w:author="Fife,Austin N" w:date="2018-11-07T14:49:00Z">
                <w:rPr>
                  <w:noProof/>
                  <w:webHidden/>
                </w:rPr>
              </w:rPrChange>
            </w:rPr>
            <w:fldChar w:fldCharType="begin"/>
          </w:r>
          <w:r w:rsidR="0041665E" w:rsidRPr="009A1F47">
            <w:rPr>
              <w:noProof/>
              <w:webHidden/>
              <w:sz w:val="24"/>
              <w:rPrChange w:id="493" w:author="Fife,Austin N" w:date="2018-11-07T14:49:00Z">
                <w:rPr>
                  <w:noProof/>
                  <w:webHidden/>
                </w:rPr>
              </w:rPrChange>
            </w:rPr>
            <w:instrText xml:space="preserve"> PAGEREF _Toc528941678 \h </w:instrText>
          </w:r>
          <w:r w:rsidR="0041665E" w:rsidRPr="009A1F47">
            <w:rPr>
              <w:noProof/>
              <w:webHidden/>
              <w:sz w:val="24"/>
              <w:rPrChange w:id="494" w:author="Fife,Austin N" w:date="2018-11-07T14:49:00Z">
                <w:rPr>
                  <w:noProof/>
                  <w:webHidden/>
                </w:rPr>
              </w:rPrChange>
            </w:rPr>
          </w:r>
          <w:r w:rsidR="0041665E" w:rsidRPr="009A1F47">
            <w:rPr>
              <w:noProof/>
              <w:webHidden/>
              <w:sz w:val="24"/>
              <w:rPrChange w:id="495" w:author="Fife,Austin N" w:date="2018-11-07T14:49:00Z">
                <w:rPr>
                  <w:noProof/>
                  <w:webHidden/>
                </w:rPr>
              </w:rPrChange>
            </w:rPr>
            <w:fldChar w:fldCharType="separate"/>
          </w:r>
          <w:r w:rsidR="0041665E" w:rsidRPr="009A1F47">
            <w:rPr>
              <w:noProof/>
              <w:webHidden/>
              <w:sz w:val="24"/>
              <w:rPrChange w:id="496" w:author="Fife,Austin N" w:date="2018-11-07T14:49:00Z">
                <w:rPr>
                  <w:noProof/>
                  <w:webHidden/>
                </w:rPr>
              </w:rPrChange>
            </w:rPr>
            <w:t>23</w:t>
          </w:r>
          <w:r w:rsidR="0041665E" w:rsidRPr="009A1F47">
            <w:rPr>
              <w:noProof/>
              <w:webHidden/>
              <w:sz w:val="24"/>
              <w:rPrChange w:id="497" w:author="Fife,Austin N" w:date="2018-11-07T14:49:00Z">
                <w:rPr>
                  <w:noProof/>
                  <w:webHidden/>
                </w:rPr>
              </w:rPrChange>
            </w:rPr>
            <w:fldChar w:fldCharType="end"/>
          </w:r>
          <w:r w:rsidRPr="009A1F47">
            <w:rPr>
              <w:noProof/>
              <w:sz w:val="24"/>
              <w:rPrChange w:id="498" w:author="Fife,Austin N" w:date="2018-11-07T14:49:00Z">
                <w:rPr>
                  <w:noProof/>
                </w:rPr>
              </w:rPrChange>
            </w:rPr>
            <w:fldChar w:fldCharType="end"/>
          </w:r>
        </w:p>
        <w:p w14:paraId="0D428922" w14:textId="3BFFC209" w:rsidR="00FF7415" w:rsidRPr="009A1F47" w:rsidRDefault="00FF7415" w:rsidP="0075501E">
          <w:pPr>
            <w:widowControl w:val="0"/>
            <w:spacing w:line="480" w:lineRule="auto"/>
            <w:contextualSpacing/>
            <w:mirrorIndents/>
            <w:rPr>
              <w:rFonts w:ascii="CMU Serif" w:hAnsi="CMU Serif" w:cs="CMU Serif"/>
              <w:sz w:val="26"/>
              <w:rPrChange w:id="499" w:author="Fife,Austin N" w:date="2018-11-07T14:49:00Z">
                <w:rPr>
                  <w:rFonts w:ascii="CMU Serif" w:hAnsi="CMU Serif" w:cs="CMU Serif"/>
                  <w:sz w:val="24"/>
                </w:rPr>
              </w:rPrChange>
            </w:rPr>
          </w:pPr>
          <w:r w:rsidRPr="009A1F47">
            <w:rPr>
              <w:rFonts w:ascii="CMU Serif" w:hAnsi="CMU Serif" w:cs="CMU Serif"/>
              <w:b/>
              <w:bCs/>
              <w:noProof/>
              <w:sz w:val="26"/>
              <w:rPrChange w:id="500" w:author="Fife,Austin N" w:date="2018-11-07T14:49:00Z">
                <w:rPr>
                  <w:rFonts w:ascii="CMU Serif" w:hAnsi="CMU Serif" w:cs="CMU Serif"/>
                  <w:b/>
                  <w:bCs/>
                  <w:noProof/>
                  <w:sz w:val="24"/>
                </w:rPr>
              </w:rPrChange>
            </w:rPr>
            <w:fldChar w:fldCharType="end"/>
          </w:r>
        </w:p>
      </w:sdtContent>
    </w:sdt>
    <w:p w14:paraId="4C93873C" w14:textId="77777777" w:rsidR="00FF7415" w:rsidRPr="009A1F47" w:rsidRDefault="00FF7415" w:rsidP="0075501E">
      <w:pPr>
        <w:widowControl w:val="0"/>
        <w:spacing w:line="480" w:lineRule="auto"/>
        <w:contextualSpacing/>
        <w:mirrorIndents/>
        <w:rPr>
          <w:rFonts w:ascii="CMU Serif" w:hAnsi="CMU Serif" w:cs="CMU Serif"/>
          <w:sz w:val="26"/>
          <w:rPrChange w:id="501" w:author="Fife,Austin N" w:date="2018-11-07T14:49:00Z">
            <w:rPr>
              <w:rFonts w:ascii="CMU Serif" w:hAnsi="CMU Serif" w:cs="CMU Serif"/>
              <w:sz w:val="24"/>
            </w:rPr>
          </w:rPrChange>
        </w:rPr>
      </w:pPr>
    </w:p>
    <w:p w14:paraId="7694D552" w14:textId="3150E80F" w:rsidR="00FF7415" w:rsidRPr="009A1F47" w:rsidRDefault="00FF7415" w:rsidP="0075501E">
      <w:pPr>
        <w:pStyle w:val="Heading1"/>
        <w:keepNext w:val="0"/>
        <w:keepLines w:val="0"/>
        <w:widowControl w:val="0"/>
        <w:mirrorIndents/>
        <w:rPr>
          <w:rFonts w:ascii="CMU Serif" w:hAnsi="CMU Serif" w:cs="CMU Serif"/>
          <w:noProof/>
          <w:sz w:val="26"/>
          <w:szCs w:val="22"/>
          <w:rPrChange w:id="502" w:author="Fife,Austin N" w:date="2018-11-07T14:49:00Z">
            <w:rPr>
              <w:rFonts w:ascii="CMU Serif" w:hAnsi="CMU Serif" w:cs="CMU Serif"/>
              <w:noProof/>
              <w:sz w:val="24"/>
              <w:szCs w:val="22"/>
            </w:rPr>
          </w:rPrChange>
        </w:rPr>
      </w:pPr>
      <w:bookmarkStart w:id="503" w:name="_Toc495324086"/>
      <w:bookmarkStart w:id="504" w:name="_Toc528941655"/>
      <w:r w:rsidRPr="009A1F47">
        <w:rPr>
          <w:rFonts w:ascii="CMU Serif" w:hAnsi="CMU Serif" w:cs="CMU Serif"/>
          <w:noProof/>
          <w:sz w:val="26"/>
          <w:szCs w:val="22"/>
          <w:rPrChange w:id="505" w:author="Fife,Austin N" w:date="2018-11-07T14:49:00Z">
            <w:rPr>
              <w:rFonts w:ascii="CMU Serif" w:hAnsi="CMU Serif" w:cs="CMU Serif"/>
              <w:noProof/>
              <w:sz w:val="24"/>
              <w:szCs w:val="22"/>
            </w:rPr>
          </w:rPrChange>
        </w:rPr>
        <w:lastRenderedPageBreak/>
        <w:t>List of Tables</w:t>
      </w:r>
      <w:bookmarkEnd w:id="503"/>
      <w:bookmarkEnd w:id="504"/>
    </w:p>
    <w:bookmarkStart w:id="506" w:name="_Toc495324087"/>
    <w:p w14:paraId="7DABFCEC" w14:textId="3E9951EF" w:rsidR="00FF7415" w:rsidRPr="009A1F47" w:rsidRDefault="00FF7415" w:rsidP="0075501E">
      <w:pPr>
        <w:pStyle w:val="Heading1"/>
        <w:keepNext w:val="0"/>
        <w:keepLines w:val="0"/>
        <w:widowControl w:val="0"/>
        <w:mirrorIndents/>
        <w:jc w:val="left"/>
        <w:rPr>
          <w:rFonts w:ascii="CMU Serif" w:eastAsiaTheme="minorHAnsi" w:hAnsi="CMU Serif" w:cs="CMU Serif"/>
          <w:noProof/>
          <w:sz w:val="26"/>
          <w:szCs w:val="22"/>
          <w:rPrChange w:id="507" w:author="Fife,Austin N" w:date="2018-11-07T14:49:00Z">
            <w:rPr>
              <w:rFonts w:ascii="CMU Serif" w:eastAsiaTheme="minorHAnsi" w:hAnsi="CMU Serif" w:cs="CMU Serif"/>
              <w:noProof/>
              <w:sz w:val="24"/>
              <w:szCs w:val="22"/>
            </w:rPr>
          </w:rPrChange>
        </w:rPr>
      </w:pPr>
      <w:r w:rsidRPr="009A1F47">
        <w:rPr>
          <w:rFonts w:ascii="CMU Serif" w:hAnsi="CMU Serif" w:cs="CMU Serif"/>
          <w:b w:val="0"/>
          <w:bCs w:val="0"/>
          <w:noProof/>
          <w:sz w:val="26"/>
          <w:rPrChange w:id="508" w:author="Fife,Austin N" w:date="2018-11-07T14:49:00Z">
            <w:rPr>
              <w:rFonts w:ascii="CMU Serif" w:hAnsi="CMU Serif" w:cs="CMU Serif"/>
              <w:b w:val="0"/>
              <w:bCs w:val="0"/>
              <w:noProof/>
              <w:sz w:val="24"/>
            </w:rPr>
          </w:rPrChange>
        </w:rPr>
        <w:fldChar w:fldCharType="begin"/>
      </w:r>
      <w:r w:rsidRPr="009A1F47">
        <w:rPr>
          <w:rFonts w:ascii="CMU Serif" w:hAnsi="CMU Serif" w:cs="CMU Serif"/>
          <w:noProof/>
          <w:sz w:val="26"/>
          <w:rPrChange w:id="509" w:author="Fife,Austin N" w:date="2018-11-07T14:49:00Z">
            <w:rPr>
              <w:rFonts w:ascii="CMU Serif" w:hAnsi="CMU Serif" w:cs="CMU Serif"/>
              <w:noProof/>
              <w:sz w:val="24"/>
            </w:rPr>
          </w:rPrChange>
        </w:rPr>
        <w:instrText xml:space="preserve"> TOC \h \z \c "Table" </w:instrText>
      </w:r>
      <w:r w:rsidRPr="009A1F47">
        <w:rPr>
          <w:rFonts w:ascii="CMU Serif" w:hAnsi="CMU Serif" w:cs="CMU Serif"/>
          <w:b w:val="0"/>
          <w:bCs w:val="0"/>
          <w:noProof/>
          <w:sz w:val="26"/>
          <w:rPrChange w:id="510" w:author="Fife,Austin N" w:date="2018-11-07T14:49:00Z">
            <w:rPr>
              <w:rFonts w:ascii="CMU Serif" w:hAnsi="CMU Serif" w:cs="CMU Serif"/>
              <w:b w:val="0"/>
              <w:bCs w:val="0"/>
              <w:noProof/>
              <w:sz w:val="24"/>
            </w:rPr>
          </w:rPrChange>
        </w:rPr>
        <w:fldChar w:fldCharType="separate"/>
      </w:r>
      <w:bookmarkStart w:id="511" w:name="_Toc528941656"/>
      <w:r w:rsidR="001752AC" w:rsidRPr="009A1F47">
        <w:rPr>
          <w:rFonts w:ascii="CMU Serif" w:hAnsi="CMU Serif" w:cs="CMU Serif"/>
          <w:b w:val="0"/>
          <w:bCs w:val="0"/>
          <w:noProof/>
          <w:sz w:val="26"/>
          <w:rPrChange w:id="512" w:author="Fife,Austin N" w:date="2018-11-07T14:49:00Z">
            <w:rPr>
              <w:rFonts w:ascii="CMU Serif" w:hAnsi="CMU Serif" w:cs="CMU Serif"/>
              <w:b w:val="0"/>
              <w:bCs w:val="0"/>
              <w:noProof/>
              <w:sz w:val="24"/>
            </w:rPr>
          </w:rPrChange>
        </w:rPr>
        <w:t>No table of figures entries found.</w:t>
      </w:r>
      <w:bookmarkEnd w:id="511"/>
      <w:r w:rsidRPr="009A1F47">
        <w:rPr>
          <w:rFonts w:ascii="CMU Serif" w:eastAsiaTheme="minorHAnsi" w:hAnsi="CMU Serif" w:cs="CMU Serif"/>
          <w:noProof/>
          <w:sz w:val="26"/>
          <w:szCs w:val="22"/>
          <w:rPrChange w:id="513" w:author="Fife,Austin N" w:date="2018-11-07T14:49:00Z">
            <w:rPr>
              <w:rFonts w:ascii="CMU Serif" w:eastAsiaTheme="minorHAnsi" w:hAnsi="CMU Serif" w:cs="CMU Serif"/>
              <w:noProof/>
              <w:sz w:val="24"/>
              <w:szCs w:val="22"/>
            </w:rPr>
          </w:rPrChange>
        </w:rPr>
        <w:fldChar w:fldCharType="end"/>
      </w:r>
    </w:p>
    <w:p w14:paraId="4A12E584" w14:textId="77777777" w:rsidR="00FF7415" w:rsidRPr="009A1F47" w:rsidRDefault="00FF7415" w:rsidP="0075501E">
      <w:pPr>
        <w:widowControl w:val="0"/>
        <w:spacing w:after="160" w:line="480" w:lineRule="auto"/>
        <w:contextualSpacing/>
        <w:mirrorIndents/>
        <w:rPr>
          <w:rFonts w:ascii="CMU Serif" w:hAnsi="CMU Serif" w:cs="CMU Serif"/>
          <w:b/>
          <w:bCs/>
          <w:noProof/>
          <w:sz w:val="26"/>
          <w:rPrChange w:id="514" w:author="Fife,Austin N" w:date="2018-11-07T14:49:00Z">
            <w:rPr>
              <w:rFonts w:ascii="CMU Serif" w:hAnsi="CMU Serif" w:cs="CMU Serif"/>
              <w:b/>
              <w:bCs/>
              <w:noProof/>
              <w:sz w:val="24"/>
            </w:rPr>
          </w:rPrChange>
        </w:rPr>
      </w:pPr>
      <w:r w:rsidRPr="009A1F47">
        <w:rPr>
          <w:rFonts w:ascii="CMU Serif" w:hAnsi="CMU Serif" w:cs="CMU Serif"/>
          <w:noProof/>
          <w:sz w:val="26"/>
          <w:rPrChange w:id="515" w:author="Fife,Austin N" w:date="2018-11-07T14:49:00Z">
            <w:rPr>
              <w:rFonts w:ascii="CMU Serif" w:hAnsi="CMU Serif" w:cs="CMU Serif"/>
              <w:noProof/>
              <w:sz w:val="24"/>
            </w:rPr>
          </w:rPrChange>
        </w:rPr>
        <w:br w:type="page"/>
      </w:r>
    </w:p>
    <w:p w14:paraId="51FBD57D" w14:textId="790AC4B2" w:rsidR="00FF7415" w:rsidRPr="009A1F47" w:rsidRDefault="00FF7415" w:rsidP="0075501E">
      <w:pPr>
        <w:pStyle w:val="Heading1"/>
        <w:keepNext w:val="0"/>
        <w:keepLines w:val="0"/>
        <w:widowControl w:val="0"/>
        <w:mirrorIndents/>
        <w:rPr>
          <w:rFonts w:ascii="CMU Serif" w:hAnsi="CMU Serif" w:cs="CMU Serif"/>
          <w:sz w:val="26"/>
          <w:szCs w:val="22"/>
          <w:rPrChange w:id="516" w:author="Fife,Austin N" w:date="2018-11-07T14:49:00Z">
            <w:rPr>
              <w:rFonts w:ascii="CMU Serif" w:hAnsi="CMU Serif" w:cs="CMU Serif"/>
              <w:sz w:val="24"/>
              <w:szCs w:val="22"/>
            </w:rPr>
          </w:rPrChange>
        </w:rPr>
      </w:pPr>
      <w:bookmarkStart w:id="517" w:name="_Toc528941657"/>
      <w:r w:rsidRPr="009A1F47">
        <w:rPr>
          <w:rFonts w:ascii="CMU Serif" w:hAnsi="CMU Serif" w:cs="CMU Serif"/>
          <w:sz w:val="26"/>
          <w:szCs w:val="22"/>
          <w:rPrChange w:id="518" w:author="Fife,Austin N" w:date="2018-11-07T14:49:00Z">
            <w:rPr>
              <w:rFonts w:ascii="CMU Serif" w:hAnsi="CMU Serif" w:cs="CMU Serif"/>
              <w:sz w:val="24"/>
              <w:szCs w:val="22"/>
            </w:rPr>
          </w:rPrChange>
        </w:rPr>
        <w:lastRenderedPageBreak/>
        <w:t>List of Figures</w:t>
      </w:r>
      <w:bookmarkEnd w:id="506"/>
      <w:bookmarkEnd w:id="517"/>
    </w:p>
    <w:p w14:paraId="77E1D894" w14:textId="6E774565" w:rsidR="00F70FEE" w:rsidRPr="009A1F47"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6"/>
          <w:rPrChange w:id="519" w:author="Fife,Austin N" w:date="2018-11-07T14:49:00Z">
            <w:rPr>
              <w:rFonts w:ascii="CMU Serif" w:hAnsi="CMU Serif" w:cs="CMU Serif"/>
              <w:b/>
              <w:bCs/>
              <w:noProof/>
              <w:sz w:val="24"/>
            </w:rPr>
          </w:rPrChange>
        </w:rPr>
      </w:pPr>
      <w:r w:rsidRPr="009A1F47">
        <w:rPr>
          <w:rFonts w:ascii="CMU Serif" w:hAnsi="CMU Serif" w:cs="CMU Serif"/>
          <w:b/>
          <w:bCs/>
          <w:noProof/>
          <w:sz w:val="26"/>
          <w:rPrChange w:id="520" w:author="Fife,Austin N" w:date="2018-11-07T14:49:00Z">
            <w:rPr>
              <w:rFonts w:ascii="CMU Serif" w:hAnsi="CMU Serif" w:cs="CMU Serif"/>
              <w:b/>
              <w:bCs/>
              <w:noProof/>
              <w:sz w:val="24"/>
            </w:rPr>
          </w:rPrChange>
        </w:rPr>
        <w:fldChar w:fldCharType="begin"/>
      </w:r>
      <w:r w:rsidRPr="009A1F47">
        <w:rPr>
          <w:rFonts w:ascii="CMU Serif" w:hAnsi="CMU Serif" w:cs="CMU Serif"/>
          <w:b/>
          <w:bCs/>
          <w:noProof/>
          <w:sz w:val="26"/>
          <w:rPrChange w:id="521" w:author="Fife,Austin N" w:date="2018-11-07T14:49:00Z">
            <w:rPr>
              <w:rFonts w:ascii="CMU Serif" w:hAnsi="CMU Serif" w:cs="CMU Serif"/>
              <w:b/>
              <w:bCs/>
              <w:noProof/>
              <w:sz w:val="24"/>
            </w:rPr>
          </w:rPrChange>
        </w:rPr>
        <w:instrText xml:space="preserve"> TOC \h \z \c "Figure" </w:instrText>
      </w:r>
      <w:r w:rsidRPr="009A1F47">
        <w:rPr>
          <w:rFonts w:ascii="CMU Serif" w:hAnsi="CMU Serif" w:cs="CMU Serif"/>
          <w:b/>
          <w:bCs/>
          <w:noProof/>
          <w:sz w:val="26"/>
          <w:rPrChange w:id="522" w:author="Fife,Austin N" w:date="2018-11-07T14:49:00Z">
            <w:rPr>
              <w:rFonts w:ascii="CMU Serif" w:hAnsi="CMU Serif" w:cs="CMU Serif"/>
              <w:b/>
              <w:bCs/>
              <w:noProof/>
              <w:sz w:val="24"/>
            </w:rPr>
          </w:rPrChange>
        </w:rPr>
        <w:fldChar w:fldCharType="separate"/>
      </w:r>
      <w:r w:rsidR="001752AC" w:rsidRPr="009A1F47">
        <w:rPr>
          <w:rFonts w:ascii="CMU Serif" w:hAnsi="CMU Serif" w:cs="CMU Serif"/>
          <w:noProof/>
          <w:sz w:val="26"/>
          <w:rPrChange w:id="523" w:author="Fife,Austin N" w:date="2018-11-07T14:49:00Z">
            <w:rPr>
              <w:rFonts w:ascii="CMU Serif" w:hAnsi="CMU Serif" w:cs="CMU Serif"/>
              <w:noProof/>
              <w:sz w:val="24"/>
            </w:rPr>
          </w:rPrChange>
        </w:rPr>
        <w:t>No table of figures entries found.</w:t>
      </w:r>
      <w:r w:rsidRPr="009A1F47">
        <w:rPr>
          <w:rFonts w:ascii="CMU Serif" w:hAnsi="CMU Serif" w:cs="CMU Serif"/>
          <w:b/>
          <w:bCs/>
          <w:noProof/>
          <w:sz w:val="26"/>
          <w:rPrChange w:id="524" w:author="Fife,Austin N" w:date="2018-11-07T14:49:00Z">
            <w:rPr>
              <w:rFonts w:ascii="CMU Serif" w:hAnsi="CMU Serif" w:cs="CMU Serif"/>
              <w:b/>
              <w:bCs/>
              <w:noProof/>
              <w:sz w:val="24"/>
            </w:rPr>
          </w:rPrChange>
        </w:rPr>
        <w:fldChar w:fldCharType="end"/>
      </w:r>
      <w:bookmarkStart w:id="525" w:name="_Toc495324088"/>
    </w:p>
    <w:p w14:paraId="477977E1" w14:textId="3F15017F" w:rsidR="005A18DE" w:rsidRPr="009A1F47" w:rsidRDefault="005A18DE" w:rsidP="0075501E">
      <w:pPr>
        <w:widowControl w:val="0"/>
        <w:spacing w:line="480" w:lineRule="auto"/>
        <w:contextualSpacing/>
        <w:mirrorIndents/>
        <w:rPr>
          <w:rFonts w:ascii="CMU Serif" w:hAnsi="CMU Serif" w:cs="CMU Serif"/>
          <w:sz w:val="26"/>
          <w:rPrChange w:id="526" w:author="Fife,Austin N" w:date="2018-11-07T14:49:00Z">
            <w:rPr>
              <w:rFonts w:ascii="CMU Serif" w:hAnsi="CMU Serif" w:cs="CMU Serif"/>
              <w:sz w:val="24"/>
            </w:rPr>
          </w:rPrChange>
        </w:rPr>
      </w:pPr>
    </w:p>
    <w:p w14:paraId="23E7463F" w14:textId="12DD2A4E" w:rsidR="005A18DE" w:rsidRPr="009A1F47" w:rsidRDefault="005A18DE" w:rsidP="0075501E">
      <w:pPr>
        <w:widowControl w:val="0"/>
        <w:spacing w:line="480" w:lineRule="auto"/>
        <w:contextualSpacing/>
        <w:mirrorIndents/>
        <w:rPr>
          <w:rFonts w:ascii="CMU Serif" w:hAnsi="CMU Serif" w:cs="CMU Serif"/>
          <w:sz w:val="26"/>
          <w:rPrChange w:id="527" w:author="Fife,Austin N" w:date="2018-11-07T14:49:00Z">
            <w:rPr>
              <w:rFonts w:ascii="CMU Serif" w:hAnsi="CMU Serif" w:cs="CMU Serif"/>
              <w:sz w:val="24"/>
            </w:rPr>
          </w:rPrChange>
        </w:rPr>
      </w:pPr>
    </w:p>
    <w:p w14:paraId="49ACA955" w14:textId="7FE90827" w:rsidR="005A18DE" w:rsidRPr="009A1F47" w:rsidRDefault="005A18DE" w:rsidP="0075501E">
      <w:pPr>
        <w:widowControl w:val="0"/>
        <w:spacing w:line="480" w:lineRule="auto"/>
        <w:contextualSpacing/>
        <w:mirrorIndents/>
        <w:rPr>
          <w:rFonts w:ascii="CMU Serif" w:hAnsi="CMU Serif" w:cs="CMU Serif"/>
          <w:sz w:val="26"/>
          <w:rPrChange w:id="528" w:author="Fife,Austin N" w:date="2018-11-07T14:49:00Z">
            <w:rPr>
              <w:rFonts w:ascii="CMU Serif" w:hAnsi="CMU Serif" w:cs="CMU Serif"/>
              <w:sz w:val="24"/>
            </w:rPr>
          </w:rPrChange>
        </w:rPr>
      </w:pPr>
    </w:p>
    <w:p w14:paraId="29EABE0D" w14:textId="77777777" w:rsidR="005A18DE" w:rsidRPr="009A1F47" w:rsidRDefault="005A18DE" w:rsidP="0075501E">
      <w:pPr>
        <w:widowControl w:val="0"/>
        <w:spacing w:line="480" w:lineRule="auto"/>
        <w:contextualSpacing/>
        <w:mirrorIndents/>
        <w:rPr>
          <w:rFonts w:ascii="CMU Serif" w:hAnsi="CMU Serif" w:cs="CMU Serif"/>
          <w:sz w:val="26"/>
          <w:rPrChange w:id="529" w:author="Fife,Austin N" w:date="2018-11-07T14:49:00Z">
            <w:rPr>
              <w:rFonts w:ascii="CMU Serif" w:hAnsi="CMU Serif" w:cs="CMU Serif"/>
              <w:sz w:val="24"/>
            </w:rPr>
          </w:rPrChange>
        </w:rPr>
      </w:pPr>
    </w:p>
    <w:p w14:paraId="31A90CEA"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0" w:author="Fife,Austin N" w:date="2018-11-07T14:49:00Z">
            <w:rPr>
              <w:rFonts w:ascii="CMU Serif" w:hAnsi="CMU Serif" w:cs="CMU Serif"/>
              <w:sz w:val="24"/>
            </w:rPr>
          </w:rPrChange>
        </w:rPr>
      </w:pPr>
    </w:p>
    <w:p w14:paraId="56D0F10C"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1" w:author="Fife,Austin N" w:date="2018-11-07T14:49:00Z">
            <w:rPr>
              <w:rFonts w:ascii="CMU Serif" w:hAnsi="CMU Serif" w:cs="CMU Serif"/>
              <w:sz w:val="24"/>
            </w:rPr>
          </w:rPrChange>
        </w:rPr>
      </w:pPr>
    </w:p>
    <w:p w14:paraId="595DC22B"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2" w:author="Fife,Austin N" w:date="2018-11-07T14:49:00Z">
            <w:rPr>
              <w:rFonts w:ascii="CMU Serif" w:hAnsi="CMU Serif" w:cs="CMU Serif"/>
              <w:sz w:val="24"/>
            </w:rPr>
          </w:rPrChange>
        </w:rPr>
      </w:pPr>
    </w:p>
    <w:p w14:paraId="72308DF9"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3" w:author="Fife,Austin N" w:date="2018-11-07T14:49:00Z">
            <w:rPr>
              <w:rFonts w:ascii="CMU Serif" w:hAnsi="CMU Serif" w:cs="CMU Serif"/>
              <w:sz w:val="24"/>
            </w:rPr>
          </w:rPrChange>
        </w:rPr>
      </w:pPr>
    </w:p>
    <w:p w14:paraId="245A4E9D"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4" w:author="Fife,Austin N" w:date="2018-11-07T14:49:00Z">
            <w:rPr>
              <w:rFonts w:ascii="CMU Serif" w:hAnsi="CMU Serif" w:cs="CMU Serif"/>
              <w:sz w:val="24"/>
            </w:rPr>
          </w:rPrChange>
        </w:rPr>
      </w:pPr>
    </w:p>
    <w:p w14:paraId="430C049D"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5" w:author="Fife,Austin N" w:date="2018-11-07T14:49:00Z">
            <w:rPr>
              <w:rFonts w:ascii="CMU Serif" w:hAnsi="CMU Serif" w:cs="CMU Serif"/>
              <w:sz w:val="24"/>
            </w:rPr>
          </w:rPrChange>
        </w:rPr>
      </w:pPr>
    </w:p>
    <w:p w14:paraId="5A53A637"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6" w:author="Fife,Austin N" w:date="2018-11-07T14:49:00Z">
            <w:rPr>
              <w:rFonts w:ascii="CMU Serif" w:hAnsi="CMU Serif" w:cs="CMU Serif"/>
              <w:sz w:val="24"/>
            </w:rPr>
          </w:rPrChange>
        </w:rPr>
      </w:pPr>
    </w:p>
    <w:p w14:paraId="19C5E31C"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7" w:author="Fife,Austin N" w:date="2018-11-07T14:49:00Z">
            <w:rPr>
              <w:rFonts w:ascii="CMU Serif" w:hAnsi="CMU Serif" w:cs="CMU Serif"/>
              <w:sz w:val="24"/>
            </w:rPr>
          </w:rPrChange>
        </w:rPr>
      </w:pPr>
    </w:p>
    <w:p w14:paraId="28958BEE"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8" w:author="Fife,Austin N" w:date="2018-11-07T14:49:00Z">
            <w:rPr>
              <w:rFonts w:ascii="CMU Serif" w:hAnsi="CMU Serif" w:cs="CMU Serif"/>
              <w:sz w:val="24"/>
            </w:rPr>
          </w:rPrChange>
        </w:rPr>
      </w:pPr>
    </w:p>
    <w:p w14:paraId="25FDF951" w14:textId="31A56674"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39" w:author="Fife,Austin N" w:date="2018-11-07T14:49:00Z">
            <w:rPr>
              <w:rFonts w:ascii="CMU Serif" w:hAnsi="CMU Serif" w:cs="CMU Serif"/>
              <w:sz w:val="24"/>
            </w:rPr>
          </w:rPrChange>
        </w:rPr>
      </w:pPr>
    </w:p>
    <w:p w14:paraId="31584D21" w14:textId="2393AE6D" w:rsidR="003C061F" w:rsidRPr="009A1F47" w:rsidRDefault="003C061F" w:rsidP="0075501E">
      <w:pPr>
        <w:widowControl w:val="0"/>
        <w:spacing w:line="480" w:lineRule="auto"/>
        <w:contextualSpacing/>
        <w:mirrorIndents/>
        <w:rPr>
          <w:rFonts w:ascii="CMU Serif" w:hAnsi="CMU Serif" w:cs="CMU Serif"/>
          <w:sz w:val="24"/>
          <w:rPrChange w:id="540" w:author="Fife,Austin N" w:date="2018-11-07T14:49:00Z">
            <w:rPr>
              <w:rFonts w:ascii="CMU Serif" w:hAnsi="CMU Serif" w:cs="CMU Serif"/>
            </w:rPr>
          </w:rPrChange>
        </w:rPr>
      </w:pPr>
    </w:p>
    <w:p w14:paraId="7397515A" w14:textId="0F18EE06" w:rsidR="003C061F" w:rsidRPr="009A1F47" w:rsidRDefault="003C061F" w:rsidP="0075501E">
      <w:pPr>
        <w:widowControl w:val="0"/>
        <w:spacing w:line="480" w:lineRule="auto"/>
        <w:contextualSpacing/>
        <w:mirrorIndents/>
        <w:rPr>
          <w:rFonts w:ascii="CMU Serif" w:hAnsi="CMU Serif" w:cs="CMU Serif"/>
          <w:sz w:val="24"/>
          <w:rPrChange w:id="541" w:author="Fife,Austin N" w:date="2018-11-07T14:49:00Z">
            <w:rPr>
              <w:rFonts w:ascii="CMU Serif" w:hAnsi="CMU Serif" w:cs="CMU Serif"/>
            </w:rPr>
          </w:rPrChange>
        </w:rPr>
      </w:pPr>
    </w:p>
    <w:p w14:paraId="4A700743" w14:textId="46D38030" w:rsidR="003C061F" w:rsidRPr="009A1F47" w:rsidRDefault="003C061F" w:rsidP="0075501E">
      <w:pPr>
        <w:widowControl w:val="0"/>
        <w:spacing w:line="480" w:lineRule="auto"/>
        <w:contextualSpacing/>
        <w:mirrorIndents/>
        <w:rPr>
          <w:rFonts w:ascii="CMU Serif" w:hAnsi="CMU Serif" w:cs="CMU Serif"/>
          <w:sz w:val="24"/>
          <w:rPrChange w:id="542" w:author="Fife,Austin N" w:date="2018-11-07T14:49:00Z">
            <w:rPr>
              <w:rFonts w:ascii="CMU Serif" w:hAnsi="CMU Serif" w:cs="CMU Serif"/>
            </w:rPr>
          </w:rPrChange>
        </w:rPr>
      </w:pPr>
    </w:p>
    <w:p w14:paraId="3AE98C07" w14:textId="2CADB32C" w:rsidR="003C061F" w:rsidRPr="009A1F47" w:rsidRDefault="003C061F" w:rsidP="0075501E">
      <w:pPr>
        <w:widowControl w:val="0"/>
        <w:spacing w:line="480" w:lineRule="auto"/>
        <w:contextualSpacing/>
        <w:mirrorIndents/>
        <w:rPr>
          <w:rFonts w:ascii="CMU Serif" w:hAnsi="CMU Serif" w:cs="CMU Serif"/>
          <w:sz w:val="24"/>
          <w:rPrChange w:id="543" w:author="Fife,Austin N" w:date="2018-11-07T14:49:00Z">
            <w:rPr>
              <w:rFonts w:ascii="CMU Serif" w:hAnsi="CMU Serif" w:cs="CMU Serif"/>
            </w:rPr>
          </w:rPrChange>
        </w:rPr>
      </w:pPr>
    </w:p>
    <w:p w14:paraId="1EBF7587" w14:textId="320C8E04" w:rsidR="003C061F" w:rsidRPr="009A1F47" w:rsidRDefault="003C061F" w:rsidP="0075501E">
      <w:pPr>
        <w:widowControl w:val="0"/>
        <w:spacing w:line="480" w:lineRule="auto"/>
        <w:contextualSpacing/>
        <w:mirrorIndents/>
        <w:rPr>
          <w:rFonts w:ascii="CMU Serif" w:hAnsi="CMU Serif" w:cs="CMU Serif"/>
          <w:sz w:val="24"/>
          <w:rPrChange w:id="544" w:author="Fife,Austin N" w:date="2018-11-07T14:49:00Z">
            <w:rPr>
              <w:rFonts w:ascii="CMU Serif" w:hAnsi="CMU Serif" w:cs="CMU Serif"/>
            </w:rPr>
          </w:rPrChange>
        </w:rPr>
      </w:pPr>
    </w:p>
    <w:p w14:paraId="26B0FE5B" w14:textId="6F1AA6CC" w:rsidR="003C061F" w:rsidRPr="009A1F47" w:rsidRDefault="003C061F" w:rsidP="0075501E">
      <w:pPr>
        <w:widowControl w:val="0"/>
        <w:spacing w:line="480" w:lineRule="auto"/>
        <w:contextualSpacing/>
        <w:mirrorIndents/>
        <w:rPr>
          <w:rFonts w:ascii="CMU Serif" w:hAnsi="CMU Serif" w:cs="CMU Serif"/>
          <w:sz w:val="24"/>
          <w:rPrChange w:id="545" w:author="Fife,Austin N" w:date="2018-11-07T14:49:00Z">
            <w:rPr>
              <w:rFonts w:ascii="CMU Serif" w:hAnsi="CMU Serif" w:cs="CMU Serif"/>
            </w:rPr>
          </w:rPrChange>
        </w:rPr>
      </w:pPr>
    </w:p>
    <w:p w14:paraId="6C7DD3B9" w14:textId="3230448A" w:rsidR="003C061F" w:rsidRPr="009A1F47" w:rsidRDefault="003C061F" w:rsidP="0075501E">
      <w:pPr>
        <w:widowControl w:val="0"/>
        <w:spacing w:line="480" w:lineRule="auto"/>
        <w:contextualSpacing/>
        <w:mirrorIndents/>
        <w:rPr>
          <w:rFonts w:ascii="CMU Serif" w:hAnsi="CMU Serif" w:cs="CMU Serif"/>
          <w:sz w:val="24"/>
          <w:rPrChange w:id="546" w:author="Fife,Austin N" w:date="2018-11-07T14:49:00Z">
            <w:rPr>
              <w:rFonts w:ascii="CMU Serif" w:hAnsi="CMU Serif" w:cs="CMU Serif"/>
            </w:rPr>
          </w:rPrChange>
        </w:rPr>
      </w:pPr>
    </w:p>
    <w:p w14:paraId="00C21E01" w14:textId="3205C4DC" w:rsidR="003C061F" w:rsidRPr="009A1F47" w:rsidRDefault="003C061F" w:rsidP="0075501E">
      <w:pPr>
        <w:widowControl w:val="0"/>
        <w:spacing w:line="480" w:lineRule="auto"/>
        <w:contextualSpacing/>
        <w:mirrorIndents/>
        <w:rPr>
          <w:rFonts w:ascii="CMU Serif" w:hAnsi="CMU Serif" w:cs="CMU Serif"/>
          <w:sz w:val="24"/>
          <w:rPrChange w:id="547" w:author="Fife,Austin N" w:date="2018-11-07T14:49:00Z">
            <w:rPr>
              <w:rFonts w:ascii="CMU Serif" w:hAnsi="CMU Serif" w:cs="CMU Serif"/>
            </w:rPr>
          </w:rPrChange>
        </w:rPr>
      </w:pPr>
    </w:p>
    <w:p w14:paraId="225E041E" w14:textId="0BD0A9DD" w:rsidR="003C061F" w:rsidRPr="009A1F47" w:rsidRDefault="003C061F" w:rsidP="0075501E">
      <w:pPr>
        <w:widowControl w:val="0"/>
        <w:spacing w:line="480" w:lineRule="auto"/>
        <w:contextualSpacing/>
        <w:mirrorIndents/>
        <w:rPr>
          <w:rFonts w:ascii="CMU Serif" w:hAnsi="CMU Serif" w:cs="CMU Serif"/>
          <w:sz w:val="24"/>
          <w:rPrChange w:id="548" w:author="Fife,Austin N" w:date="2018-11-07T14:49:00Z">
            <w:rPr>
              <w:rFonts w:ascii="CMU Serif" w:hAnsi="CMU Serif" w:cs="CMU Serif"/>
            </w:rPr>
          </w:rPrChange>
        </w:rPr>
      </w:pPr>
    </w:p>
    <w:p w14:paraId="5F112C88" w14:textId="30E64A2A" w:rsidR="003C061F" w:rsidRPr="009A1F47" w:rsidRDefault="003C061F" w:rsidP="0075501E">
      <w:pPr>
        <w:widowControl w:val="0"/>
        <w:spacing w:line="480" w:lineRule="auto"/>
        <w:contextualSpacing/>
        <w:mirrorIndents/>
        <w:rPr>
          <w:rFonts w:ascii="CMU Serif" w:hAnsi="CMU Serif" w:cs="CMU Serif"/>
          <w:sz w:val="24"/>
          <w:rPrChange w:id="549" w:author="Fife,Austin N" w:date="2018-11-07T14:49:00Z">
            <w:rPr>
              <w:rFonts w:ascii="CMU Serif" w:hAnsi="CMU Serif" w:cs="CMU Serif"/>
            </w:rPr>
          </w:rPrChange>
        </w:rPr>
      </w:pPr>
    </w:p>
    <w:p w14:paraId="0DB80CDF" w14:textId="68D271CB" w:rsidR="003C061F" w:rsidRPr="009A1F47" w:rsidRDefault="003C061F" w:rsidP="0075501E">
      <w:pPr>
        <w:widowControl w:val="0"/>
        <w:spacing w:line="480" w:lineRule="auto"/>
        <w:contextualSpacing/>
        <w:mirrorIndents/>
        <w:rPr>
          <w:rFonts w:ascii="CMU Serif" w:hAnsi="CMU Serif" w:cs="CMU Serif"/>
          <w:sz w:val="24"/>
          <w:rPrChange w:id="550" w:author="Fife,Austin N" w:date="2018-11-07T14:49:00Z">
            <w:rPr>
              <w:rFonts w:ascii="CMU Serif" w:hAnsi="CMU Serif" w:cs="CMU Serif"/>
            </w:rPr>
          </w:rPrChange>
        </w:rPr>
      </w:pPr>
    </w:p>
    <w:p w14:paraId="6C646E15" w14:textId="63E006B3" w:rsidR="003C061F" w:rsidRPr="009A1F47" w:rsidRDefault="003C061F" w:rsidP="0075501E">
      <w:pPr>
        <w:widowControl w:val="0"/>
        <w:spacing w:line="480" w:lineRule="auto"/>
        <w:contextualSpacing/>
        <w:mirrorIndents/>
        <w:rPr>
          <w:rFonts w:ascii="CMU Serif" w:hAnsi="CMU Serif" w:cs="CMU Serif"/>
          <w:sz w:val="24"/>
          <w:rPrChange w:id="551" w:author="Fife,Austin N" w:date="2018-11-07T14:49:00Z">
            <w:rPr>
              <w:rFonts w:ascii="CMU Serif" w:hAnsi="CMU Serif" w:cs="CMU Serif"/>
            </w:rPr>
          </w:rPrChange>
        </w:rPr>
      </w:pPr>
    </w:p>
    <w:p w14:paraId="246DF099" w14:textId="77777777" w:rsidR="003C061F" w:rsidRPr="009A1F47" w:rsidRDefault="003C061F" w:rsidP="0075501E">
      <w:pPr>
        <w:widowControl w:val="0"/>
        <w:spacing w:line="480" w:lineRule="auto"/>
        <w:contextualSpacing/>
        <w:mirrorIndents/>
        <w:rPr>
          <w:rFonts w:ascii="CMU Serif" w:hAnsi="CMU Serif" w:cs="CMU Serif"/>
          <w:sz w:val="24"/>
          <w:rPrChange w:id="552" w:author="Fife,Austin N" w:date="2018-11-07T14:49:00Z">
            <w:rPr>
              <w:rFonts w:ascii="CMU Serif" w:hAnsi="CMU Serif" w:cs="CMU Serif"/>
            </w:rPr>
          </w:rPrChange>
        </w:rPr>
      </w:pPr>
    </w:p>
    <w:p w14:paraId="3FD4C77A" w14:textId="77777777" w:rsidR="00F70FEE" w:rsidRPr="009A1F47" w:rsidRDefault="00F70FEE" w:rsidP="0075501E">
      <w:pPr>
        <w:pStyle w:val="TableofFigures"/>
        <w:widowControl w:val="0"/>
        <w:tabs>
          <w:tab w:val="right" w:leader="dot" w:pos="9062"/>
        </w:tabs>
        <w:spacing w:line="480" w:lineRule="auto"/>
        <w:contextualSpacing/>
        <w:mirrorIndents/>
        <w:rPr>
          <w:rFonts w:ascii="CMU Serif" w:hAnsi="CMU Serif" w:cs="CMU Serif"/>
          <w:sz w:val="26"/>
          <w:rPrChange w:id="553" w:author="Fife,Austin N" w:date="2018-11-07T14:49:00Z">
            <w:rPr>
              <w:rFonts w:ascii="CMU Serif" w:hAnsi="CMU Serif" w:cs="CMU Serif"/>
              <w:sz w:val="24"/>
            </w:rPr>
          </w:rPrChange>
        </w:rPr>
      </w:pPr>
    </w:p>
    <w:p w14:paraId="4960E505" w14:textId="11858D4C" w:rsidR="00FF7415" w:rsidRPr="009A1F47"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6"/>
          <w:rPrChange w:id="554" w:author="Fife,Austin N" w:date="2018-11-07T14:49:00Z">
            <w:rPr>
              <w:rFonts w:ascii="CMU Serif" w:hAnsi="CMU Serif" w:cs="CMU Serif"/>
              <w:b/>
              <w:sz w:val="24"/>
            </w:rPr>
          </w:rPrChange>
        </w:rPr>
      </w:pPr>
      <w:r w:rsidRPr="009A1F47">
        <w:rPr>
          <w:rFonts w:ascii="CMU Serif" w:hAnsi="CMU Serif" w:cs="CMU Serif"/>
          <w:b/>
          <w:sz w:val="26"/>
          <w:rPrChange w:id="555" w:author="Fife,Austin N" w:date="2018-11-07T14:49:00Z">
            <w:rPr>
              <w:rFonts w:ascii="CMU Serif" w:hAnsi="CMU Serif" w:cs="CMU Serif"/>
              <w:b/>
              <w:sz w:val="24"/>
            </w:rPr>
          </w:rPrChange>
        </w:rPr>
        <w:t>C</w:t>
      </w:r>
      <w:r w:rsidR="005A18DE" w:rsidRPr="009A1F47">
        <w:rPr>
          <w:rFonts w:ascii="CMU Serif" w:hAnsi="CMU Serif" w:cs="CMU Serif"/>
          <w:b/>
          <w:sz w:val="26"/>
          <w:rPrChange w:id="556" w:author="Fife,Austin N" w:date="2018-11-07T14:49:00Z">
            <w:rPr>
              <w:rFonts w:ascii="CMU Serif" w:hAnsi="CMU Serif" w:cs="CMU Serif"/>
              <w:b/>
              <w:sz w:val="24"/>
            </w:rPr>
          </w:rPrChange>
        </w:rPr>
        <w:t>hapter</w:t>
      </w:r>
      <w:r w:rsidRPr="009A1F47">
        <w:rPr>
          <w:rFonts w:ascii="CMU Serif" w:hAnsi="CMU Serif" w:cs="CMU Serif"/>
          <w:b/>
          <w:sz w:val="26"/>
          <w:rPrChange w:id="557" w:author="Fife,Austin N" w:date="2018-11-07T14:49:00Z">
            <w:rPr>
              <w:rFonts w:ascii="CMU Serif" w:hAnsi="CMU Serif" w:cs="CMU Serif"/>
              <w:b/>
              <w:sz w:val="24"/>
            </w:rPr>
          </w:rPrChange>
        </w:rPr>
        <w:t xml:space="preserve"> 1</w:t>
      </w:r>
      <w:r w:rsidR="009D7710" w:rsidRPr="009A1F47">
        <w:rPr>
          <w:rFonts w:ascii="CMU Serif" w:hAnsi="CMU Serif" w:cs="CMU Serif"/>
          <w:b/>
          <w:sz w:val="26"/>
          <w:rPrChange w:id="558" w:author="Fife,Austin N" w:date="2018-11-07T14:49:00Z">
            <w:rPr>
              <w:rFonts w:ascii="CMU Serif" w:hAnsi="CMU Serif" w:cs="CMU Serif"/>
              <w:b/>
              <w:sz w:val="24"/>
            </w:rPr>
          </w:rPrChange>
        </w:rPr>
        <w:t>:</w:t>
      </w:r>
      <w:r w:rsidRPr="009A1F47">
        <w:rPr>
          <w:rFonts w:ascii="CMU Serif" w:hAnsi="CMU Serif" w:cs="CMU Serif"/>
          <w:b/>
          <w:sz w:val="26"/>
          <w:rPrChange w:id="559" w:author="Fife,Austin N" w:date="2018-11-07T14:49:00Z">
            <w:rPr>
              <w:rFonts w:ascii="CMU Serif" w:hAnsi="CMU Serif" w:cs="CMU Serif"/>
              <w:b/>
              <w:sz w:val="24"/>
            </w:rPr>
          </w:rPrChange>
        </w:rPr>
        <w:t xml:space="preserve"> Introduction</w:t>
      </w:r>
      <w:bookmarkEnd w:id="525"/>
    </w:p>
    <w:p w14:paraId="6FE334AF" w14:textId="4CF10A97" w:rsidR="00244BB4" w:rsidRPr="009A1F47" w:rsidRDefault="00244BB4" w:rsidP="0075501E">
      <w:pPr>
        <w:pStyle w:val="Heading2"/>
        <w:keepNext w:val="0"/>
        <w:keepLines w:val="0"/>
        <w:widowControl w:val="0"/>
        <w:mirrorIndents/>
        <w:jc w:val="center"/>
        <w:rPr>
          <w:rFonts w:ascii="CMU Serif" w:hAnsi="CMU Serif" w:cs="CMU Serif"/>
          <w:sz w:val="26"/>
          <w:rPrChange w:id="560" w:author="Fife,Austin N" w:date="2018-11-07T14:49:00Z">
            <w:rPr>
              <w:rFonts w:ascii="CMU Serif" w:hAnsi="CMU Serif" w:cs="CMU Serif"/>
              <w:sz w:val="24"/>
            </w:rPr>
          </w:rPrChange>
        </w:rPr>
      </w:pPr>
      <w:bookmarkStart w:id="561" w:name="_Toc528941658"/>
      <w:r w:rsidRPr="009A1F47">
        <w:rPr>
          <w:rFonts w:ascii="CMU Serif" w:hAnsi="CMU Serif" w:cs="CMU Serif"/>
          <w:sz w:val="26"/>
          <w:szCs w:val="22"/>
          <w:rPrChange w:id="562" w:author="Fife,Austin N" w:date="2018-11-07T14:49:00Z">
            <w:rPr>
              <w:rFonts w:ascii="CMU Serif" w:hAnsi="CMU Serif" w:cs="CMU Serif"/>
              <w:sz w:val="24"/>
              <w:szCs w:val="22"/>
            </w:rPr>
          </w:rPrChange>
        </w:rPr>
        <w:t>Research context</w:t>
      </w:r>
      <w:bookmarkEnd w:id="561"/>
    </w:p>
    <w:p w14:paraId="682FF9B4" w14:textId="47C97FED" w:rsidR="00E84AD1" w:rsidRPr="009A1F47" w:rsidRDefault="00E84AD1" w:rsidP="0075501E">
      <w:pPr>
        <w:widowControl w:val="0"/>
        <w:spacing w:line="480" w:lineRule="auto"/>
        <w:ind w:firstLine="720"/>
        <w:contextualSpacing/>
        <w:mirrorIndents/>
        <w:rPr>
          <w:rFonts w:ascii="CMU Serif" w:hAnsi="CMU Serif" w:cs="CMU Serif"/>
          <w:sz w:val="26"/>
          <w:rPrChange w:id="563" w:author="Fife,Austin N" w:date="2018-11-07T14:49:00Z">
            <w:rPr>
              <w:rFonts w:ascii="CMU Serif" w:hAnsi="CMU Serif" w:cs="CMU Serif"/>
              <w:sz w:val="24"/>
            </w:rPr>
          </w:rPrChange>
        </w:rPr>
      </w:pPr>
      <w:r w:rsidRPr="009A1F47">
        <w:rPr>
          <w:rFonts w:ascii="CMU Serif" w:hAnsi="CMU Serif" w:cs="CMU Serif"/>
          <w:sz w:val="26"/>
          <w:rPrChange w:id="564" w:author="Fife,Austin N" w:date="2018-11-07T14:49:00Z">
            <w:rPr>
              <w:rFonts w:ascii="CMU Serif" w:hAnsi="CMU Serif" w:cs="CMU Serif"/>
              <w:sz w:val="24"/>
            </w:rPr>
          </w:rPrChange>
        </w:rPr>
        <w:t xml:space="preserve">The potato/tomato psyllid, </w:t>
      </w:r>
      <w:proofErr w:type="spellStart"/>
      <w:r w:rsidRPr="009A1F47">
        <w:rPr>
          <w:rFonts w:ascii="CMU Serif" w:hAnsi="CMU Serif" w:cs="CMU Serif"/>
          <w:i/>
          <w:sz w:val="26"/>
          <w:rPrChange w:id="565" w:author="Fife,Austin N" w:date="2018-11-07T14:49:00Z">
            <w:rPr>
              <w:rFonts w:ascii="CMU Serif" w:hAnsi="CMU Serif" w:cs="CMU Serif"/>
              <w:i/>
              <w:sz w:val="24"/>
            </w:rPr>
          </w:rPrChange>
        </w:rPr>
        <w:t>Bactericera</w:t>
      </w:r>
      <w:proofErr w:type="spellEnd"/>
      <w:r w:rsidRPr="009A1F47">
        <w:rPr>
          <w:rFonts w:ascii="CMU Serif" w:hAnsi="CMU Serif" w:cs="CMU Serif"/>
          <w:i/>
          <w:sz w:val="26"/>
          <w:rPrChange w:id="566" w:author="Fife,Austin N" w:date="2018-11-07T14:49:00Z">
            <w:rPr>
              <w:rFonts w:ascii="CMU Serif" w:hAnsi="CMU Serif" w:cs="CMU Serif"/>
              <w:i/>
              <w:sz w:val="24"/>
            </w:rPr>
          </w:rPrChange>
        </w:rPr>
        <w:t xml:space="preserve"> </w:t>
      </w:r>
      <w:proofErr w:type="spellStart"/>
      <w:r w:rsidRPr="009A1F47">
        <w:rPr>
          <w:rFonts w:ascii="CMU Serif" w:hAnsi="CMU Serif" w:cs="CMU Serif"/>
          <w:i/>
          <w:sz w:val="26"/>
          <w:rPrChange w:id="567" w:author="Fife,Austin N" w:date="2018-11-07T14:49:00Z">
            <w:rPr>
              <w:rFonts w:ascii="CMU Serif" w:hAnsi="CMU Serif" w:cs="CMU Serif"/>
              <w:i/>
              <w:sz w:val="24"/>
            </w:rPr>
          </w:rPrChange>
        </w:rPr>
        <w:t>cockerelli</w:t>
      </w:r>
      <w:proofErr w:type="spellEnd"/>
      <w:r w:rsidRPr="009A1F47">
        <w:rPr>
          <w:rFonts w:ascii="CMU Serif" w:hAnsi="CMU Serif" w:cs="CMU Serif"/>
          <w:sz w:val="26"/>
          <w:rPrChange w:id="568" w:author="Fife,Austin N" w:date="2018-11-07T14:49:00Z">
            <w:rPr>
              <w:rFonts w:ascii="CMU Serif" w:hAnsi="CMU Serif" w:cs="CMU Serif"/>
              <w:sz w:val="24"/>
            </w:rPr>
          </w:rPrChange>
        </w:rPr>
        <w:t xml:space="preserve"> (</w:t>
      </w:r>
      <w:proofErr w:type="spellStart"/>
      <w:r w:rsidRPr="009A1F47">
        <w:rPr>
          <w:rFonts w:ascii="CMU Serif" w:hAnsi="CMU Serif" w:cs="CMU Serif"/>
          <w:sz w:val="26"/>
          <w:rPrChange w:id="569" w:author="Fife,Austin N" w:date="2018-11-07T14:49:00Z">
            <w:rPr>
              <w:rFonts w:ascii="CMU Serif" w:hAnsi="CMU Serif" w:cs="CMU Serif"/>
              <w:sz w:val="24"/>
            </w:rPr>
          </w:rPrChange>
        </w:rPr>
        <w:t>Šulc</w:t>
      </w:r>
      <w:proofErr w:type="spellEnd"/>
      <w:r w:rsidRPr="009A1F47">
        <w:rPr>
          <w:rFonts w:ascii="CMU Serif" w:hAnsi="CMU Serif" w:cs="CMU Serif"/>
          <w:sz w:val="26"/>
          <w:rPrChange w:id="570" w:author="Fife,Austin N" w:date="2018-11-07T14:49:00Z">
            <w:rPr>
              <w:rFonts w:ascii="CMU Serif" w:hAnsi="CMU Serif" w:cs="CMU Serif"/>
              <w:sz w:val="24"/>
            </w:rPr>
          </w:rPrChange>
        </w:rPr>
        <w:t xml:space="preserve">) (Hemiptera: </w:t>
      </w:r>
      <w:proofErr w:type="spellStart"/>
      <w:r w:rsidRPr="009A1F47">
        <w:rPr>
          <w:rFonts w:ascii="CMU Serif" w:hAnsi="CMU Serif" w:cs="CMU Serif"/>
          <w:sz w:val="26"/>
          <w:rPrChange w:id="571" w:author="Fife,Austin N" w:date="2018-11-07T14:49:00Z">
            <w:rPr>
              <w:rFonts w:ascii="CMU Serif" w:hAnsi="CMU Serif" w:cs="CMU Serif"/>
              <w:sz w:val="24"/>
            </w:rPr>
          </w:rPrChange>
        </w:rPr>
        <w:t>Triozidae</w:t>
      </w:r>
      <w:proofErr w:type="spellEnd"/>
      <w:r w:rsidRPr="009A1F47">
        <w:rPr>
          <w:rFonts w:ascii="CMU Serif" w:hAnsi="CMU Serif" w:cs="CMU Serif"/>
          <w:sz w:val="26"/>
          <w:rPrChange w:id="572" w:author="Fife,Austin N" w:date="2018-11-07T14:49:00Z">
            <w:rPr>
              <w:rFonts w:ascii="CMU Serif" w:hAnsi="CMU Serif" w:cs="CMU Serif"/>
              <w:sz w:val="24"/>
            </w:rPr>
          </w:rPrChange>
        </w:rPr>
        <w:t>)</w:t>
      </w:r>
      <w:r w:rsidR="00476A19" w:rsidRPr="009A1F47">
        <w:rPr>
          <w:rFonts w:ascii="CMU Serif" w:hAnsi="CMU Serif" w:cs="CMU Serif"/>
          <w:sz w:val="26"/>
          <w:rPrChange w:id="573" w:author="Fife,Austin N" w:date="2018-11-07T14:49:00Z">
            <w:rPr>
              <w:rFonts w:ascii="CMU Serif" w:hAnsi="CMU Serif" w:cs="CMU Serif"/>
              <w:sz w:val="24"/>
            </w:rPr>
          </w:rPrChange>
        </w:rPr>
        <w:t>,</w:t>
      </w:r>
      <w:r w:rsidRPr="009A1F47">
        <w:rPr>
          <w:rFonts w:ascii="CMU Serif" w:hAnsi="CMU Serif" w:cs="CMU Serif"/>
          <w:sz w:val="26"/>
          <w:rPrChange w:id="574" w:author="Fife,Austin N" w:date="2018-11-07T14:49:00Z">
            <w:rPr>
              <w:rFonts w:ascii="CMU Serif" w:hAnsi="CMU Serif" w:cs="CMU Serif"/>
              <w:sz w:val="24"/>
            </w:rPr>
          </w:rPrChange>
        </w:rPr>
        <w:t xml:space="preserve"> is a small </w:t>
      </w:r>
      <w:proofErr w:type="spellStart"/>
      <w:r w:rsidRPr="009A1F47">
        <w:rPr>
          <w:rFonts w:ascii="CMU Serif" w:hAnsi="CMU Serif" w:cs="CMU Serif"/>
          <w:sz w:val="26"/>
          <w:rPrChange w:id="575" w:author="Fife,Austin N" w:date="2018-11-07T14:49:00Z">
            <w:rPr>
              <w:rFonts w:ascii="CMU Serif" w:hAnsi="CMU Serif" w:cs="CMU Serif"/>
              <w:sz w:val="24"/>
            </w:rPr>
          </w:rPrChange>
        </w:rPr>
        <w:t>sternorrhynchan</w:t>
      </w:r>
      <w:proofErr w:type="spellEnd"/>
      <w:r w:rsidRPr="009A1F47">
        <w:rPr>
          <w:rFonts w:ascii="CMU Serif" w:hAnsi="CMU Serif" w:cs="CMU Serif"/>
          <w:sz w:val="26"/>
          <w:rPrChange w:id="576" w:author="Fife,Austin N" w:date="2018-11-07T14:49:00Z">
            <w:rPr>
              <w:rFonts w:ascii="CMU Serif" w:hAnsi="CMU Serif" w:cs="CMU Serif"/>
              <w:sz w:val="24"/>
            </w:rPr>
          </w:rPrChange>
        </w:rPr>
        <w:t xml:space="preserve"> </w:t>
      </w:r>
      <w:r w:rsidR="005A6E40" w:rsidRPr="009A1F47">
        <w:rPr>
          <w:rFonts w:ascii="CMU Serif" w:hAnsi="CMU Serif" w:cs="CMU Serif"/>
          <w:sz w:val="26"/>
          <w:rPrChange w:id="577" w:author="Fife,Austin N" w:date="2018-11-07T14:49:00Z">
            <w:rPr>
              <w:rFonts w:ascii="CMU Serif" w:hAnsi="CMU Serif" w:cs="CMU Serif"/>
              <w:sz w:val="24"/>
            </w:rPr>
          </w:rPrChange>
        </w:rPr>
        <w:t xml:space="preserve">insect </w:t>
      </w:r>
      <w:r w:rsidRPr="009A1F47">
        <w:rPr>
          <w:rFonts w:ascii="CMU Serif" w:hAnsi="CMU Serif" w:cs="CMU Serif"/>
          <w:sz w:val="26"/>
          <w:rPrChange w:id="578" w:author="Fife,Austin N" w:date="2018-11-07T14:49:00Z">
            <w:rPr>
              <w:rFonts w:ascii="CMU Serif" w:hAnsi="CMU Serif" w:cs="CMU Serif"/>
              <w:sz w:val="24"/>
            </w:rPr>
          </w:rPrChange>
        </w:rPr>
        <w:t>pest of solanaceous crops</w:t>
      </w:r>
      <w:r w:rsidR="00C27967" w:rsidRPr="009A1F47">
        <w:rPr>
          <w:rFonts w:ascii="CMU Serif" w:hAnsi="CMU Serif" w:cs="CMU Serif"/>
          <w:sz w:val="26"/>
          <w:rPrChange w:id="579" w:author="Fife,Austin N" w:date="2018-11-07T14:49:00Z">
            <w:rPr>
              <w:rFonts w:ascii="CMU Serif" w:hAnsi="CMU Serif" w:cs="CMU Serif"/>
              <w:sz w:val="24"/>
            </w:rPr>
          </w:rPrChange>
        </w:rPr>
        <w:t xml:space="preserve"> such as potato and tomato</w:t>
      </w:r>
      <w:r w:rsidRPr="009A1F47">
        <w:rPr>
          <w:rFonts w:ascii="CMU Serif" w:hAnsi="CMU Serif" w:cs="CMU Serif"/>
          <w:sz w:val="26"/>
          <w:rPrChange w:id="580" w:author="Fife,Austin N" w:date="2018-11-07T14:49:00Z">
            <w:rPr>
              <w:rFonts w:ascii="CMU Serif" w:hAnsi="CMU Serif" w:cs="CMU Serif"/>
              <w:sz w:val="24"/>
            </w:rPr>
          </w:rPrChange>
        </w:rPr>
        <w:t xml:space="preserve"> (Martin 2008, Knowlton and Thomas 1934, Wallis 1955). </w:t>
      </w:r>
      <w:r w:rsidR="003D0A5C" w:rsidRPr="009A1F47">
        <w:rPr>
          <w:rFonts w:ascii="CMU Serif" w:hAnsi="CMU Serif" w:cs="CMU Serif"/>
          <w:sz w:val="26"/>
          <w:rPrChange w:id="581" w:author="Fife,Austin N" w:date="2018-11-07T14:49:00Z">
            <w:rPr>
              <w:rFonts w:ascii="CMU Serif" w:hAnsi="CMU Serif" w:cs="CMU Serif"/>
              <w:sz w:val="24"/>
            </w:rPr>
          </w:rPrChange>
        </w:rPr>
        <w:t>F</w:t>
      </w:r>
      <w:r w:rsidRPr="009A1F47">
        <w:rPr>
          <w:rFonts w:ascii="CMU Serif" w:hAnsi="CMU Serif" w:cs="CMU Serif"/>
          <w:sz w:val="26"/>
          <w:rPrChange w:id="582" w:author="Fife,Austin N" w:date="2018-11-07T14:49:00Z">
            <w:rPr>
              <w:rFonts w:ascii="CMU Serif" w:hAnsi="CMU Serif" w:cs="CMU Serif"/>
              <w:sz w:val="24"/>
            </w:rPr>
          </w:rPrChange>
        </w:rPr>
        <w:t>irst discovered in Colorado (</w:t>
      </w:r>
      <w:proofErr w:type="spellStart"/>
      <w:r w:rsidRPr="009A1F47">
        <w:rPr>
          <w:rFonts w:ascii="CMU Serif" w:hAnsi="CMU Serif" w:cs="CMU Serif"/>
          <w:sz w:val="26"/>
          <w:rPrChange w:id="583" w:author="Fife,Austin N" w:date="2018-11-07T14:49:00Z">
            <w:rPr>
              <w:rFonts w:ascii="CMU Serif" w:hAnsi="CMU Serif" w:cs="CMU Serif"/>
              <w:sz w:val="24"/>
            </w:rPr>
          </w:rPrChange>
        </w:rPr>
        <w:t>Šulc</w:t>
      </w:r>
      <w:proofErr w:type="spellEnd"/>
      <w:r w:rsidRPr="009A1F47">
        <w:rPr>
          <w:rFonts w:ascii="CMU Serif" w:hAnsi="CMU Serif" w:cs="CMU Serif"/>
          <w:sz w:val="26"/>
          <w:rPrChange w:id="584" w:author="Fife,Austin N" w:date="2018-11-07T14:49:00Z">
            <w:rPr>
              <w:rFonts w:ascii="CMU Serif" w:hAnsi="CMU Serif" w:cs="CMU Serif"/>
              <w:sz w:val="24"/>
            </w:rPr>
          </w:rPrChange>
        </w:rPr>
        <w:t xml:space="preserve"> 1909)</w:t>
      </w:r>
      <w:r w:rsidR="003D0A5C" w:rsidRPr="009A1F47">
        <w:rPr>
          <w:rFonts w:ascii="CMU Serif" w:hAnsi="CMU Serif" w:cs="CMU Serif"/>
          <w:sz w:val="26"/>
          <w:rPrChange w:id="585" w:author="Fife,Austin N" w:date="2018-11-07T14:49:00Z">
            <w:rPr>
              <w:rFonts w:ascii="CMU Serif" w:hAnsi="CMU Serif" w:cs="CMU Serif"/>
              <w:sz w:val="24"/>
            </w:rPr>
          </w:rPrChange>
        </w:rPr>
        <w:t>, p</w:t>
      </w:r>
      <w:r w:rsidRPr="009A1F47">
        <w:rPr>
          <w:rFonts w:ascii="CMU Serif" w:hAnsi="CMU Serif" w:cs="CMU Serif"/>
          <w:sz w:val="26"/>
          <w:rPrChange w:id="586" w:author="Fife,Austin N" w:date="2018-11-07T14:49:00Z">
            <w:rPr>
              <w:rFonts w:ascii="CMU Serif" w:hAnsi="CMU Serif" w:cs="CMU Serif"/>
              <w:sz w:val="24"/>
            </w:rPr>
          </w:rPrChange>
        </w:rPr>
        <w:t>otato psyllids have a history closely tied to potato</w:t>
      </w:r>
      <w:r w:rsidR="00476A19" w:rsidRPr="009A1F47">
        <w:rPr>
          <w:rFonts w:ascii="CMU Serif" w:hAnsi="CMU Serif" w:cs="CMU Serif"/>
          <w:sz w:val="26"/>
          <w:rPrChange w:id="587" w:author="Fife,Austin N" w:date="2018-11-07T14:49:00Z">
            <w:rPr>
              <w:rFonts w:ascii="CMU Serif" w:hAnsi="CMU Serif" w:cs="CMU Serif"/>
              <w:sz w:val="24"/>
            </w:rPr>
          </w:rPrChange>
        </w:rPr>
        <w:t>-</w:t>
      </w:r>
      <w:r w:rsidRPr="009A1F47">
        <w:rPr>
          <w:rFonts w:ascii="CMU Serif" w:hAnsi="CMU Serif" w:cs="CMU Serif"/>
          <w:sz w:val="26"/>
          <w:rPrChange w:id="588" w:author="Fife,Austin N" w:date="2018-11-07T14:49:00Z">
            <w:rPr>
              <w:rFonts w:ascii="CMU Serif" w:hAnsi="CMU Serif" w:cs="CMU Serif"/>
              <w:sz w:val="24"/>
            </w:rPr>
          </w:rPrChange>
        </w:rPr>
        <w:t xml:space="preserve">growing regions and plant diseases (Richards 1973). </w:t>
      </w:r>
      <w:proofErr w:type="spellStart"/>
      <w:r w:rsidRPr="009A1F47">
        <w:rPr>
          <w:rFonts w:ascii="CMU Serif" w:hAnsi="CMU Serif" w:cs="CMU Serif"/>
          <w:i/>
          <w:sz w:val="26"/>
          <w:rPrChange w:id="589" w:author="Fife,Austin N" w:date="2018-11-07T14:49:00Z">
            <w:rPr>
              <w:rFonts w:ascii="CMU Serif" w:hAnsi="CMU Serif" w:cs="CMU Serif"/>
              <w:i/>
              <w:sz w:val="24"/>
            </w:rPr>
          </w:rPrChange>
        </w:rPr>
        <w:t>B</w:t>
      </w:r>
      <w:r w:rsidR="00E17B39" w:rsidRPr="009A1F47">
        <w:rPr>
          <w:rFonts w:ascii="CMU Serif" w:hAnsi="CMU Serif" w:cs="CMU Serif"/>
          <w:i/>
          <w:sz w:val="26"/>
          <w:rPrChange w:id="590" w:author="Fife,Austin N" w:date="2018-11-07T14:49:00Z">
            <w:rPr>
              <w:rFonts w:ascii="CMU Serif" w:hAnsi="CMU Serif" w:cs="CMU Serif"/>
              <w:i/>
              <w:sz w:val="24"/>
            </w:rPr>
          </w:rPrChange>
        </w:rPr>
        <w:t>actericera</w:t>
      </w:r>
      <w:proofErr w:type="spellEnd"/>
      <w:r w:rsidRPr="009A1F47">
        <w:rPr>
          <w:rFonts w:ascii="CMU Serif" w:hAnsi="CMU Serif" w:cs="CMU Serif"/>
          <w:i/>
          <w:sz w:val="26"/>
          <w:rPrChange w:id="591" w:author="Fife,Austin N" w:date="2018-11-07T14:49:00Z">
            <w:rPr>
              <w:rFonts w:ascii="CMU Serif" w:hAnsi="CMU Serif" w:cs="CMU Serif"/>
              <w:i/>
              <w:sz w:val="24"/>
            </w:rPr>
          </w:rPrChange>
        </w:rPr>
        <w:t xml:space="preserve"> </w:t>
      </w:r>
      <w:proofErr w:type="spellStart"/>
      <w:r w:rsidRPr="009A1F47">
        <w:rPr>
          <w:rFonts w:ascii="CMU Serif" w:hAnsi="CMU Serif" w:cs="CMU Serif"/>
          <w:i/>
          <w:sz w:val="26"/>
          <w:rPrChange w:id="592" w:author="Fife,Austin N" w:date="2018-11-07T14:49:00Z">
            <w:rPr>
              <w:rFonts w:ascii="CMU Serif" w:hAnsi="CMU Serif" w:cs="CMU Serif"/>
              <w:i/>
              <w:sz w:val="24"/>
            </w:rPr>
          </w:rPrChange>
        </w:rPr>
        <w:t>cockerelli’</w:t>
      </w:r>
      <w:r w:rsidRPr="009A1F47">
        <w:rPr>
          <w:rFonts w:ascii="CMU Serif" w:hAnsi="CMU Serif" w:cs="CMU Serif"/>
          <w:sz w:val="26"/>
          <w:rPrChange w:id="593" w:author="Fife,Austin N" w:date="2018-11-07T14:49:00Z">
            <w:rPr>
              <w:rFonts w:ascii="CMU Serif" w:hAnsi="CMU Serif" w:cs="CMU Serif"/>
              <w:sz w:val="24"/>
            </w:rPr>
          </w:rPrChange>
        </w:rPr>
        <w:t>s</w:t>
      </w:r>
      <w:proofErr w:type="spellEnd"/>
      <w:r w:rsidRPr="009A1F47">
        <w:rPr>
          <w:rFonts w:ascii="CMU Serif" w:hAnsi="CMU Serif" w:cs="CMU Serif"/>
          <w:sz w:val="26"/>
          <w:rPrChange w:id="594" w:author="Fife,Austin N" w:date="2018-11-07T14:49:00Z">
            <w:rPr>
              <w:rFonts w:ascii="CMU Serif" w:hAnsi="CMU Serif" w:cs="CMU Serif"/>
              <w:sz w:val="24"/>
            </w:rPr>
          </w:rPrChange>
        </w:rPr>
        <w:t xml:space="preserve"> geographical distribution ranges from southern Canada to Central America</w:t>
      </w:r>
      <w:r w:rsidR="00C27967" w:rsidRPr="009A1F47">
        <w:rPr>
          <w:rFonts w:ascii="CMU Serif" w:hAnsi="CMU Serif" w:cs="CMU Serif"/>
          <w:sz w:val="26"/>
          <w:rPrChange w:id="595" w:author="Fife,Austin N" w:date="2018-11-07T14:49:00Z">
            <w:rPr>
              <w:rFonts w:ascii="CMU Serif" w:hAnsi="CMU Serif" w:cs="CMU Serif"/>
              <w:sz w:val="24"/>
            </w:rPr>
          </w:rPrChange>
        </w:rPr>
        <w:t>,</w:t>
      </w:r>
      <w:r w:rsidRPr="009A1F47">
        <w:rPr>
          <w:rFonts w:ascii="CMU Serif" w:hAnsi="CMU Serif" w:cs="CMU Serif"/>
          <w:sz w:val="26"/>
          <w:rPrChange w:id="596" w:author="Fife,Austin N" w:date="2018-11-07T14:49:00Z">
            <w:rPr>
              <w:rFonts w:ascii="CMU Serif" w:hAnsi="CMU Serif" w:cs="CMU Serif"/>
              <w:sz w:val="24"/>
            </w:rPr>
          </w:rPrChange>
        </w:rPr>
        <w:t xml:space="preserve"> throughout the western United States (Butler and </w:t>
      </w:r>
      <w:proofErr w:type="spellStart"/>
      <w:r w:rsidRPr="009A1F47">
        <w:rPr>
          <w:rFonts w:ascii="CMU Serif" w:hAnsi="CMU Serif" w:cs="CMU Serif"/>
          <w:sz w:val="26"/>
          <w:rPrChange w:id="597" w:author="Fife,Austin N" w:date="2018-11-07T14:49:00Z">
            <w:rPr>
              <w:rFonts w:ascii="CMU Serif" w:hAnsi="CMU Serif" w:cs="CMU Serif"/>
              <w:sz w:val="24"/>
            </w:rPr>
          </w:rPrChange>
        </w:rPr>
        <w:t>Trumble</w:t>
      </w:r>
      <w:proofErr w:type="spellEnd"/>
      <w:r w:rsidRPr="009A1F47">
        <w:rPr>
          <w:rFonts w:ascii="CMU Serif" w:hAnsi="CMU Serif" w:cs="CMU Serif"/>
          <w:sz w:val="26"/>
          <w:rPrChange w:id="598" w:author="Fife,Austin N" w:date="2018-11-07T14:49:00Z">
            <w:rPr>
              <w:rFonts w:ascii="CMU Serif" w:hAnsi="CMU Serif" w:cs="CMU Serif"/>
              <w:sz w:val="24"/>
            </w:rPr>
          </w:rPrChange>
        </w:rPr>
        <w:t xml:space="preserve"> 2012, </w:t>
      </w:r>
      <w:proofErr w:type="spellStart"/>
      <w:r w:rsidRPr="009A1F47">
        <w:rPr>
          <w:rFonts w:ascii="CMU Serif" w:hAnsi="CMU Serif" w:cs="CMU Serif"/>
          <w:sz w:val="26"/>
          <w:rPrChange w:id="599" w:author="Fife,Austin N" w:date="2018-11-07T14:49:00Z">
            <w:rPr>
              <w:rFonts w:ascii="CMU Serif" w:hAnsi="CMU Serif" w:cs="CMU Serif"/>
              <w:sz w:val="24"/>
            </w:rPr>
          </w:rPrChange>
        </w:rPr>
        <w:t>Munyanzea</w:t>
      </w:r>
      <w:proofErr w:type="spellEnd"/>
      <w:r w:rsidRPr="009A1F47">
        <w:rPr>
          <w:rFonts w:ascii="CMU Serif" w:hAnsi="CMU Serif" w:cs="CMU Serif"/>
          <w:sz w:val="26"/>
          <w:rPrChange w:id="600" w:author="Fife,Austin N" w:date="2018-11-07T14:49:00Z">
            <w:rPr>
              <w:rFonts w:ascii="CMU Serif" w:hAnsi="CMU Serif" w:cs="CMU Serif"/>
              <w:sz w:val="24"/>
            </w:rPr>
          </w:rPrChange>
        </w:rPr>
        <w:t xml:space="preserve"> 2007, Rehman 2010)</w:t>
      </w:r>
      <w:r w:rsidR="00C27967" w:rsidRPr="009A1F47">
        <w:rPr>
          <w:rFonts w:ascii="CMU Serif" w:hAnsi="CMU Serif" w:cs="CMU Serif"/>
          <w:sz w:val="26"/>
          <w:rPrChange w:id="601" w:author="Fife,Austin N" w:date="2018-11-07T14:49:00Z">
            <w:rPr>
              <w:rFonts w:ascii="CMU Serif" w:hAnsi="CMU Serif" w:cs="CMU Serif"/>
              <w:sz w:val="24"/>
            </w:rPr>
          </w:rPrChange>
        </w:rPr>
        <w:t xml:space="preserve"> and </w:t>
      </w:r>
      <w:r w:rsidRPr="009A1F47">
        <w:rPr>
          <w:rFonts w:ascii="CMU Serif" w:hAnsi="CMU Serif" w:cs="CMU Serif"/>
          <w:sz w:val="26"/>
          <w:rPrChange w:id="602" w:author="Fife,Austin N" w:date="2018-11-07T14:49:00Z">
            <w:rPr>
              <w:rFonts w:ascii="CMU Serif" w:hAnsi="CMU Serif" w:cs="CMU Serif"/>
              <w:sz w:val="24"/>
            </w:rPr>
          </w:rPrChange>
        </w:rPr>
        <w:t>a recent introduction to New Zealand (</w:t>
      </w:r>
      <w:proofErr w:type="spellStart"/>
      <w:r w:rsidRPr="009A1F47">
        <w:rPr>
          <w:rFonts w:ascii="CMU Serif" w:hAnsi="CMU Serif" w:cs="CMU Serif"/>
          <w:sz w:val="26"/>
          <w:rPrChange w:id="603" w:author="Fife,Austin N" w:date="2018-11-07T14:49:00Z">
            <w:rPr>
              <w:rFonts w:ascii="CMU Serif" w:hAnsi="CMU Serif" w:cs="CMU Serif"/>
              <w:sz w:val="24"/>
            </w:rPr>
          </w:rPrChange>
        </w:rPr>
        <w:t>Liefting</w:t>
      </w:r>
      <w:proofErr w:type="spellEnd"/>
      <w:r w:rsidRPr="009A1F47">
        <w:rPr>
          <w:rFonts w:ascii="CMU Serif" w:hAnsi="CMU Serif" w:cs="CMU Serif"/>
          <w:sz w:val="26"/>
          <w:rPrChange w:id="604" w:author="Fife,Austin N" w:date="2018-11-07T14:49:00Z">
            <w:rPr>
              <w:rFonts w:ascii="CMU Serif" w:hAnsi="CMU Serif" w:cs="CMU Serif"/>
              <w:sz w:val="24"/>
            </w:rPr>
          </w:rPrChange>
        </w:rPr>
        <w:t xml:space="preserve"> et al. 2008, 2009, Martin 2008, </w:t>
      </w:r>
      <w:proofErr w:type="spellStart"/>
      <w:r w:rsidRPr="009A1F47">
        <w:rPr>
          <w:rFonts w:ascii="CMU Serif" w:hAnsi="CMU Serif" w:cs="CMU Serif"/>
          <w:sz w:val="26"/>
          <w:rPrChange w:id="605" w:author="Fife,Austin N" w:date="2018-11-07T14:49:00Z">
            <w:rPr>
              <w:rFonts w:ascii="CMU Serif" w:hAnsi="CMU Serif" w:cs="CMU Serif"/>
              <w:sz w:val="24"/>
            </w:rPr>
          </w:rPrChange>
        </w:rPr>
        <w:t>Teulon</w:t>
      </w:r>
      <w:proofErr w:type="spellEnd"/>
      <w:r w:rsidRPr="009A1F47">
        <w:rPr>
          <w:rFonts w:ascii="CMU Serif" w:hAnsi="CMU Serif" w:cs="CMU Serif"/>
          <w:sz w:val="26"/>
          <w:rPrChange w:id="606" w:author="Fife,Austin N" w:date="2018-11-07T14:49:00Z">
            <w:rPr>
              <w:rFonts w:ascii="CMU Serif" w:hAnsi="CMU Serif" w:cs="CMU Serif"/>
              <w:sz w:val="24"/>
            </w:rPr>
          </w:rPrChange>
        </w:rPr>
        <w:t xml:space="preserve"> 2009). Publications regarding the psyllid </w:t>
      </w:r>
      <w:r w:rsidR="00C27967" w:rsidRPr="009A1F47">
        <w:rPr>
          <w:rFonts w:ascii="CMU Serif" w:hAnsi="CMU Serif" w:cs="CMU Serif"/>
          <w:sz w:val="26"/>
          <w:rPrChange w:id="607" w:author="Fife,Austin N" w:date="2018-11-07T14:49:00Z">
            <w:rPr>
              <w:rFonts w:ascii="CMU Serif" w:hAnsi="CMU Serif" w:cs="CMU Serif"/>
              <w:sz w:val="24"/>
            </w:rPr>
          </w:rPrChange>
        </w:rPr>
        <w:t xml:space="preserve">initially </w:t>
      </w:r>
      <w:r w:rsidRPr="009A1F47">
        <w:rPr>
          <w:rFonts w:ascii="CMU Serif" w:hAnsi="CMU Serif" w:cs="CMU Serif"/>
          <w:sz w:val="26"/>
          <w:rPrChange w:id="608" w:author="Fife,Austin N" w:date="2018-11-07T14:49:00Z">
            <w:rPr>
              <w:rFonts w:ascii="CMU Serif" w:hAnsi="CMU Serif" w:cs="CMU Serif"/>
              <w:sz w:val="24"/>
            </w:rPr>
          </w:rPrChange>
        </w:rPr>
        <w:t>emerge</w:t>
      </w:r>
      <w:r w:rsidR="00C27967" w:rsidRPr="009A1F47">
        <w:rPr>
          <w:rFonts w:ascii="CMU Serif" w:hAnsi="CMU Serif" w:cs="CMU Serif"/>
          <w:sz w:val="26"/>
          <w:rPrChange w:id="609" w:author="Fife,Austin N" w:date="2018-11-07T14:49:00Z">
            <w:rPr>
              <w:rFonts w:ascii="CMU Serif" w:hAnsi="CMU Serif" w:cs="CMU Serif"/>
              <w:sz w:val="24"/>
            </w:rPr>
          </w:rPrChange>
        </w:rPr>
        <w:t>d</w:t>
      </w:r>
      <w:r w:rsidRPr="009A1F47">
        <w:rPr>
          <w:rFonts w:ascii="CMU Serif" w:hAnsi="CMU Serif" w:cs="CMU Serif"/>
          <w:sz w:val="26"/>
          <w:rPrChange w:id="610" w:author="Fife,Austin N" w:date="2018-11-07T14:49:00Z">
            <w:rPr>
              <w:rFonts w:ascii="CMU Serif" w:hAnsi="CMU Serif" w:cs="CMU Serif"/>
              <w:sz w:val="24"/>
            </w:rPr>
          </w:rPrChange>
        </w:rPr>
        <w:t xml:space="preserve"> from 1926-1928, due a </w:t>
      </w:r>
      <w:r w:rsidR="00C32C0E" w:rsidRPr="009A1F47">
        <w:rPr>
          <w:rFonts w:ascii="CMU Serif" w:hAnsi="CMU Serif" w:cs="CMU Serif"/>
          <w:sz w:val="26"/>
          <w:rPrChange w:id="611" w:author="Fife,Austin N" w:date="2018-11-07T14:49:00Z">
            <w:rPr>
              <w:rFonts w:ascii="CMU Serif" w:hAnsi="CMU Serif" w:cs="CMU Serif"/>
              <w:sz w:val="24"/>
            </w:rPr>
          </w:rPrChange>
        </w:rPr>
        <w:t>condition</w:t>
      </w:r>
      <w:r w:rsidR="00092DBF" w:rsidRPr="009A1F47">
        <w:rPr>
          <w:rFonts w:ascii="CMU Serif" w:hAnsi="CMU Serif" w:cs="CMU Serif"/>
          <w:sz w:val="26"/>
          <w:rPrChange w:id="612" w:author="Fife,Austin N" w:date="2018-11-07T14:49:00Z">
            <w:rPr>
              <w:rFonts w:ascii="CMU Serif" w:hAnsi="CMU Serif" w:cs="CMU Serif"/>
              <w:sz w:val="24"/>
            </w:rPr>
          </w:rPrChange>
        </w:rPr>
        <w:t xml:space="preserve"> affecting solanaceous plants</w:t>
      </w:r>
      <w:r w:rsidRPr="009A1F47">
        <w:rPr>
          <w:rFonts w:ascii="CMU Serif" w:hAnsi="CMU Serif" w:cs="CMU Serif"/>
          <w:sz w:val="26"/>
          <w:rPrChange w:id="613" w:author="Fife,Austin N" w:date="2018-11-07T14:49:00Z">
            <w:rPr>
              <w:rFonts w:ascii="CMU Serif" w:hAnsi="CMU Serif" w:cs="CMU Serif"/>
              <w:sz w:val="24"/>
            </w:rPr>
          </w:rPrChange>
        </w:rPr>
        <w:t xml:space="preserve"> known as ‘psyllid yellows’ (</w:t>
      </w:r>
      <w:proofErr w:type="spellStart"/>
      <w:r w:rsidR="00E047A6" w:rsidRPr="009A1F47">
        <w:rPr>
          <w:rFonts w:ascii="CMU Serif" w:hAnsi="CMU Serif" w:cs="CMU Serif"/>
          <w:sz w:val="26"/>
          <w:rPrChange w:id="614" w:author="Fife,Austin N" w:date="2018-11-07T14:49:00Z">
            <w:rPr>
              <w:rFonts w:ascii="CMU Serif" w:hAnsi="CMU Serif" w:cs="CMU Serif"/>
              <w:sz w:val="24"/>
            </w:rPr>
          </w:rPrChange>
        </w:rPr>
        <w:t>Eyer</w:t>
      </w:r>
      <w:proofErr w:type="spellEnd"/>
      <w:r w:rsidR="00E047A6" w:rsidRPr="009A1F47">
        <w:rPr>
          <w:rFonts w:ascii="CMU Serif" w:hAnsi="CMU Serif" w:cs="CMU Serif"/>
          <w:sz w:val="26"/>
          <w:rPrChange w:id="615" w:author="Fife,Austin N" w:date="2018-11-07T14:49:00Z">
            <w:rPr>
              <w:rFonts w:ascii="CMU Serif" w:hAnsi="CMU Serif" w:cs="CMU Serif"/>
              <w:sz w:val="24"/>
            </w:rPr>
          </w:rPrChange>
        </w:rPr>
        <w:t xml:space="preserve"> and Crawford 1933</w:t>
      </w:r>
      <w:r w:rsidRPr="009A1F47">
        <w:rPr>
          <w:rFonts w:ascii="CMU Serif" w:hAnsi="CMU Serif" w:cs="CMU Serif"/>
          <w:sz w:val="26"/>
          <w:rPrChange w:id="616" w:author="Fife,Austin N" w:date="2018-11-07T14:49:00Z">
            <w:rPr>
              <w:rFonts w:ascii="CMU Serif" w:hAnsi="CMU Serif" w:cs="CMU Serif"/>
              <w:sz w:val="24"/>
            </w:rPr>
          </w:rPrChange>
        </w:rPr>
        <w:t xml:space="preserve">, </w:t>
      </w:r>
      <w:r w:rsidRPr="009A1F47">
        <w:rPr>
          <w:rFonts w:ascii="CMU Serif" w:hAnsi="CMU Serif" w:cs="CMU Serif"/>
          <w:sz w:val="26"/>
          <w:rPrChange w:id="617" w:author="Fife,Austin N" w:date="2018-11-07T14:49:00Z">
            <w:rPr>
              <w:rFonts w:ascii="CMU Serif" w:hAnsi="CMU Serif" w:cs="CMU Serif"/>
              <w:sz w:val="24"/>
            </w:rPr>
          </w:rPrChange>
        </w:rPr>
        <w:lastRenderedPageBreak/>
        <w:t>Richards 1928, 1973)</w:t>
      </w:r>
      <w:r w:rsidR="003D0A5C" w:rsidRPr="009A1F47">
        <w:rPr>
          <w:rFonts w:ascii="CMU Serif" w:hAnsi="CMU Serif" w:cs="CMU Serif"/>
          <w:sz w:val="26"/>
          <w:rPrChange w:id="618" w:author="Fife,Austin N" w:date="2018-11-07T14:49:00Z">
            <w:rPr>
              <w:rFonts w:ascii="CMU Serif" w:hAnsi="CMU Serif" w:cs="CMU Serif"/>
              <w:sz w:val="24"/>
            </w:rPr>
          </w:rPrChange>
        </w:rPr>
        <w:t>.</w:t>
      </w:r>
    </w:p>
    <w:p w14:paraId="6230A7AA" w14:textId="26EDEF22" w:rsidR="00E84AD1" w:rsidRPr="009A1F47" w:rsidRDefault="00E84AD1" w:rsidP="0075501E">
      <w:pPr>
        <w:widowControl w:val="0"/>
        <w:spacing w:line="480" w:lineRule="auto"/>
        <w:ind w:firstLine="720"/>
        <w:contextualSpacing/>
        <w:mirrorIndents/>
        <w:rPr>
          <w:rFonts w:ascii="CMU Serif" w:hAnsi="CMU Serif" w:cs="CMU Serif"/>
          <w:sz w:val="26"/>
          <w:rPrChange w:id="619" w:author="Fife,Austin N" w:date="2018-11-07T14:49:00Z">
            <w:rPr>
              <w:rFonts w:ascii="CMU Serif" w:hAnsi="CMU Serif" w:cs="CMU Serif"/>
              <w:sz w:val="24"/>
            </w:rPr>
          </w:rPrChange>
        </w:rPr>
      </w:pPr>
      <w:r w:rsidRPr="009A1F47">
        <w:rPr>
          <w:rFonts w:ascii="CMU Serif" w:hAnsi="CMU Serif" w:cs="CMU Serif"/>
          <w:sz w:val="26"/>
          <w:rPrChange w:id="620" w:author="Fife,Austin N" w:date="2018-11-07T14:49:00Z">
            <w:rPr>
              <w:rFonts w:ascii="CMU Serif" w:hAnsi="CMU Serif" w:cs="CMU Serif"/>
              <w:sz w:val="24"/>
            </w:rPr>
          </w:rPrChange>
        </w:rPr>
        <w:t xml:space="preserve"> Potato psyllids have </w:t>
      </w:r>
      <w:r w:rsidR="00C32C0E" w:rsidRPr="009A1F47">
        <w:rPr>
          <w:rFonts w:ascii="CMU Serif" w:hAnsi="CMU Serif" w:cs="CMU Serif"/>
          <w:sz w:val="26"/>
          <w:rPrChange w:id="621" w:author="Fife,Austin N" w:date="2018-11-07T14:49:00Z">
            <w:rPr>
              <w:rFonts w:ascii="CMU Serif" w:hAnsi="CMU Serif" w:cs="CMU Serif"/>
              <w:sz w:val="24"/>
            </w:rPr>
          </w:rPrChange>
        </w:rPr>
        <w:t>recently been identified as vectors of</w:t>
      </w:r>
      <w:r w:rsidRPr="009A1F47">
        <w:rPr>
          <w:rFonts w:ascii="CMU Serif" w:hAnsi="CMU Serif" w:cs="CMU Serif"/>
          <w:sz w:val="26"/>
          <w:rPrChange w:id="622" w:author="Fife,Austin N" w:date="2018-11-07T14:49:00Z">
            <w:rPr>
              <w:rFonts w:ascii="CMU Serif" w:hAnsi="CMU Serif" w:cs="CMU Serif"/>
              <w:sz w:val="24"/>
            </w:rPr>
          </w:rPrChange>
        </w:rPr>
        <w:t xml:space="preserve"> the phytoplasma “</w:t>
      </w:r>
      <w:proofErr w:type="spellStart"/>
      <w:r w:rsidRPr="009A1F47">
        <w:rPr>
          <w:rFonts w:ascii="CMU Serif" w:hAnsi="CMU Serif" w:cs="CMU Serif"/>
          <w:i/>
          <w:sz w:val="26"/>
          <w:rPrChange w:id="623" w:author="Fife,Austin N" w:date="2018-11-07T14:49:00Z">
            <w:rPr>
              <w:rFonts w:ascii="CMU Serif" w:hAnsi="CMU Serif" w:cs="CMU Serif"/>
              <w:i/>
              <w:sz w:val="24"/>
            </w:rPr>
          </w:rPrChange>
        </w:rPr>
        <w:t>Candidatus</w:t>
      </w:r>
      <w:proofErr w:type="spellEnd"/>
      <w:r w:rsidRPr="009A1F47">
        <w:rPr>
          <w:rFonts w:ascii="CMU Serif" w:hAnsi="CMU Serif" w:cs="CMU Serif"/>
          <w:sz w:val="26"/>
          <w:rPrChange w:id="624" w:author="Fife,Austin N" w:date="2018-11-07T14:49:00Z">
            <w:rPr>
              <w:rFonts w:ascii="CMU Serif" w:hAnsi="CMU Serif" w:cs="CMU Serif"/>
              <w:sz w:val="24"/>
            </w:rPr>
          </w:rPrChange>
        </w:rPr>
        <w:t xml:space="preserve"> </w:t>
      </w:r>
      <w:proofErr w:type="spellStart"/>
      <w:r w:rsidRPr="009A1F47">
        <w:rPr>
          <w:rFonts w:ascii="CMU Serif" w:hAnsi="CMU Serif" w:cs="CMU Serif"/>
          <w:sz w:val="26"/>
          <w:rPrChange w:id="625" w:author="Fife,Austin N" w:date="2018-11-07T14:49:00Z">
            <w:rPr>
              <w:rFonts w:ascii="CMU Serif" w:hAnsi="CMU Serif" w:cs="CMU Serif"/>
              <w:sz w:val="24"/>
            </w:rPr>
          </w:rPrChange>
        </w:rPr>
        <w:t>Liberibacter</w:t>
      </w:r>
      <w:proofErr w:type="spellEnd"/>
      <w:r w:rsidRPr="009A1F47">
        <w:rPr>
          <w:rFonts w:ascii="CMU Serif" w:hAnsi="CMU Serif" w:cs="CMU Serif"/>
          <w:sz w:val="26"/>
          <w:rPrChange w:id="626" w:author="Fife,Austin N" w:date="2018-11-07T14:49:00Z">
            <w:rPr>
              <w:rFonts w:ascii="CMU Serif" w:hAnsi="CMU Serif" w:cs="CMU Serif"/>
              <w:sz w:val="24"/>
            </w:rPr>
          </w:rPrChange>
        </w:rPr>
        <w:t xml:space="preserve"> solanacearum” (</w:t>
      </w:r>
      <w:proofErr w:type="spellStart"/>
      <w:r w:rsidRPr="009A1F47">
        <w:rPr>
          <w:rFonts w:ascii="CMU Serif" w:hAnsi="CMU Serif" w:cs="CMU Serif"/>
          <w:sz w:val="26"/>
          <w:rPrChange w:id="627" w:author="Fife,Austin N" w:date="2018-11-07T14:49:00Z">
            <w:rPr>
              <w:rFonts w:ascii="CMU Serif" w:hAnsi="CMU Serif" w:cs="CMU Serif"/>
              <w:sz w:val="24"/>
            </w:rPr>
          </w:rPrChange>
        </w:rPr>
        <w:t>Lso</w:t>
      </w:r>
      <w:proofErr w:type="spellEnd"/>
      <w:r w:rsidRPr="009A1F47">
        <w:rPr>
          <w:rFonts w:ascii="CMU Serif" w:hAnsi="CMU Serif" w:cs="CMU Serif"/>
          <w:sz w:val="26"/>
          <w:rPrChange w:id="628" w:author="Fife,Austin N" w:date="2018-11-07T14:49:00Z">
            <w:rPr>
              <w:rFonts w:ascii="CMU Serif" w:hAnsi="CMU Serif" w:cs="CMU Serif"/>
              <w:sz w:val="24"/>
            </w:rPr>
          </w:rPrChange>
        </w:rPr>
        <w:t>)</w:t>
      </w:r>
      <w:r w:rsidR="00137F79" w:rsidRPr="009A1F47">
        <w:rPr>
          <w:rFonts w:ascii="CMU Serif" w:hAnsi="CMU Serif" w:cs="CMU Serif"/>
          <w:sz w:val="26"/>
          <w:rPrChange w:id="629" w:author="Fife,Austin N" w:date="2018-11-07T14:49:00Z">
            <w:rPr>
              <w:rFonts w:ascii="CMU Serif" w:hAnsi="CMU Serif" w:cs="CMU Serif"/>
              <w:sz w:val="24"/>
            </w:rPr>
          </w:rPrChange>
        </w:rPr>
        <w:t xml:space="preserve"> (</w:t>
      </w:r>
      <w:proofErr w:type="spellStart"/>
      <w:r w:rsidR="00137F79" w:rsidRPr="009A1F47">
        <w:rPr>
          <w:rFonts w:ascii="CMU Serif" w:hAnsi="CMU Serif" w:cs="CMU Serif"/>
          <w:sz w:val="26"/>
          <w:rPrChange w:id="630" w:author="Fife,Austin N" w:date="2018-11-07T14:49:00Z">
            <w:rPr>
              <w:rFonts w:ascii="CMU Serif" w:hAnsi="CMU Serif" w:cs="CMU Serif"/>
              <w:sz w:val="24"/>
            </w:rPr>
          </w:rPrChange>
        </w:rPr>
        <w:t>Rhizobiaceae</w:t>
      </w:r>
      <w:proofErr w:type="spellEnd"/>
      <w:r w:rsidR="00137F79" w:rsidRPr="009A1F47">
        <w:rPr>
          <w:rFonts w:ascii="CMU Serif" w:hAnsi="CMU Serif" w:cs="CMU Serif"/>
          <w:sz w:val="26"/>
          <w:rPrChange w:id="631" w:author="Fife,Austin N" w:date="2018-11-07T14:49:00Z">
            <w:rPr>
              <w:rFonts w:ascii="CMU Serif" w:hAnsi="CMU Serif" w:cs="CMU Serif"/>
              <w:sz w:val="24"/>
            </w:rPr>
          </w:rPrChange>
        </w:rPr>
        <w:t xml:space="preserve">; </w:t>
      </w:r>
      <w:proofErr w:type="spellStart"/>
      <w:r w:rsidR="00137F79" w:rsidRPr="009A1F47">
        <w:rPr>
          <w:rFonts w:ascii="CMU Serif" w:hAnsi="CMU Serif" w:cs="CMU Serif"/>
          <w:sz w:val="26"/>
          <w:rPrChange w:id="632" w:author="Fife,Austin N" w:date="2018-11-07T14:49:00Z">
            <w:rPr>
              <w:rFonts w:ascii="CMU Serif" w:hAnsi="CMU Serif" w:cs="CMU Serif"/>
              <w:sz w:val="24"/>
            </w:rPr>
          </w:rPrChange>
        </w:rPr>
        <w:t>Alphaproteobacteria</w:t>
      </w:r>
      <w:proofErr w:type="spellEnd"/>
      <w:r w:rsidR="00137F79" w:rsidRPr="009A1F47">
        <w:rPr>
          <w:rFonts w:ascii="CMU Serif" w:hAnsi="CMU Serif" w:cs="CMU Serif"/>
          <w:sz w:val="26"/>
          <w:rPrChange w:id="633" w:author="Fife,Austin N" w:date="2018-11-07T14:49:00Z">
            <w:rPr>
              <w:rFonts w:ascii="CMU Serif" w:hAnsi="CMU Serif" w:cs="CMU Serif"/>
              <w:sz w:val="24"/>
            </w:rPr>
          </w:rPrChange>
        </w:rPr>
        <w:t>)</w:t>
      </w:r>
      <w:r w:rsidRPr="009A1F47">
        <w:rPr>
          <w:rFonts w:ascii="CMU Serif" w:hAnsi="CMU Serif" w:cs="CMU Serif"/>
          <w:sz w:val="26"/>
          <w:rPrChange w:id="634" w:author="Fife,Austin N" w:date="2018-11-07T14:49:00Z">
            <w:rPr>
              <w:rFonts w:ascii="CMU Serif" w:hAnsi="CMU Serif" w:cs="CMU Serif"/>
              <w:sz w:val="24"/>
            </w:rPr>
          </w:rPrChange>
        </w:rPr>
        <w:t xml:space="preserve"> (</w:t>
      </w:r>
      <w:r w:rsidR="00137F79" w:rsidRPr="009A1F47">
        <w:rPr>
          <w:rFonts w:ascii="CMU Serif" w:hAnsi="CMU Serif" w:cs="CMU Serif"/>
          <w:sz w:val="26"/>
          <w:rPrChange w:id="635" w:author="Fife,Austin N" w:date="2018-11-07T14:49:00Z">
            <w:rPr>
              <w:rFonts w:ascii="CMU Serif" w:hAnsi="CMU Serif" w:cs="CMU Serif"/>
              <w:sz w:val="24"/>
            </w:rPr>
          </w:rPrChange>
        </w:rPr>
        <w:t xml:space="preserve">Cicero 2016, </w:t>
      </w:r>
      <w:r w:rsidRPr="009A1F47">
        <w:rPr>
          <w:rFonts w:ascii="CMU Serif" w:hAnsi="CMU Serif" w:cs="CMU Serif"/>
          <w:sz w:val="26"/>
          <w:rPrChange w:id="636" w:author="Fife,Austin N" w:date="2018-11-07T14:49:00Z">
            <w:rPr>
              <w:rFonts w:ascii="CMU Serif" w:hAnsi="CMU Serif" w:cs="CMU Serif"/>
              <w:sz w:val="24"/>
            </w:rPr>
          </w:rPrChange>
        </w:rPr>
        <w:t xml:space="preserve">Goolsby 2007a, </w:t>
      </w:r>
      <w:proofErr w:type="spellStart"/>
      <w:r w:rsidRPr="009A1F47">
        <w:rPr>
          <w:rFonts w:ascii="CMU Serif" w:hAnsi="CMU Serif" w:cs="CMU Serif"/>
          <w:sz w:val="26"/>
          <w:rPrChange w:id="637" w:author="Fife,Austin N" w:date="2018-11-07T14:49:00Z">
            <w:rPr>
              <w:rFonts w:ascii="CMU Serif" w:hAnsi="CMU Serif" w:cs="CMU Serif"/>
              <w:sz w:val="24"/>
            </w:rPr>
          </w:rPrChange>
        </w:rPr>
        <w:t>Liefting</w:t>
      </w:r>
      <w:proofErr w:type="spellEnd"/>
      <w:r w:rsidRPr="009A1F47">
        <w:rPr>
          <w:rFonts w:ascii="CMU Serif" w:hAnsi="CMU Serif" w:cs="CMU Serif"/>
          <w:sz w:val="26"/>
          <w:rPrChange w:id="638" w:author="Fife,Austin N" w:date="2018-11-07T14:49:00Z">
            <w:rPr>
              <w:rFonts w:ascii="CMU Serif" w:hAnsi="CMU Serif" w:cs="CMU Serif"/>
              <w:sz w:val="24"/>
            </w:rPr>
          </w:rPrChange>
        </w:rPr>
        <w:t xml:space="preserve"> et al. 2009, </w:t>
      </w:r>
      <w:proofErr w:type="spellStart"/>
      <w:r w:rsidRPr="009A1F47">
        <w:rPr>
          <w:rFonts w:ascii="CMU Serif" w:hAnsi="CMU Serif" w:cs="CMU Serif"/>
          <w:sz w:val="26"/>
          <w:rPrChange w:id="639" w:author="Fife,Austin N" w:date="2018-11-07T14:49:00Z">
            <w:rPr>
              <w:rFonts w:ascii="CMU Serif" w:hAnsi="CMU Serif" w:cs="CMU Serif"/>
              <w:sz w:val="24"/>
            </w:rPr>
          </w:rPrChange>
        </w:rPr>
        <w:t>Munyaneza</w:t>
      </w:r>
      <w:proofErr w:type="spellEnd"/>
      <w:r w:rsidRPr="009A1F47">
        <w:rPr>
          <w:rFonts w:ascii="CMU Serif" w:hAnsi="CMU Serif" w:cs="CMU Serif"/>
          <w:sz w:val="26"/>
          <w:rPrChange w:id="640" w:author="Fife,Austin N" w:date="2018-11-07T14:49:00Z">
            <w:rPr>
              <w:rFonts w:ascii="CMU Serif" w:hAnsi="CMU Serif" w:cs="CMU Serif"/>
              <w:sz w:val="24"/>
            </w:rPr>
          </w:rPrChange>
        </w:rPr>
        <w:t xml:space="preserve"> 2007). </w:t>
      </w:r>
      <w:proofErr w:type="spellStart"/>
      <w:r w:rsidRPr="009A1F47">
        <w:rPr>
          <w:rFonts w:ascii="CMU Serif" w:hAnsi="CMU Serif" w:cs="CMU Serif"/>
          <w:sz w:val="26"/>
          <w:rPrChange w:id="641" w:author="Fife,Austin N" w:date="2018-11-07T14:49:00Z">
            <w:rPr>
              <w:rFonts w:ascii="CMU Serif" w:hAnsi="CMU Serif" w:cs="CMU Serif"/>
              <w:sz w:val="24"/>
            </w:rPr>
          </w:rPrChange>
        </w:rPr>
        <w:t>Lso</w:t>
      </w:r>
      <w:proofErr w:type="spellEnd"/>
      <w:r w:rsidRPr="009A1F47">
        <w:rPr>
          <w:rFonts w:ascii="CMU Serif" w:hAnsi="CMU Serif" w:cs="CMU Serif"/>
          <w:sz w:val="26"/>
          <w:rPrChange w:id="642" w:author="Fife,Austin N" w:date="2018-11-07T14:49:00Z">
            <w:rPr>
              <w:rFonts w:ascii="CMU Serif" w:hAnsi="CMU Serif" w:cs="CMU Serif"/>
              <w:sz w:val="24"/>
            </w:rPr>
          </w:rPrChange>
        </w:rPr>
        <w:t xml:space="preserve"> is an uncultur</w:t>
      </w:r>
      <w:r w:rsidR="00E17B39" w:rsidRPr="009A1F47">
        <w:rPr>
          <w:rFonts w:ascii="CMU Serif" w:hAnsi="CMU Serif" w:cs="CMU Serif"/>
          <w:sz w:val="26"/>
          <w:rPrChange w:id="643" w:author="Fife,Austin N" w:date="2018-11-07T14:49:00Z">
            <w:rPr>
              <w:rFonts w:ascii="CMU Serif" w:hAnsi="CMU Serif" w:cs="CMU Serif"/>
              <w:sz w:val="24"/>
            </w:rPr>
          </w:rPrChange>
        </w:rPr>
        <w:t>ed</w:t>
      </w:r>
      <w:r w:rsidRPr="009A1F47">
        <w:rPr>
          <w:rFonts w:ascii="CMU Serif" w:hAnsi="CMU Serif" w:cs="CMU Serif"/>
          <w:sz w:val="26"/>
          <w:rPrChange w:id="644" w:author="Fife,Austin N" w:date="2018-11-07T14:49:00Z">
            <w:rPr>
              <w:rFonts w:ascii="CMU Serif" w:hAnsi="CMU Serif" w:cs="CMU Serif"/>
              <w:sz w:val="24"/>
            </w:rPr>
          </w:rPrChange>
        </w:rPr>
        <w:t xml:space="preserve"> gram-negative α-proteobacterium (</w:t>
      </w:r>
      <w:proofErr w:type="spellStart"/>
      <w:r w:rsidRPr="009A1F47">
        <w:rPr>
          <w:rFonts w:ascii="CMU Serif" w:hAnsi="CMU Serif" w:cs="CMU Serif"/>
          <w:sz w:val="26"/>
          <w:rPrChange w:id="645" w:author="Fife,Austin N" w:date="2018-11-07T14:49:00Z">
            <w:rPr>
              <w:rFonts w:ascii="CMU Serif" w:hAnsi="CMU Serif" w:cs="CMU Serif"/>
              <w:sz w:val="24"/>
            </w:rPr>
          </w:rPrChange>
        </w:rPr>
        <w:t>Liefting</w:t>
      </w:r>
      <w:proofErr w:type="spellEnd"/>
      <w:r w:rsidRPr="009A1F47">
        <w:rPr>
          <w:rFonts w:ascii="CMU Serif" w:hAnsi="CMU Serif" w:cs="CMU Serif"/>
          <w:sz w:val="26"/>
          <w:rPrChange w:id="646" w:author="Fife,Austin N" w:date="2018-11-07T14:49:00Z">
            <w:rPr>
              <w:rFonts w:ascii="CMU Serif" w:hAnsi="CMU Serif" w:cs="CMU Serif"/>
              <w:sz w:val="24"/>
            </w:rPr>
          </w:rPrChange>
        </w:rPr>
        <w:t xml:space="preserve"> </w:t>
      </w:r>
      <w:r w:rsidR="00476A19" w:rsidRPr="009A1F47">
        <w:rPr>
          <w:rFonts w:ascii="CMU Serif" w:hAnsi="CMU Serif" w:cs="CMU Serif"/>
          <w:sz w:val="26"/>
          <w:rPrChange w:id="647" w:author="Fife,Austin N" w:date="2018-11-07T14:49:00Z">
            <w:rPr>
              <w:rFonts w:ascii="CMU Serif" w:hAnsi="CMU Serif" w:cs="CMU Serif"/>
              <w:sz w:val="24"/>
            </w:rPr>
          </w:rPrChange>
        </w:rPr>
        <w:t xml:space="preserve">et al. </w:t>
      </w:r>
      <w:r w:rsidRPr="009A1F47">
        <w:rPr>
          <w:rFonts w:ascii="CMU Serif" w:hAnsi="CMU Serif" w:cs="CMU Serif"/>
          <w:sz w:val="26"/>
          <w:rPrChange w:id="648" w:author="Fife,Austin N" w:date="2018-11-07T14:49:00Z">
            <w:rPr>
              <w:rFonts w:ascii="CMU Serif" w:hAnsi="CMU Serif" w:cs="CMU Serif"/>
              <w:sz w:val="24"/>
            </w:rPr>
          </w:rPrChange>
        </w:rPr>
        <w:t xml:space="preserve">2009) </w:t>
      </w:r>
      <w:r w:rsidR="00A01276" w:rsidRPr="009A1F47">
        <w:rPr>
          <w:rFonts w:ascii="CMU Serif" w:hAnsi="CMU Serif" w:cs="CMU Serif"/>
          <w:sz w:val="26"/>
          <w:rPrChange w:id="649" w:author="Fife,Austin N" w:date="2018-11-07T14:49:00Z">
            <w:rPr>
              <w:rFonts w:ascii="CMU Serif" w:hAnsi="CMU Serif" w:cs="CMU Serif"/>
              <w:sz w:val="24"/>
            </w:rPr>
          </w:rPrChange>
        </w:rPr>
        <w:t>that</w:t>
      </w:r>
      <w:r w:rsidRPr="009A1F47">
        <w:rPr>
          <w:rFonts w:ascii="CMU Serif" w:hAnsi="CMU Serif" w:cs="CMU Serif"/>
          <w:sz w:val="26"/>
          <w:rPrChange w:id="650" w:author="Fife,Austin N" w:date="2018-11-07T14:49:00Z">
            <w:rPr>
              <w:rFonts w:ascii="CMU Serif" w:hAnsi="CMU Serif" w:cs="CMU Serif"/>
              <w:sz w:val="24"/>
            </w:rPr>
          </w:rPrChange>
        </w:rPr>
        <w:t xml:space="preserve"> infects solanaceous plants. </w:t>
      </w:r>
      <w:proofErr w:type="spellStart"/>
      <w:r w:rsidRPr="009A1F47">
        <w:rPr>
          <w:rFonts w:ascii="CMU Serif" w:hAnsi="CMU Serif" w:cs="CMU Serif"/>
          <w:sz w:val="26"/>
          <w:rPrChange w:id="651" w:author="Fife,Austin N" w:date="2018-11-07T14:49:00Z">
            <w:rPr>
              <w:rFonts w:ascii="CMU Serif" w:hAnsi="CMU Serif" w:cs="CMU Serif"/>
              <w:sz w:val="24"/>
            </w:rPr>
          </w:rPrChange>
        </w:rPr>
        <w:t>Lso</w:t>
      </w:r>
      <w:proofErr w:type="spellEnd"/>
      <w:r w:rsidRPr="009A1F47">
        <w:rPr>
          <w:rFonts w:ascii="CMU Serif" w:hAnsi="CMU Serif" w:cs="CMU Serif"/>
          <w:sz w:val="26"/>
          <w:rPrChange w:id="652" w:author="Fife,Austin N" w:date="2018-11-07T14:49:00Z">
            <w:rPr>
              <w:rFonts w:ascii="CMU Serif" w:hAnsi="CMU Serif" w:cs="CMU Serif"/>
              <w:sz w:val="24"/>
            </w:rPr>
          </w:rPrChange>
        </w:rPr>
        <w:t xml:space="preserve"> is transmitted to the plant’s phloem by the psyllid’s saliva while feeding (Cooper et al. 2014).</w:t>
      </w:r>
      <w:r w:rsidR="00050A6A" w:rsidRPr="009A1F47">
        <w:rPr>
          <w:rFonts w:ascii="CMU Serif" w:hAnsi="CMU Serif" w:cs="CMU Serif"/>
          <w:sz w:val="26"/>
          <w:rPrChange w:id="653" w:author="Fife,Austin N" w:date="2018-11-07T14:49:00Z">
            <w:rPr>
              <w:rFonts w:ascii="CMU Serif" w:hAnsi="CMU Serif" w:cs="CMU Serif"/>
              <w:sz w:val="24"/>
            </w:rPr>
          </w:rPrChange>
        </w:rPr>
        <w:t xml:space="preserve"> </w:t>
      </w:r>
      <w:r w:rsidRPr="009A1F47">
        <w:rPr>
          <w:rFonts w:ascii="CMU Serif" w:hAnsi="CMU Serif" w:cs="CMU Serif"/>
          <w:sz w:val="26"/>
          <w:rPrChange w:id="654" w:author="Fife,Austin N" w:date="2018-11-07T14:49:00Z">
            <w:rPr>
              <w:rFonts w:ascii="CMU Serif" w:hAnsi="CMU Serif" w:cs="CMU Serif"/>
              <w:sz w:val="24"/>
            </w:rPr>
          </w:rPrChange>
        </w:rPr>
        <w:t>Symptoms in potato include stunting, swollen axillary buds, aerial tubers, leaf purpling, chlorosis and reduced yield (</w:t>
      </w:r>
      <w:proofErr w:type="spellStart"/>
      <w:r w:rsidRPr="009A1F47">
        <w:rPr>
          <w:rFonts w:ascii="CMU Serif" w:hAnsi="CMU Serif" w:cs="CMU Serif"/>
          <w:sz w:val="26"/>
          <w:rPrChange w:id="655" w:author="Fife,Austin N" w:date="2018-11-07T14:49:00Z">
            <w:rPr>
              <w:rFonts w:ascii="CMU Serif" w:hAnsi="CMU Serif" w:cs="CMU Serif"/>
              <w:sz w:val="24"/>
            </w:rPr>
          </w:rPrChange>
        </w:rPr>
        <w:t>Munyaneza</w:t>
      </w:r>
      <w:proofErr w:type="spellEnd"/>
      <w:r w:rsidRPr="009A1F47">
        <w:rPr>
          <w:rFonts w:ascii="CMU Serif" w:hAnsi="CMU Serif" w:cs="CMU Serif"/>
          <w:sz w:val="26"/>
          <w:rPrChange w:id="656" w:author="Fife,Austin N" w:date="2018-11-07T14:49:00Z">
            <w:rPr>
              <w:rFonts w:ascii="CMU Serif" w:hAnsi="CMU Serif" w:cs="CMU Serif"/>
              <w:sz w:val="24"/>
            </w:rPr>
          </w:rPrChange>
        </w:rPr>
        <w:t xml:space="preserve"> et al</w:t>
      </w:r>
      <w:r w:rsidR="00476A19" w:rsidRPr="009A1F47">
        <w:rPr>
          <w:rFonts w:ascii="CMU Serif" w:hAnsi="CMU Serif" w:cs="CMU Serif"/>
          <w:sz w:val="26"/>
          <w:rPrChange w:id="657" w:author="Fife,Austin N" w:date="2018-11-07T14:49:00Z">
            <w:rPr>
              <w:rFonts w:ascii="CMU Serif" w:hAnsi="CMU Serif" w:cs="CMU Serif"/>
              <w:sz w:val="24"/>
            </w:rPr>
          </w:rPrChange>
        </w:rPr>
        <w:t>.</w:t>
      </w:r>
      <w:r w:rsidRPr="009A1F47">
        <w:rPr>
          <w:rFonts w:ascii="CMU Serif" w:hAnsi="CMU Serif" w:cs="CMU Serif"/>
          <w:sz w:val="26"/>
          <w:rPrChange w:id="658" w:author="Fife,Austin N" w:date="2018-11-07T14:49:00Z">
            <w:rPr>
              <w:rFonts w:ascii="CMU Serif" w:hAnsi="CMU Serif" w:cs="CMU Serif"/>
              <w:sz w:val="24"/>
            </w:rPr>
          </w:rPrChange>
        </w:rPr>
        <w:t xml:space="preserve">, 2007, 2008). Infection also alters tuber sugars and phenolics, resulting in </w:t>
      </w:r>
      <w:r w:rsidR="005A6E40" w:rsidRPr="009A1F47">
        <w:rPr>
          <w:rFonts w:ascii="CMU Serif" w:hAnsi="CMU Serif" w:cs="CMU Serif"/>
          <w:sz w:val="26"/>
          <w:rPrChange w:id="659" w:author="Fife,Austin N" w:date="2018-11-07T14:49:00Z">
            <w:rPr>
              <w:rFonts w:ascii="CMU Serif" w:hAnsi="CMU Serif" w:cs="CMU Serif"/>
              <w:sz w:val="24"/>
            </w:rPr>
          </w:rPrChange>
        </w:rPr>
        <w:t xml:space="preserve">brown </w:t>
      </w:r>
      <w:r w:rsidRPr="009A1F47">
        <w:rPr>
          <w:rFonts w:ascii="CMU Serif" w:hAnsi="CMU Serif" w:cs="CMU Serif"/>
          <w:sz w:val="26"/>
          <w:rPrChange w:id="660" w:author="Fife,Austin N" w:date="2018-11-07T14:49:00Z">
            <w:rPr>
              <w:rFonts w:ascii="CMU Serif" w:hAnsi="CMU Serif" w:cs="CMU Serif"/>
              <w:sz w:val="24"/>
            </w:rPr>
          </w:rPrChange>
        </w:rPr>
        <w:t xml:space="preserve">stripes </w:t>
      </w:r>
      <w:r w:rsidR="005A6E40" w:rsidRPr="009A1F47">
        <w:rPr>
          <w:rFonts w:ascii="CMU Serif" w:hAnsi="CMU Serif" w:cs="CMU Serif"/>
          <w:sz w:val="26"/>
          <w:rPrChange w:id="661" w:author="Fife,Austin N" w:date="2018-11-07T14:49:00Z">
            <w:rPr>
              <w:rFonts w:ascii="CMU Serif" w:hAnsi="CMU Serif" w:cs="CMU Serif"/>
              <w:sz w:val="24"/>
            </w:rPr>
          </w:rPrChange>
        </w:rPr>
        <w:t>which char and blacken</w:t>
      </w:r>
      <w:r w:rsidR="0010726A" w:rsidRPr="009A1F47">
        <w:rPr>
          <w:rFonts w:ascii="CMU Serif" w:hAnsi="CMU Serif" w:cs="CMU Serif"/>
          <w:sz w:val="26"/>
          <w:rPrChange w:id="662" w:author="Fife,Austin N" w:date="2018-11-07T14:49:00Z">
            <w:rPr>
              <w:rFonts w:ascii="CMU Serif" w:hAnsi="CMU Serif" w:cs="CMU Serif"/>
              <w:sz w:val="24"/>
            </w:rPr>
          </w:rPrChange>
        </w:rPr>
        <w:t xml:space="preserve"> </w:t>
      </w:r>
      <w:r w:rsidRPr="009A1F47">
        <w:rPr>
          <w:rFonts w:ascii="CMU Serif" w:hAnsi="CMU Serif" w:cs="CMU Serif"/>
          <w:sz w:val="26"/>
          <w:rPrChange w:id="663" w:author="Fife,Austin N" w:date="2018-11-07T14:49:00Z">
            <w:rPr>
              <w:rFonts w:ascii="CMU Serif" w:hAnsi="CMU Serif" w:cs="CMU Serif"/>
              <w:sz w:val="24"/>
            </w:rPr>
          </w:rPrChange>
        </w:rPr>
        <w:t>when fried (Alvarado et al</w:t>
      </w:r>
      <w:r w:rsidR="00476A19" w:rsidRPr="009A1F47">
        <w:rPr>
          <w:rFonts w:ascii="CMU Serif" w:hAnsi="CMU Serif" w:cs="CMU Serif"/>
          <w:sz w:val="26"/>
          <w:rPrChange w:id="664" w:author="Fife,Austin N" w:date="2018-11-07T14:49:00Z">
            <w:rPr>
              <w:rFonts w:ascii="CMU Serif" w:hAnsi="CMU Serif" w:cs="CMU Serif"/>
              <w:sz w:val="24"/>
            </w:rPr>
          </w:rPrChange>
        </w:rPr>
        <w:t>.</w:t>
      </w:r>
      <w:r w:rsidRPr="009A1F47">
        <w:rPr>
          <w:rFonts w:ascii="CMU Serif" w:hAnsi="CMU Serif" w:cs="CMU Serif"/>
          <w:sz w:val="26"/>
          <w:rPrChange w:id="665" w:author="Fife,Austin N" w:date="2018-11-07T14:49:00Z">
            <w:rPr>
              <w:rFonts w:ascii="CMU Serif" w:hAnsi="CMU Serif" w:cs="CMU Serif"/>
              <w:sz w:val="24"/>
            </w:rPr>
          </w:rPrChange>
        </w:rPr>
        <w:t xml:space="preserve"> 2012, Buchman et al. 2012, Navarre et al. 2009)</w:t>
      </w:r>
      <w:r w:rsidR="00476A19" w:rsidRPr="009A1F47">
        <w:rPr>
          <w:rFonts w:ascii="CMU Serif" w:hAnsi="CMU Serif" w:cs="CMU Serif"/>
          <w:sz w:val="26"/>
          <w:rPrChange w:id="666" w:author="Fife,Austin N" w:date="2018-11-07T14:49:00Z">
            <w:rPr>
              <w:rFonts w:ascii="CMU Serif" w:hAnsi="CMU Serif" w:cs="CMU Serif"/>
              <w:sz w:val="24"/>
            </w:rPr>
          </w:rPrChange>
        </w:rPr>
        <w:t>.</w:t>
      </w:r>
      <w:r w:rsidRPr="009A1F47">
        <w:rPr>
          <w:rFonts w:ascii="CMU Serif" w:hAnsi="CMU Serif" w:cs="CMU Serif"/>
          <w:sz w:val="26"/>
          <w:rPrChange w:id="667" w:author="Fife,Austin N" w:date="2018-11-07T14:49:00Z">
            <w:rPr>
              <w:rFonts w:ascii="CMU Serif" w:hAnsi="CMU Serif" w:cs="CMU Serif"/>
              <w:sz w:val="24"/>
            </w:rPr>
          </w:rPrChange>
        </w:rPr>
        <w:t xml:space="preserve"> </w:t>
      </w:r>
      <w:r w:rsidR="005D488C" w:rsidRPr="009A1F47">
        <w:rPr>
          <w:rFonts w:ascii="CMU Serif" w:hAnsi="CMU Serif" w:cs="CMU Serif"/>
          <w:sz w:val="26"/>
          <w:rPrChange w:id="668" w:author="Fife,Austin N" w:date="2018-11-07T14:49:00Z">
            <w:rPr>
              <w:rFonts w:ascii="CMU Serif" w:hAnsi="CMU Serif" w:cs="CMU Serif"/>
              <w:sz w:val="24"/>
            </w:rPr>
          </w:rPrChange>
        </w:rPr>
        <w:t>This</w:t>
      </w:r>
      <w:r w:rsidRPr="009A1F47">
        <w:rPr>
          <w:rFonts w:ascii="CMU Serif" w:hAnsi="CMU Serif" w:cs="CMU Serif"/>
          <w:sz w:val="26"/>
          <w:rPrChange w:id="669" w:author="Fife,Austin N" w:date="2018-11-07T14:49:00Z">
            <w:rPr>
              <w:rFonts w:ascii="CMU Serif" w:hAnsi="CMU Serif" w:cs="CMU Serif"/>
              <w:sz w:val="24"/>
            </w:rPr>
          </w:rPrChange>
        </w:rPr>
        <w:t xml:space="preserve"> condition</w:t>
      </w:r>
      <w:r w:rsidR="005D488C" w:rsidRPr="009A1F47">
        <w:rPr>
          <w:rFonts w:ascii="CMU Serif" w:hAnsi="CMU Serif" w:cs="CMU Serif"/>
          <w:sz w:val="26"/>
          <w:rPrChange w:id="670" w:author="Fife,Austin N" w:date="2018-11-07T14:49:00Z">
            <w:rPr>
              <w:rFonts w:ascii="CMU Serif" w:hAnsi="CMU Serif" w:cs="CMU Serif"/>
              <w:sz w:val="24"/>
            </w:rPr>
          </w:rPrChange>
        </w:rPr>
        <w:t xml:space="preserve"> is</w:t>
      </w:r>
      <w:r w:rsidRPr="009A1F47">
        <w:rPr>
          <w:rFonts w:ascii="CMU Serif" w:hAnsi="CMU Serif" w:cs="CMU Serif"/>
          <w:sz w:val="26"/>
          <w:rPrChange w:id="671" w:author="Fife,Austin N" w:date="2018-11-07T14:49:00Z">
            <w:rPr>
              <w:rFonts w:ascii="CMU Serif" w:hAnsi="CMU Serif" w:cs="CMU Serif"/>
              <w:sz w:val="24"/>
            </w:rPr>
          </w:rPrChange>
        </w:rPr>
        <w:t xml:space="preserve"> known as </w:t>
      </w:r>
      <w:r w:rsidR="005D488C" w:rsidRPr="009A1F47">
        <w:rPr>
          <w:rFonts w:ascii="CMU Serif" w:hAnsi="CMU Serif" w:cs="CMU Serif"/>
          <w:sz w:val="26"/>
          <w:rPrChange w:id="672" w:author="Fife,Austin N" w:date="2018-11-07T14:49:00Z">
            <w:rPr>
              <w:rFonts w:ascii="CMU Serif" w:hAnsi="CMU Serif" w:cs="CMU Serif"/>
              <w:sz w:val="24"/>
            </w:rPr>
          </w:rPrChange>
        </w:rPr>
        <w:t>‘</w:t>
      </w:r>
      <w:r w:rsidR="00E17B39" w:rsidRPr="009A1F47">
        <w:rPr>
          <w:rFonts w:ascii="CMU Serif" w:hAnsi="CMU Serif" w:cs="CMU Serif"/>
          <w:sz w:val="26"/>
          <w:rPrChange w:id="673" w:author="Fife,Austin N" w:date="2018-11-07T14:49:00Z">
            <w:rPr>
              <w:rFonts w:ascii="CMU Serif" w:hAnsi="CMU Serif" w:cs="CMU Serif"/>
              <w:sz w:val="24"/>
            </w:rPr>
          </w:rPrChange>
        </w:rPr>
        <w:t>z</w:t>
      </w:r>
      <w:r w:rsidR="005D488C" w:rsidRPr="009A1F47">
        <w:rPr>
          <w:rFonts w:ascii="CMU Serif" w:hAnsi="CMU Serif" w:cs="CMU Serif"/>
          <w:sz w:val="26"/>
          <w:rPrChange w:id="674" w:author="Fife,Austin N" w:date="2018-11-07T14:49:00Z">
            <w:rPr>
              <w:rFonts w:ascii="CMU Serif" w:hAnsi="CMU Serif" w:cs="CMU Serif"/>
              <w:sz w:val="24"/>
            </w:rPr>
          </w:rPrChange>
        </w:rPr>
        <w:t xml:space="preserve">ebra </w:t>
      </w:r>
      <w:r w:rsidR="00E17B39" w:rsidRPr="009A1F47">
        <w:rPr>
          <w:rFonts w:ascii="CMU Serif" w:hAnsi="CMU Serif" w:cs="CMU Serif"/>
          <w:sz w:val="26"/>
          <w:rPrChange w:id="675" w:author="Fife,Austin N" w:date="2018-11-07T14:49:00Z">
            <w:rPr>
              <w:rFonts w:ascii="CMU Serif" w:hAnsi="CMU Serif" w:cs="CMU Serif"/>
              <w:sz w:val="24"/>
            </w:rPr>
          </w:rPrChange>
        </w:rPr>
        <w:t>c</w:t>
      </w:r>
      <w:r w:rsidR="005D488C" w:rsidRPr="009A1F47">
        <w:rPr>
          <w:rFonts w:ascii="CMU Serif" w:hAnsi="CMU Serif" w:cs="CMU Serif"/>
          <w:sz w:val="26"/>
          <w:rPrChange w:id="676" w:author="Fife,Austin N" w:date="2018-11-07T14:49:00Z">
            <w:rPr>
              <w:rFonts w:ascii="CMU Serif" w:hAnsi="CMU Serif" w:cs="CMU Serif"/>
              <w:sz w:val="24"/>
            </w:rPr>
          </w:rPrChange>
        </w:rPr>
        <w:t xml:space="preserve">hip’ </w:t>
      </w:r>
      <w:r w:rsidR="00E17B39" w:rsidRPr="009A1F47">
        <w:rPr>
          <w:rFonts w:ascii="CMU Serif" w:hAnsi="CMU Serif" w:cs="CMU Serif"/>
          <w:sz w:val="26"/>
          <w:rPrChange w:id="677" w:author="Fife,Austin N" w:date="2018-11-07T14:49:00Z">
            <w:rPr>
              <w:rFonts w:ascii="CMU Serif" w:hAnsi="CMU Serif" w:cs="CMU Serif"/>
              <w:sz w:val="24"/>
            </w:rPr>
          </w:rPrChange>
        </w:rPr>
        <w:t xml:space="preserve">disease </w:t>
      </w:r>
      <w:r w:rsidRPr="009A1F47">
        <w:rPr>
          <w:rFonts w:ascii="CMU Serif" w:hAnsi="CMU Serif" w:cs="CMU Serif"/>
          <w:sz w:val="26"/>
          <w:rPrChange w:id="678" w:author="Fife,Austin N" w:date="2018-11-07T14:49:00Z">
            <w:rPr>
              <w:rFonts w:ascii="CMU Serif" w:hAnsi="CMU Serif" w:cs="CMU Serif"/>
              <w:sz w:val="24"/>
            </w:rPr>
          </w:rPrChange>
        </w:rPr>
        <w:t>(ZC) (</w:t>
      </w:r>
      <w:proofErr w:type="spellStart"/>
      <w:r w:rsidRPr="009A1F47">
        <w:rPr>
          <w:rFonts w:ascii="CMU Serif" w:hAnsi="CMU Serif" w:cs="CMU Serif"/>
          <w:sz w:val="26"/>
          <w:rPrChange w:id="679" w:author="Fife,Austin N" w:date="2018-11-07T14:49:00Z">
            <w:rPr>
              <w:rFonts w:ascii="CMU Serif" w:hAnsi="CMU Serif" w:cs="CMU Serif"/>
              <w:sz w:val="24"/>
            </w:rPr>
          </w:rPrChange>
        </w:rPr>
        <w:t>Crosslin</w:t>
      </w:r>
      <w:proofErr w:type="spellEnd"/>
      <w:r w:rsidRPr="009A1F47">
        <w:rPr>
          <w:rFonts w:ascii="CMU Serif" w:hAnsi="CMU Serif" w:cs="CMU Serif"/>
          <w:sz w:val="26"/>
          <w:rPrChange w:id="680" w:author="Fife,Austin N" w:date="2018-11-07T14:49:00Z">
            <w:rPr>
              <w:rFonts w:ascii="CMU Serif" w:hAnsi="CMU Serif" w:cs="CMU Serif"/>
              <w:sz w:val="24"/>
            </w:rPr>
          </w:rPrChange>
        </w:rPr>
        <w:t xml:space="preserve"> </w:t>
      </w:r>
      <w:r w:rsidR="00476A19" w:rsidRPr="009A1F47">
        <w:rPr>
          <w:rFonts w:ascii="CMU Serif" w:hAnsi="CMU Serif" w:cs="CMU Serif"/>
          <w:sz w:val="26"/>
          <w:rPrChange w:id="681" w:author="Fife,Austin N" w:date="2018-11-07T14:49:00Z">
            <w:rPr>
              <w:rFonts w:ascii="CMU Serif" w:hAnsi="CMU Serif" w:cs="CMU Serif"/>
              <w:sz w:val="24"/>
            </w:rPr>
          </w:rPrChange>
        </w:rPr>
        <w:t xml:space="preserve">et al. </w:t>
      </w:r>
      <w:r w:rsidRPr="009A1F47">
        <w:rPr>
          <w:rFonts w:ascii="CMU Serif" w:hAnsi="CMU Serif" w:cs="CMU Serif"/>
          <w:sz w:val="26"/>
          <w:rPrChange w:id="682" w:author="Fife,Austin N" w:date="2018-11-07T14:49:00Z">
            <w:rPr>
              <w:rFonts w:ascii="CMU Serif" w:hAnsi="CMU Serif" w:cs="CMU Serif"/>
              <w:sz w:val="24"/>
            </w:rPr>
          </w:rPrChange>
        </w:rPr>
        <w:t xml:space="preserve">2010, Hansen et al. 2008, </w:t>
      </w:r>
      <w:proofErr w:type="spellStart"/>
      <w:r w:rsidRPr="009A1F47">
        <w:rPr>
          <w:rFonts w:ascii="CMU Serif" w:hAnsi="CMU Serif" w:cs="CMU Serif"/>
          <w:sz w:val="26"/>
          <w:rPrChange w:id="683" w:author="Fife,Austin N" w:date="2018-11-07T14:49:00Z">
            <w:rPr>
              <w:rFonts w:ascii="CMU Serif" w:hAnsi="CMU Serif" w:cs="CMU Serif"/>
              <w:sz w:val="24"/>
            </w:rPr>
          </w:rPrChange>
        </w:rPr>
        <w:t>Liefting</w:t>
      </w:r>
      <w:proofErr w:type="spellEnd"/>
      <w:r w:rsidRPr="009A1F47">
        <w:rPr>
          <w:rFonts w:ascii="CMU Serif" w:hAnsi="CMU Serif" w:cs="CMU Serif"/>
          <w:sz w:val="26"/>
          <w:rPrChange w:id="684" w:author="Fife,Austin N" w:date="2018-11-07T14:49:00Z">
            <w:rPr>
              <w:rFonts w:ascii="CMU Serif" w:hAnsi="CMU Serif" w:cs="CMU Serif"/>
              <w:sz w:val="24"/>
            </w:rPr>
          </w:rPrChange>
        </w:rPr>
        <w:t xml:space="preserve"> 2009, Lin et al. 2009).</w:t>
      </w:r>
      <w:r w:rsidR="00050A6A" w:rsidRPr="009A1F47">
        <w:rPr>
          <w:rFonts w:ascii="CMU Serif" w:hAnsi="CMU Serif" w:cs="CMU Serif"/>
          <w:sz w:val="26"/>
          <w:rPrChange w:id="685" w:author="Fife,Austin N" w:date="2018-11-07T14:49:00Z">
            <w:rPr>
              <w:rFonts w:ascii="CMU Serif" w:hAnsi="CMU Serif" w:cs="CMU Serif"/>
              <w:sz w:val="24"/>
            </w:rPr>
          </w:rPrChange>
        </w:rPr>
        <w:t xml:space="preserve"> </w:t>
      </w:r>
      <w:r w:rsidR="009C06C6" w:rsidRPr="009A1F47">
        <w:rPr>
          <w:rFonts w:ascii="CMU Serif" w:hAnsi="CMU Serif" w:cs="CMU Serif"/>
          <w:sz w:val="26"/>
          <w:rPrChange w:id="686" w:author="Fife,Austin N" w:date="2018-11-07T14:49:00Z">
            <w:rPr>
              <w:rFonts w:ascii="CMU Serif" w:hAnsi="CMU Serif" w:cs="CMU Serif"/>
              <w:sz w:val="24"/>
            </w:rPr>
          </w:rPrChange>
        </w:rPr>
        <w:t xml:space="preserve"> ZC</w:t>
      </w:r>
      <w:r w:rsidR="00E17B39" w:rsidRPr="009A1F47">
        <w:rPr>
          <w:rFonts w:ascii="CMU Serif" w:hAnsi="CMU Serif" w:cs="CMU Serif"/>
          <w:sz w:val="26"/>
          <w:rPrChange w:id="687" w:author="Fife,Austin N" w:date="2018-11-07T14:49:00Z">
            <w:rPr>
              <w:rFonts w:ascii="CMU Serif" w:hAnsi="CMU Serif" w:cs="CMU Serif"/>
              <w:sz w:val="24"/>
            </w:rPr>
          </w:rPrChange>
        </w:rPr>
        <w:t>-</w:t>
      </w:r>
      <w:r w:rsidR="00896DCB" w:rsidRPr="009A1F47">
        <w:rPr>
          <w:rFonts w:ascii="CMU Serif" w:hAnsi="CMU Serif" w:cs="CMU Serif"/>
          <w:sz w:val="26"/>
          <w:rPrChange w:id="688" w:author="Fife,Austin N" w:date="2018-11-07T14:49:00Z">
            <w:rPr>
              <w:rFonts w:ascii="CMU Serif" w:hAnsi="CMU Serif" w:cs="CMU Serif"/>
              <w:sz w:val="24"/>
            </w:rPr>
          </w:rPrChange>
        </w:rPr>
        <w:t xml:space="preserve">affected </w:t>
      </w:r>
      <w:r w:rsidR="009C06C6" w:rsidRPr="009A1F47">
        <w:rPr>
          <w:rFonts w:ascii="CMU Serif" w:hAnsi="CMU Serif" w:cs="CMU Serif"/>
          <w:sz w:val="26"/>
          <w:rPrChange w:id="689" w:author="Fife,Austin N" w:date="2018-11-07T14:49:00Z">
            <w:rPr>
              <w:rFonts w:ascii="CMU Serif" w:hAnsi="CMU Serif" w:cs="CMU Serif"/>
              <w:sz w:val="24"/>
            </w:rPr>
          </w:rPrChange>
        </w:rPr>
        <w:t>tubers are unmarketable</w:t>
      </w:r>
      <w:r w:rsidR="00E17B39" w:rsidRPr="009A1F47">
        <w:rPr>
          <w:rFonts w:ascii="CMU Serif" w:hAnsi="CMU Serif" w:cs="CMU Serif"/>
          <w:sz w:val="26"/>
          <w:rPrChange w:id="690" w:author="Fife,Austin N" w:date="2018-11-07T14:49:00Z">
            <w:rPr>
              <w:rFonts w:ascii="CMU Serif" w:hAnsi="CMU Serif" w:cs="CMU Serif"/>
              <w:sz w:val="24"/>
            </w:rPr>
          </w:rPrChange>
        </w:rPr>
        <w:t>,</w:t>
      </w:r>
      <w:r w:rsidR="009C06C6" w:rsidRPr="009A1F47">
        <w:rPr>
          <w:rFonts w:ascii="CMU Serif" w:hAnsi="CMU Serif" w:cs="CMU Serif"/>
          <w:sz w:val="26"/>
          <w:rPrChange w:id="691" w:author="Fife,Austin N" w:date="2018-11-07T14:49:00Z">
            <w:rPr>
              <w:rFonts w:ascii="CMU Serif" w:hAnsi="CMU Serif" w:cs="CMU Serif"/>
              <w:sz w:val="24"/>
            </w:rPr>
          </w:rPrChange>
        </w:rPr>
        <w:t xml:space="preserve"> </w:t>
      </w:r>
      <w:r w:rsidR="00896DCB" w:rsidRPr="009A1F47">
        <w:rPr>
          <w:rFonts w:ascii="CMU Serif" w:hAnsi="CMU Serif" w:cs="CMU Serif"/>
          <w:sz w:val="26"/>
          <w:rPrChange w:id="692" w:author="Fife,Austin N" w:date="2018-11-07T14:49:00Z">
            <w:rPr>
              <w:rFonts w:ascii="CMU Serif" w:hAnsi="CMU Serif" w:cs="CMU Serif"/>
              <w:sz w:val="24"/>
            </w:rPr>
          </w:rPrChange>
        </w:rPr>
        <w:t>which results in</w:t>
      </w:r>
      <w:r w:rsidR="009C06C6" w:rsidRPr="009A1F47">
        <w:rPr>
          <w:rFonts w:ascii="CMU Serif" w:hAnsi="CMU Serif" w:cs="CMU Serif"/>
          <w:sz w:val="26"/>
          <w:rPrChange w:id="693" w:author="Fife,Austin N" w:date="2018-11-07T14:49:00Z">
            <w:rPr>
              <w:rFonts w:ascii="CMU Serif" w:hAnsi="CMU Serif" w:cs="CMU Serif"/>
              <w:sz w:val="24"/>
            </w:rPr>
          </w:rPrChange>
        </w:rPr>
        <w:t xml:space="preserve"> large economic losses </w:t>
      </w:r>
      <w:r w:rsidR="00896DCB" w:rsidRPr="009A1F47">
        <w:rPr>
          <w:rFonts w:ascii="CMU Serif" w:hAnsi="CMU Serif" w:cs="CMU Serif"/>
          <w:sz w:val="26"/>
          <w:rPrChange w:id="694" w:author="Fife,Austin N" w:date="2018-11-07T14:49:00Z">
            <w:rPr>
              <w:rFonts w:ascii="CMU Serif" w:hAnsi="CMU Serif" w:cs="CMU Serif"/>
              <w:sz w:val="24"/>
            </w:rPr>
          </w:rPrChange>
        </w:rPr>
        <w:t xml:space="preserve">for growers </w:t>
      </w:r>
      <w:r w:rsidR="009C06C6" w:rsidRPr="009A1F47">
        <w:rPr>
          <w:rFonts w:ascii="CMU Serif" w:hAnsi="CMU Serif" w:cs="CMU Serif"/>
          <w:sz w:val="26"/>
          <w:rPrChange w:id="695" w:author="Fife,Austin N" w:date="2018-11-07T14:49:00Z">
            <w:rPr>
              <w:rFonts w:ascii="CMU Serif" w:hAnsi="CMU Serif" w:cs="CMU Serif"/>
              <w:sz w:val="24"/>
            </w:rPr>
          </w:rPrChange>
        </w:rPr>
        <w:t>(</w:t>
      </w:r>
      <w:proofErr w:type="spellStart"/>
      <w:r w:rsidR="009C06C6" w:rsidRPr="009A1F47">
        <w:rPr>
          <w:rFonts w:ascii="CMU Serif" w:hAnsi="CMU Serif" w:cs="CMU Serif"/>
          <w:sz w:val="26"/>
          <w:rPrChange w:id="696" w:author="Fife,Austin N" w:date="2018-11-07T14:49:00Z">
            <w:rPr>
              <w:rFonts w:ascii="CMU Serif" w:hAnsi="CMU Serif" w:cs="CMU Serif"/>
              <w:sz w:val="24"/>
            </w:rPr>
          </w:rPrChange>
        </w:rPr>
        <w:t>Munyaneza</w:t>
      </w:r>
      <w:proofErr w:type="spellEnd"/>
      <w:r w:rsidR="009C06C6" w:rsidRPr="009A1F47">
        <w:rPr>
          <w:rFonts w:ascii="CMU Serif" w:hAnsi="CMU Serif" w:cs="CMU Serif"/>
          <w:sz w:val="26"/>
          <w:rPrChange w:id="697" w:author="Fife,Austin N" w:date="2018-11-07T14:49:00Z">
            <w:rPr>
              <w:rFonts w:ascii="CMU Serif" w:hAnsi="CMU Serif" w:cs="CMU Serif"/>
              <w:sz w:val="24"/>
            </w:rPr>
          </w:rPrChange>
        </w:rPr>
        <w:t xml:space="preserve"> 2007a, Rosson 2006)</w:t>
      </w:r>
      <w:r w:rsidR="00896DCB" w:rsidRPr="009A1F47">
        <w:rPr>
          <w:rFonts w:ascii="CMU Serif" w:hAnsi="CMU Serif" w:cs="CMU Serif"/>
          <w:sz w:val="26"/>
          <w:rPrChange w:id="698" w:author="Fife,Austin N" w:date="2018-11-07T14:49:00Z">
            <w:rPr>
              <w:rFonts w:ascii="CMU Serif" w:hAnsi="CMU Serif" w:cs="CMU Serif"/>
              <w:sz w:val="24"/>
            </w:rPr>
          </w:rPrChange>
        </w:rPr>
        <w:t>.</w:t>
      </w:r>
      <w:r w:rsidR="009C06C6" w:rsidRPr="009A1F47">
        <w:rPr>
          <w:rFonts w:ascii="CMU Serif" w:hAnsi="CMU Serif" w:cs="CMU Serif"/>
          <w:sz w:val="26"/>
          <w:rPrChange w:id="699" w:author="Fife,Austin N" w:date="2018-11-07T14:49:00Z">
            <w:rPr>
              <w:rFonts w:ascii="CMU Serif" w:hAnsi="CMU Serif" w:cs="CMU Serif"/>
              <w:sz w:val="24"/>
            </w:rPr>
          </w:rPrChange>
        </w:rPr>
        <w:t xml:space="preserve"> </w:t>
      </w:r>
      <w:r w:rsidR="00896DCB" w:rsidRPr="009A1F47">
        <w:rPr>
          <w:rFonts w:ascii="CMU Serif" w:hAnsi="CMU Serif" w:cs="CMU Serif"/>
          <w:sz w:val="26"/>
          <w:rPrChange w:id="700" w:author="Fife,Austin N" w:date="2018-11-07T14:49:00Z">
            <w:rPr>
              <w:rFonts w:ascii="CMU Serif" w:hAnsi="CMU Serif" w:cs="CMU Serif"/>
              <w:sz w:val="24"/>
            </w:rPr>
          </w:rPrChange>
        </w:rPr>
        <w:t>Yi</w:t>
      </w:r>
      <w:r w:rsidR="009C06C6" w:rsidRPr="009A1F47">
        <w:rPr>
          <w:rFonts w:ascii="CMU Serif" w:hAnsi="CMU Serif" w:cs="CMU Serif"/>
          <w:sz w:val="26"/>
          <w:rPrChange w:id="701" w:author="Fife,Austin N" w:date="2018-11-07T14:49:00Z">
            <w:rPr>
              <w:rFonts w:ascii="CMU Serif" w:hAnsi="CMU Serif" w:cs="CMU Serif"/>
              <w:sz w:val="24"/>
            </w:rPr>
          </w:rPrChange>
        </w:rPr>
        <w:t xml:space="preserve">eld </w:t>
      </w:r>
      <w:r w:rsidR="00FD003C" w:rsidRPr="009A1F47">
        <w:rPr>
          <w:rFonts w:ascii="CMU Serif" w:hAnsi="CMU Serif" w:cs="CMU Serif"/>
          <w:sz w:val="26"/>
          <w:rPrChange w:id="702" w:author="Fife,Austin N" w:date="2018-11-07T14:49:00Z">
            <w:rPr>
              <w:rFonts w:ascii="CMU Serif" w:hAnsi="CMU Serif" w:cs="CMU Serif"/>
              <w:sz w:val="24"/>
            </w:rPr>
          </w:rPrChange>
        </w:rPr>
        <w:t>reduction</w:t>
      </w:r>
      <w:r w:rsidR="005A6E40" w:rsidRPr="009A1F47">
        <w:rPr>
          <w:rFonts w:ascii="CMU Serif" w:hAnsi="CMU Serif" w:cs="CMU Serif"/>
          <w:sz w:val="26"/>
          <w:rPrChange w:id="703" w:author="Fife,Austin N" w:date="2018-11-07T14:49:00Z">
            <w:rPr>
              <w:rFonts w:ascii="CMU Serif" w:hAnsi="CMU Serif" w:cs="CMU Serif"/>
              <w:sz w:val="24"/>
            </w:rPr>
          </w:rPrChange>
        </w:rPr>
        <w:t xml:space="preserve"> from </w:t>
      </w:r>
      <w:proofErr w:type="spellStart"/>
      <w:r w:rsidR="005A6E40" w:rsidRPr="009A1F47">
        <w:rPr>
          <w:rFonts w:ascii="CMU Serif" w:hAnsi="CMU Serif" w:cs="CMU Serif"/>
          <w:sz w:val="26"/>
          <w:rPrChange w:id="704" w:author="Fife,Austin N" w:date="2018-11-07T14:49:00Z">
            <w:rPr>
              <w:rFonts w:ascii="CMU Serif" w:hAnsi="CMU Serif" w:cs="CMU Serif"/>
              <w:sz w:val="24"/>
            </w:rPr>
          </w:rPrChange>
        </w:rPr>
        <w:t>Lso</w:t>
      </w:r>
      <w:proofErr w:type="spellEnd"/>
      <w:r w:rsidR="005A6E40" w:rsidRPr="009A1F47">
        <w:rPr>
          <w:rFonts w:ascii="CMU Serif" w:hAnsi="CMU Serif" w:cs="CMU Serif"/>
          <w:sz w:val="26"/>
          <w:rPrChange w:id="705" w:author="Fife,Austin N" w:date="2018-11-07T14:49:00Z">
            <w:rPr>
              <w:rFonts w:ascii="CMU Serif" w:hAnsi="CMU Serif" w:cs="CMU Serif"/>
              <w:sz w:val="24"/>
            </w:rPr>
          </w:rPrChange>
        </w:rPr>
        <w:t xml:space="preserve"> infection</w:t>
      </w:r>
      <w:r w:rsidR="00FD003C" w:rsidRPr="009A1F47">
        <w:rPr>
          <w:rFonts w:ascii="CMU Serif" w:hAnsi="CMU Serif" w:cs="CMU Serif"/>
          <w:sz w:val="26"/>
          <w:rPrChange w:id="706" w:author="Fife,Austin N" w:date="2018-11-07T14:49:00Z">
            <w:rPr>
              <w:rFonts w:ascii="CMU Serif" w:hAnsi="CMU Serif" w:cs="CMU Serif"/>
              <w:sz w:val="24"/>
            </w:rPr>
          </w:rPrChange>
        </w:rPr>
        <w:t xml:space="preserve"> </w:t>
      </w:r>
      <w:r w:rsidR="00896DCB" w:rsidRPr="009A1F47">
        <w:rPr>
          <w:rFonts w:ascii="CMU Serif" w:hAnsi="CMU Serif" w:cs="CMU Serif"/>
          <w:sz w:val="26"/>
          <w:rPrChange w:id="707" w:author="Fife,Austin N" w:date="2018-11-07T14:49:00Z">
            <w:rPr>
              <w:rFonts w:ascii="CMU Serif" w:hAnsi="CMU Serif" w:cs="CMU Serif"/>
              <w:sz w:val="24"/>
            </w:rPr>
          </w:rPrChange>
        </w:rPr>
        <w:t>ha</w:t>
      </w:r>
      <w:r w:rsidR="00FD003C" w:rsidRPr="009A1F47">
        <w:rPr>
          <w:rFonts w:ascii="CMU Serif" w:hAnsi="CMU Serif" w:cs="CMU Serif"/>
          <w:sz w:val="26"/>
          <w:rPrChange w:id="708" w:author="Fife,Austin N" w:date="2018-11-07T14:49:00Z">
            <w:rPr>
              <w:rFonts w:ascii="CMU Serif" w:hAnsi="CMU Serif" w:cs="CMU Serif"/>
              <w:sz w:val="24"/>
            </w:rPr>
          </w:rPrChange>
        </w:rPr>
        <w:t>s</w:t>
      </w:r>
      <w:r w:rsidR="00896DCB" w:rsidRPr="009A1F47">
        <w:rPr>
          <w:rFonts w:ascii="CMU Serif" w:hAnsi="CMU Serif" w:cs="CMU Serif"/>
          <w:sz w:val="26"/>
          <w:rPrChange w:id="709" w:author="Fife,Austin N" w:date="2018-11-07T14:49:00Z">
            <w:rPr>
              <w:rFonts w:ascii="CMU Serif" w:hAnsi="CMU Serif" w:cs="CMU Serif"/>
              <w:sz w:val="24"/>
            </w:rPr>
          </w:rPrChange>
        </w:rPr>
        <w:t xml:space="preserve"> </w:t>
      </w:r>
      <w:r w:rsidR="009C06C6" w:rsidRPr="009A1F47">
        <w:rPr>
          <w:rFonts w:ascii="CMU Serif" w:hAnsi="CMU Serif" w:cs="CMU Serif"/>
          <w:sz w:val="26"/>
          <w:rPrChange w:id="710" w:author="Fife,Austin N" w:date="2018-11-07T14:49:00Z">
            <w:rPr>
              <w:rFonts w:ascii="CMU Serif" w:hAnsi="CMU Serif" w:cs="CMU Serif"/>
              <w:sz w:val="24"/>
            </w:rPr>
          </w:rPrChange>
        </w:rPr>
        <w:t>rang</w:t>
      </w:r>
      <w:r w:rsidR="00896DCB" w:rsidRPr="009A1F47">
        <w:rPr>
          <w:rFonts w:ascii="CMU Serif" w:hAnsi="CMU Serif" w:cs="CMU Serif"/>
          <w:sz w:val="26"/>
          <w:rPrChange w:id="711" w:author="Fife,Austin N" w:date="2018-11-07T14:49:00Z">
            <w:rPr>
              <w:rFonts w:ascii="CMU Serif" w:hAnsi="CMU Serif" w:cs="CMU Serif"/>
              <w:sz w:val="24"/>
            </w:rPr>
          </w:rPrChange>
        </w:rPr>
        <w:t>ed</w:t>
      </w:r>
      <w:r w:rsidR="009C06C6" w:rsidRPr="009A1F47">
        <w:rPr>
          <w:rFonts w:ascii="CMU Serif" w:hAnsi="CMU Serif" w:cs="CMU Serif"/>
          <w:sz w:val="26"/>
          <w:rPrChange w:id="712" w:author="Fife,Austin N" w:date="2018-11-07T14:49:00Z">
            <w:rPr>
              <w:rFonts w:ascii="CMU Serif" w:hAnsi="CMU Serif" w:cs="CMU Serif"/>
              <w:sz w:val="24"/>
            </w:rPr>
          </w:rPrChange>
        </w:rPr>
        <w:t xml:space="preserve"> from 43% to 93% </w:t>
      </w:r>
      <w:r w:rsidR="00FD003C" w:rsidRPr="009A1F47">
        <w:rPr>
          <w:rFonts w:ascii="CMU Serif" w:hAnsi="CMU Serif" w:cs="CMU Serif"/>
          <w:sz w:val="26"/>
          <w:rPrChange w:id="713" w:author="Fife,Austin N" w:date="2018-11-07T14:49:00Z">
            <w:rPr>
              <w:rFonts w:ascii="CMU Serif" w:hAnsi="CMU Serif" w:cs="CMU Serif"/>
              <w:sz w:val="24"/>
            </w:rPr>
          </w:rPrChange>
        </w:rPr>
        <w:t xml:space="preserve">in some cases </w:t>
      </w:r>
      <w:r w:rsidR="009C06C6" w:rsidRPr="009A1F47">
        <w:rPr>
          <w:rFonts w:ascii="CMU Serif" w:hAnsi="CMU Serif" w:cs="CMU Serif"/>
          <w:sz w:val="26"/>
          <w:rPrChange w:id="714" w:author="Fife,Austin N" w:date="2018-11-07T14:49:00Z">
            <w:rPr>
              <w:rFonts w:ascii="CMU Serif" w:hAnsi="CMU Serif" w:cs="CMU Serif"/>
              <w:sz w:val="24"/>
            </w:rPr>
          </w:rPrChange>
        </w:rPr>
        <w:t>(</w:t>
      </w:r>
      <w:proofErr w:type="spellStart"/>
      <w:r w:rsidR="009C06C6" w:rsidRPr="009A1F47">
        <w:rPr>
          <w:rFonts w:ascii="CMU Serif" w:hAnsi="CMU Serif" w:cs="CMU Serif"/>
          <w:sz w:val="26"/>
          <w:rPrChange w:id="715" w:author="Fife,Austin N" w:date="2018-11-07T14:49:00Z">
            <w:rPr>
              <w:rFonts w:ascii="CMU Serif" w:hAnsi="CMU Serif" w:cs="CMU Serif"/>
              <w:sz w:val="24"/>
            </w:rPr>
          </w:rPrChange>
        </w:rPr>
        <w:t>Munyanzea</w:t>
      </w:r>
      <w:proofErr w:type="spellEnd"/>
      <w:r w:rsidR="009C06C6" w:rsidRPr="009A1F47">
        <w:rPr>
          <w:rFonts w:ascii="CMU Serif" w:hAnsi="CMU Serif" w:cs="CMU Serif"/>
          <w:sz w:val="26"/>
          <w:rPrChange w:id="716" w:author="Fife,Austin N" w:date="2018-11-07T14:49:00Z">
            <w:rPr>
              <w:rFonts w:ascii="CMU Serif" w:hAnsi="CMU Serif" w:cs="CMU Serif"/>
              <w:sz w:val="24"/>
            </w:rPr>
          </w:rPrChange>
        </w:rPr>
        <w:t xml:space="preserve"> et al. 2008, 2011).</w:t>
      </w:r>
    </w:p>
    <w:p w14:paraId="6E329AA5" w14:textId="06BEF7F7" w:rsidR="00D027C7" w:rsidRPr="009A1F47" w:rsidRDefault="009C06C6" w:rsidP="0075501E">
      <w:pPr>
        <w:widowControl w:val="0"/>
        <w:spacing w:line="480" w:lineRule="auto"/>
        <w:contextualSpacing/>
        <w:mirrorIndents/>
        <w:rPr>
          <w:rFonts w:ascii="CMU Serif" w:hAnsi="CMU Serif" w:cs="CMU Serif"/>
          <w:sz w:val="26"/>
          <w:rPrChange w:id="717" w:author="Fife,Austin N" w:date="2018-11-07T14:49:00Z">
            <w:rPr>
              <w:rFonts w:ascii="CMU Serif" w:hAnsi="CMU Serif" w:cs="CMU Serif"/>
              <w:sz w:val="24"/>
            </w:rPr>
          </w:rPrChange>
        </w:rPr>
      </w:pPr>
      <w:r w:rsidRPr="009A1F47">
        <w:rPr>
          <w:rFonts w:ascii="CMU Serif" w:hAnsi="CMU Serif" w:cs="CMU Serif"/>
          <w:sz w:val="26"/>
          <w:rPrChange w:id="718" w:author="Fife,Austin N" w:date="2018-11-07T14:49:00Z">
            <w:rPr>
              <w:rFonts w:ascii="CMU Serif" w:hAnsi="CMU Serif" w:cs="CMU Serif"/>
              <w:sz w:val="24"/>
            </w:rPr>
          </w:rPrChange>
        </w:rPr>
        <w:tab/>
      </w:r>
      <w:proofErr w:type="spellStart"/>
      <w:r w:rsidR="005A6E40" w:rsidRPr="009A1F47">
        <w:rPr>
          <w:rFonts w:ascii="CMU Serif" w:hAnsi="CMU Serif" w:cs="CMU Serif"/>
          <w:sz w:val="26"/>
          <w:rPrChange w:id="719" w:author="Fife,Austin N" w:date="2018-11-07T14:49:00Z">
            <w:rPr>
              <w:rFonts w:ascii="CMU Serif" w:hAnsi="CMU Serif" w:cs="CMU Serif"/>
              <w:sz w:val="24"/>
            </w:rPr>
          </w:rPrChange>
        </w:rPr>
        <w:t>Lso</w:t>
      </w:r>
      <w:proofErr w:type="spellEnd"/>
      <w:r w:rsidR="005A6E40" w:rsidRPr="009A1F47">
        <w:rPr>
          <w:rFonts w:ascii="CMU Serif" w:hAnsi="CMU Serif" w:cs="CMU Serif"/>
          <w:sz w:val="26"/>
          <w:rPrChange w:id="720" w:author="Fife,Austin N" w:date="2018-11-07T14:49:00Z">
            <w:rPr>
              <w:rFonts w:ascii="CMU Serif" w:hAnsi="CMU Serif" w:cs="CMU Serif"/>
              <w:sz w:val="24"/>
            </w:rPr>
          </w:rPrChange>
        </w:rPr>
        <w:t xml:space="preserve"> and </w:t>
      </w:r>
      <w:r w:rsidR="00E84AD1" w:rsidRPr="009A1F47">
        <w:rPr>
          <w:rFonts w:ascii="CMU Serif" w:hAnsi="CMU Serif" w:cs="CMU Serif"/>
          <w:sz w:val="26"/>
          <w:rPrChange w:id="721" w:author="Fife,Austin N" w:date="2018-11-07T14:49:00Z">
            <w:rPr>
              <w:rFonts w:ascii="CMU Serif" w:hAnsi="CMU Serif" w:cs="CMU Serif"/>
              <w:sz w:val="24"/>
            </w:rPr>
          </w:rPrChange>
        </w:rPr>
        <w:t>ZC</w:t>
      </w:r>
      <w:r w:rsidR="005A6E40" w:rsidRPr="009A1F47">
        <w:rPr>
          <w:rFonts w:ascii="CMU Serif" w:hAnsi="CMU Serif" w:cs="CMU Serif"/>
          <w:sz w:val="26"/>
          <w:rPrChange w:id="722" w:author="Fife,Austin N" w:date="2018-11-07T14:49:00Z">
            <w:rPr>
              <w:rFonts w:ascii="CMU Serif" w:hAnsi="CMU Serif" w:cs="CMU Serif"/>
              <w:sz w:val="24"/>
            </w:rPr>
          </w:rPrChange>
        </w:rPr>
        <w:t xml:space="preserve"> symptoms</w:t>
      </w:r>
      <w:r w:rsidR="00E84AD1" w:rsidRPr="009A1F47">
        <w:rPr>
          <w:rFonts w:ascii="CMU Serif" w:hAnsi="CMU Serif" w:cs="CMU Serif"/>
          <w:sz w:val="26"/>
          <w:rPrChange w:id="723" w:author="Fife,Austin N" w:date="2018-11-07T14:49:00Z">
            <w:rPr>
              <w:rFonts w:ascii="CMU Serif" w:hAnsi="CMU Serif" w:cs="CMU Serif"/>
              <w:sz w:val="24"/>
            </w:rPr>
          </w:rPrChange>
        </w:rPr>
        <w:t xml:space="preserve"> </w:t>
      </w:r>
      <w:r w:rsidR="005A6E40" w:rsidRPr="009A1F47">
        <w:rPr>
          <w:rFonts w:ascii="CMU Serif" w:hAnsi="CMU Serif" w:cs="CMU Serif"/>
          <w:sz w:val="26"/>
          <w:rPrChange w:id="724" w:author="Fife,Austin N" w:date="2018-11-07T14:49:00Z">
            <w:rPr>
              <w:rFonts w:ascii="CMU Serif" w:hAnsi="CMU Serif" w:cs="CMU Serif"/>
              <w:sz w:val="24"/>
            </w:rPr>
          </w:rPrChange>
        </w:rPr>
        <w:t xml:space="preserve">were first </w:t>
      </w:r>
      <w:r w:rsidR="00E84AD1" w:rsidRPr="009A1F47">
        <w:rPr>
          <w:rFonts w:ascii="CMU Serif" w:hAnsi="CMU Serif" w:cs="CMU Serif"/>
          <w:sz w:val="26"/>
          <w:rPrChange w:id="725" w:author="Fife,Austin N" w:date="2018-11-07T14:49:00Z">
            <w:rPr>
              <w:rFonts w:ascii="CMU Serif" w:hAnsi="CMU Serif" w:cs="CMU Serif"/>
              <w:sz w:val="24"/>
            </w:rPr>
          </w:rPrChange>
        </w:rPr>
        <w:t>described in 1994 in Mexico (</w:t>
      </w:r>
      <w:proofErr w:type="spellStart"/>
      <w:r w:rsidR="00E84AD1" w:rsidRPr="009A1F47">
        <w:rPr>
          <w:rFonts w:ascii="CMU Serif" w:hAnsi="CMU Serif" w:cs="CMU Serif"/>
          <w:sz w:val="26"/>
          <w:rPrChange w:id="726" w:author="Fife,Austin N" w:date="2018-11-07T14:49:00Z">
            <w:rPr>
              <w:rFonts w:ascii="CMU Serif" w:hAnsi="CMU Serif" w:cs="CMU Serif"/>
              <w:sz w:val="24"/>
            </w:rPr>
          </w:rPrChange>
        </w:rPr>
        <w:t>Secor</w:t>
      </w:r>
      <w:proofErr w:type="spellEnd"/>
      <w:r w:rsidR="00E84AD1" w:rsidRPr="009A1F47">
        <w:rPr>
          <w:rFonts w:ascii="CMU Serif" w:hAnsi="CMU Serif" w:cs="CMU Serif"/>
          <w:sz w:val="26"/>
          <w:rPrChange w:id="727" w:author="Fife,Austin N" w:date="2018-11-07T14:49:00Z">
            <w:rPr>
              <w:rFonts w:ascii="CMU Serif" w:hAnsi="CMU Serif" w:cs="CMU Serif"/>
              <w:sz w:val="24"/>
            </w:rPr>
          </w:rPrChange>
        </w:rPr>
        <w:t xml:space="preserve"> and Rivera-</w:t>
      </w:r>
      <w:proofErr w:type="spellStart"/>
      <w:r w:rsidR="00E84AD1" w:rsidRPr="009A1F47">
        <w:rPr>
          <w:rFonts w:ascii="CMU Serif" w:hAnsi="CMU Serif" w:cs="CMU Serif"/>
          <w:sz w:val="26"/>
          <w:rPrChange w:id="728" w:author="Fife,Austin N" w:date="2018-11-07T14:49:00Z">
            <w:rPr>
              <w:rFonts w:ascii="CMU Serif" w:hAnsi="CMU Serif" w:cs="CMU Serif"/>
              <w:sz w:val="24"/>
            </w:rPr>
          </w:rPrChange>
        </w:rPr>
        <w:t>Varas</w:t>
      </w:r>
      <w:proofErr w:type="spellEnd"/>
      <w:r w:rsidR="00E84AD1" w:rsidRPr="009A1F47">
        <w:rPr>
          <w:rFonts w:ascii="CMU Serif" w:hAnsi="CMU Serif" w:cs="CMU Serif"/>
          <w:sz w:val="26"/>
          <w:rPrChange w:id="729" w:author="Fife,Austin N" w:date="2018-11-07T14:49:00Z">
            <w:rPr>
              <w:rFonts w:ascii="CMU Serif" w:hAnsi="CMU Serif" w:cs="CMU Serif"/>
              <w:sz w:val="24"/>
            </w:rPr>
          </w:rPrChange>
        </w:rPr>
        <w:t xml:space="preserve"> 2004, </w:t>
      </w:r>
      <w:proofErr w:type="spellStart"/>
      <w:r w:rsidR="00E84AD1" w:rsidRPr="009A1F47">
        <w:rPr>
          <w:rFonts w:ascii="CMU Serif" w:hAnsi="CMU Serif" w:cs="CMU Serif"/>
          <w:sz w:val="26"/>
          <w:rPrChange w:id="730" w:author="Fife,Austin N" w:date="2018-11-07T14:49:00Z">
            <w:rPr>
              <w:rFonts w:ascii="CMU Serif" w:hAnsi="CMU Serif" w:cs="CMU Serif"/>
              <w:sz w:val="24"/>
            </w:rPr>
          </w:rPrChange>
        </w:rPr>
        <w:t>Munyanzea</w:t>
      </w:r>
      <w:proofErr w:type="spellEnd"/>
      <w:r w:rsidR="00E84AD1" w:rsidRPr="009A1F47">
        <w:rPr>
          <w:rFonts w:ascii="CMU Serif" w:hAnsi="CMU Serif" w:cs="CMU Serif"/>
          <w:sz w:val="26"/>
          <w:rPrChange w:id="731" w:author="Fife,Austin N" w:date="2018-11-07T14:49:00Z">
            <w:rPr>
              <w:rFonts w:ascii="CMU Serif" w:hAnsi="CMU Serif" w:cs="CMU Serif"/>
              <w:sz w:val="24"/>
            </w:rPr>
          </w:rPrChange>
        </w:rPr>
        <w:t xml:space="preserve"> et al. 2009) and was detected in the United States in 2009 (Abad et. al 2009)</w:t>
      </w:r>
      <w:r w:rsidR="005F17BF" w:rsidRPr="009A1F47">
        <w:rPr>
          <w:rFonts w:ascii="CMU Serif" w:hAnsi="CMU Serif" w:cs="CMU Serif"/>
          <w:sz w:val="26"/>
          <w:rPrChange w:id="732" w:author="Fife,Austin N" w:date="2018-11-07T14:49:00Z">
            <w:rPr>
              <w:rFonts w:ascii="CMU Serif" w:hAnsi="CMU Serif" w:cs="CMU Serif"/>
              <w:sz w:val="24"/>
            </w:rPr>
          </w:rPrChange>
        </w:rPr>
        <w:t>.</w:t>
      </w:r>
      <w:r w:rsidR="00E84AD1" w:rsidRPr="009A1F47">
        <w:rPr>
          <w:rFonts w:ascii="CMU Serif" w:hAnsi="CMU Serif" w:cs="CMU Serif"/>
          <w:sz w:val="26"/>
          <w:rPrChange w:id="733" w:author="Fife,Austin N" w:date="2018-11-07T14:49:00Z">
            <w:rPr>
              <w:rFonts w:ascii="CMU Serif" w:hAnsi="CMU Serif" w:cs="CMU Serif"/>
              <w:sz w:val="24"/>
            </w:rPr>
          </w:rPrChange>
        </w:rPr>
        <w:t xml:space="preserve"> </w:t>
      </w:r>
      <w:proofErr w:type="spellStart"/>
      <w:r w:rsidR="005A6E40" w:rsidRPr="009A1F47">
        <w:rPr>
          <w:rFonts w:ascii="CMU Serif" w:hAnsi="CMU Serif" w:cs="CMU Serif"/>
          <w:sz w:val="26"/>
          <w:rPrChange w:id="734" w:author="Fife,Austin N" w:date="2018-11-07T14:49:00Z">
            <w:rPr>
              <w:rFonts w:ascii="CMU Serif" w:hAnsi="CMU Serif" w:cs="CMU Serif"/>
              <w:sz w:val="24"/>
            </w:rPr>
          </w:rPrChange>
        </w:rPr>
        <w:t>Lso</w:t>
      </w:r>
      <w:proofErr w:type="spellEnd"/>
      <w:r w:rsidR="005A6E40" w:rsidRPr="009A1F47">
        <w:rPr>
          <w:rFonts w:ascii="CMU Serif" w:hAnsi="CMU Serif" w:cs="CMU Serif"/>
          <w:sz w:val="26"/>
          <w:rPrChange w:id="735" w:author="Fife,Austin N" w:date="2018-11-07T14:49:00Z">
            <w:rPr>
              <w:rFonts w:ascii="CMU Serif" w:hAnsi="CMU Serif" w:cs="CMU Serif"/>
              <w:sz w:val="24"/>
            </w:rPr>
          </w:rPrChange>
        </w:rPr>
        <w:t xml:space="preserve"> and </w:t>
      </w:r>
      <w:r w:rsidR="00E84AD1" w:rsidRPr="009A1F47">
        <w:rPr>
          <w:rFonts w:ascii="CMU Serif" w:hAnsi="CMU Serif" w:cs="CMU Serif"/>
          <w:sz w:val="26"/>
          <w:rPrChange w:id="736" w:author="Fife,Austin N" w:date="2018-11-07T14:49:00Z">
            <w:rPr>
              <w:rFonts w:ascii="CMU Serif" w:hAnsi="CMU Serif" w:cs="CMU Serif"/>
              <w:sz w:val="24"/>
            </w:rPr>
          </w:rPrChange>
        </w:rPr>
        <w:t xml:space="preserve">ZC </w:t>
      </w:r>
      <w:r w:rsidR="005A6E40" w:rsidRPr="009A1F47">
        <w:rPr>
          <w:rFonts w:ascii="CMU Serif" w:hAnsi="CMU Serif" w:cs="CMU Serif"/>
          <w:sz w:val="26"/>
          <w:rPrChange w:id="737" w:author="Fife,Austin N" w:date="2018-11-07T14:49:00Z">
            <w:rPr>
              <w:rFonts w:ascii="CMU Serif" w:hAnsi="CMU Serif" w:cs="CMU Serif"/>
              <w:sz w:val="24"/>
            </w:rPr>
          </w:rPrChange>
        </w:rPr>
        <w:t xml:space="preserve">were </w:t>
      </w:r>
      <w:r w:rsidR="005F17BF" w:rsidRPr="009A1F47">
        <w:rPr>
          <w:rFonts w:ascii="CMU Serif" w:hAnsi="CMU Serif" w:cs="CMU Serif"/>
          <w:sz w:val="26"/>
          <w:rPrChange w:id="738" w:author="Fife,Austin N" w:date="2018-11-07T14:49:00Z">
            <w:rPr>
              <w:rFonts w:ascii="CMU Serif" w:hAnsi="CMU Serif" w:cs="CMU Serif"/>
              <w:sz w:val="24"/>
            </w:rPr>
          </w:rPrChange>
        </w:rPr>
        <w:t>first detected</w:t>
      </w:r>
      <w:r w:rsidR="00E84AD1" w:rsidRPr="009A1F47">
        <w:rPr>
          <w:rFonts w:ascii="CMU Serif" w:hAnsi="CMU Serif" w:cs="CMU Serif"/>
          <w:sz w:val="26"/>
          <w:rPrChange w:id="739" w:author="Fife,Austin N" w:date="2018-11-07T14:49:00Z">
            <w:rPr>
              <w:rFonts w:ascii="CMU Serif" w:hAnsi="CMU Serif" w:cs="CMU Serif"/>
              <w:sz w:val="24"/>
            </w:rPr>
          </w:rPrChange>
        </w:rPr>
        <w:t xml:space="preserve"> in the Pacific Northwest </w:t>
      </w:r>
      <w:r w:rsidR="005D5E1C" w:rsidRPr="009A1F47">
        <w:rPr>
          <w:rFonts w:ascii="CMU Serif" w:hAnsi="CMU Serif" w:cs="CMU Serif"/>
          <w:sz w:val="26"/>
          <w:rPrChange w:id="740" w:author="Fife,Austin N" w:date="2018-11-07T14:49:00Z">
            <w:rPr>
              <w:rFonts w:ascii="CMU Serif" w:hAnsi="CMU Serif" w:cs="CMU Serif"/>
              <w:sz w:val="24"/>
            </w:rPr>
          </w:rPrChange>
        </w:rPr>
        <w:t xml:space="preserve">(PNW) </w:t>
      </w:r>
      <w:r w:rsidR="00E84AD1" w:rsidRPr="009A1F47">
        <w:rPr>
          <w:rFonts w:ascii="CMU Serif" w:hAnsi="CMU Serif" w:cs="CMU Serif"/>
          <w:sz w:val="26"/>
          <w:rPrChange w:id="741" w:author="Fife,Austin N" w:date="2018-11-07T14:49:00Z">
            <w:rPr>
              <w:rFonts w:ascii="CMU Serif" w:hAnsi="CMU Serif" w:cs="CMU Serif"/>
              <w:sz w:val="24"/>
            </w:rPr>
          </w:rPrChange>
        </w:rPr>
        <w:t xml:space="preserve">states of Idaho, Washington, and Oregon in 2011 (Murphy et al. 2012, </w:t>
      </w:r>
      <w:proofErr w:type="spellStart"/>
      <w:r w:rsidR="00E84AD1" w:rsidRPr="009A1F47">
        <w:rPr>
          <w:rFonts w:ascii="CMU Serif" w:hAnsi="CMU Serif" w:cs="CMU Serif"/>
          <w:sz w:val="26"/>
          <w:rPrChange w:id="742" w:author="Fife,Austin N" w:date="2018-11-07T14:49:00Z">
            <w:rPr>
              <w:rFonts w:ascii="CMU Serif" w:hAnsi="CMU Serif" w:cs="CMU Serif"/>
              <w:sz w:val="24"/>
            </w:rPr>
          </w:rPrChange>
        </w:rPr>
        <w:t>Crosslin</w:t>
      </w:r>
      <w:proofErr w:type="spellEnd"/>
      <w:r w:rsidR="00E84AD1" w:rsidRPr="009A1F47">
        <w:rPr>
          <w:rFonts w:ascii="CMU Serif" w:hAnsi="CMU Serif" w:cs="CMU Serif"/>
          <w:sz w:val="26"/>
          <w:rPrChange w:id="743" w:author="Fife,Austin N" w:date="2018-11-07T14:49:00Z">
            <w:rPr>
              <w:rFonts w:ascii="CMU Serif" w:hAnsi="CMU Serif" w:cs="CMU Serif"/>
              <w:sz w:val="24"/>
            </w:rPr>
          </w:rPrChange>
        </w:rPr>
        <w:t xml:space="preserve"> et al. 2012). </w:t>
      </w:r>
      <w:r w:rsidR="005D5E1C" w:rsidRPr="009A1F47">
        <w:rPr>
          <w:rFonts w:ascii="CMU Serif" w:hAnsi="CMU Serif" w:cs="CMU Serif"/>
          <w:sz w:val="26"/>
          <w:rPrChange w:id="744" w:author="Fife,Austin N" w:date="2018-11-07T14:49:00Z">
            <w:rPr>
              <w:rFonts w:ascii="CMU Serif" w:hAnsi="CMU Serif" w:cs="CMU Serif"/>
              <w:sz w:val="24"/>
            </w:rPr>
          </w:rPrChange>
        </w:rPr>
        <w:t xml:space="preserve">Since 2011, </w:t>
      </w:r>
      <w:proofErr w:type="spellStart"/>
      <w:r w:rsidR="005A6E40" w:rsidRPr="009A1F47">
        <w:rPr>
          <w:rFonts w:ascii="CMU Serif" w:hAnsi="CMU Serif" w:cs="CMU Serif"/>
          <w:sz w:val="26"/>
          <w:rPrChange w:id="745" w:author="Fife,Austin N" w:date="2018-11-07T14:49:00Z">
            <w:rPr>
              <w:rFonts w:ascii="CMU Serif" w:hAnsi="CMU Serif" w:cs="CMU Serif"/>
              <w:sz w:val="24"/>
            </w:rPr>
          </w:rPrChange>
        </w:rPr>
        <w:t>Lso</w:t>
      </w:r>
      <w:proofErr w:type="spellEnd"/>
      <w:r w:rsidR="005A6E40" w:rsidRPr="009A1F47">
        <w:rPr>
          <w:rFonts w:ascii="CMU Serif" w:hAnsi="CMU Serif" w:cs="CMU Serif"/>
          <w:sz w:val="26"/>
          <w:rPrChange w:id="746" w:author="Fife,Austin N" w:date="2018-11-07T14:49:00Z">
            <w:rPr>
              <w:rFonts w:ascii="CMU Serif" w:hAnsi="CMU Serif" w:cs="CMU Serif"/>
              <w:sz w:val="24"/>
            </w:rPr>
          </w:rPrChange>
        </w:rPr>
        <w:t xml:space="preserve"> and ZC </w:t>
      </w:r>
      <w:r w:rsidR="005D5E1C" w:rsidRPr="009A1F47">
        <w:rPr>
          <w:rFonts w:ascii="CMU Serif" w:hAnsi="CMU Serif" w:cs="CMU Serif"/>
          <w:sz w:val="26"/>
          <w:rPrChange w:id="747" w:author="Fife,Austin N" w:date="2018-11-07T14:49:00Z">
            <w:rPr>
              <w:rFonts w:ascii="CMU Serif" w:hAnsi="CMU Serif" w:cs="CMU Serif"/>
              <w:sz w:val="24"/>
            </w:rPr>
          </w:rPrChange>
        </w:rPr>
        <w:t>ha</w:t>
      </w:r>
      <w:r w:rsidR="005A6E40" w:rsidRPr="009A1F47">
        <w:rPr>
          <w:rFonts w:ascii="CMU Serif" w:hAnsi="CMU Serif" w:cs="CMU Serif"/>
          <w:sz w:val="26"/>
          <w:rPrChange w:id="748" w:author="Fife,Austin N" w:date="2018-11-07T14:49:00Z">
            <w:rPr>
              <w:rFonts w:ascii="CMU Serif" w:hAnsi="CMU Serif" w:cs="CMU Serif"/>
              <w:sz w:val="24"/>
            </w:rPr>
          </w:rPrChange>
        </w:rPr>
        <w:t>ve</w:t>
      </w:r>
      <w:r w:rsidR="005D5E1C" w:rsidRPr="009A1F47">
        <w:rPr>
          <w:rFonts w:ascii="CMU Serif" w:hAnsi="CMU Serif" w:cs="CMU Serif"/>
          <w:sz w:val="26"/>
          <w:rPrChange w:id="749" w:author="Fife,Austin N" w:date="2018-11-07T14:49:00Z">
            <w:rPr>
              <w:rFonts w:ascii="CMU Serif" w:hAnsi="CMU Serif" w:cs="CMU Serif"/>
              <w:sz w:val="24"/>
            </w:rPr>
          </w:rPrChange>
        </w:rPr>
        <w:t xml:space="preserve"> remain</w:t>
      </w:r>
      <w:r w:rsidR="005A6E40" w:rsidRPr="009A1F47">
        <w:rPr>
          <w:rFonts w:ascii="CMU Serif" w:hAnsi="CMU Serif" w:cs="CMU Serif"/>
          <w:sz w:val="26"/>
          <w:rPrChange w:id="750" w:author="Fife,Austin N" w:date="2018-11-07T14:49:00Z">
            <w:rPr>
              <w:rFonts w:ascii="CMU Serif" w:hAnsi="CMU Serif" w:cs="CMU Serif"/>
              <w:sz w:val="24"/>
            </w:rPr>
          </w:rPrChange>
        </w:rPr>
        <w:t>ed</w:t>
      </w:r>
      <w:r w:rsidR="005D5E1C" w:rsidRPr="009A1F47">
        <w:rPr>
          <w:rFonts w:ascii="CMU Serif" w:hAnsi="CMU Serif" w:cs="CMU Serif"/>
          <w:sz w:val="26"/>
          <w:rPrChange w:id="751" w:author="Fife,Austin N" w:date="2018-11-07T14:49:00Z">
            <w:rPr>
              <w:rFonts w:ascii="CMU Serif" w:hAnsi="CMU Serif" w:cs="CMU Serif"/>
              <w:sz w:val="24"/>
            </w:rPr>
          </w:rPrChange>
        </w:rPr>
        <w:t xml:space="preserve"> a</w:t>
      </w:r>
      <w:r w:rsidR="005A6E40" w:rsidRPr="009A1F47">
        <w:rPr>
          <w:rFonts w:ascii="CMU Serif" w:hAnsi="CMU Serif" w:cs="CMU Serif"/>
          <w:sz w:val="26"/>
          <w:rPrChange w:id="752" w:author="Fife,Austin N" w:date="2018-11-07T14:49:00Z">
            <w:rPr>
              <w:rFonts w:ascii="CMU Serif" w:hAnsi="CMU Serif" w:cs="CMU Serif"/>
              <w:sz w:val="24"/>
            </w:rPr>
          </w:rPrChange>
        </w:rPr>
        <w:t xml:space="preserve"> continuing</w:t>
      </w:r>
      <w:r w:rsidR="005D5E1C" w:rsidRPr="009A1F47">
        <w:rPr>
          <w:rFonts w:ascii="CMU Serif" w:hAnsi="CMU Serif" w:cs="CMU Serif"/>
          <w:sz w:val="26"/>
          <w:rPrChange w:id="753" w:author="Fife,Austin N" w:date="2018-11-07T14:49:00Z">
            <w:rPr>
              <w:rFonts w:ascii="CMU Serif" w:hAnsi="CMU Serif" w:cs="CMU Serif"/>
              <w:sz w:val="24"/>
            </w:rPr>
          </w:rPrChange>
        </w:rPr>
        <w:t xml:space="preserve"> threat to potato production in the PNW and contribute substantively to production costs (</w:t>
      </w:r>
      <w:r w:rsidR="00C36862" w:rsidRPr="009A1F47">
        <w:rPr>
          <w:rFonts w:ascii="CMU Serif" w:hAnsi="CMU Serif" w:cs="CMU Serif"/>
          <w:sz w:val="26"/>
          <w:rPrChange w:id="754" w:author="Fife,Austin N" w:date="2018-11-07T14:49:00Z">
            <w:rPr>
              <w:rFonts w:ascii="CMU Serif" w:hAnsi="CMU Serif" w:cs="CMU Serif"/>
              <w:sz w:val="24"/>
            </w:rPr>
          </w:rPrChange>
        </w:rPr>
        <w:t>Greenway</w:t>
      </w:r>
      <w:r w:rsidR="006E154B" w:rsidRPr="009A1F47">
        <w:rPr>
          <w:rFonts w:ascii="CMU Serif" w:hAnsi="CMU Serif" w:cs="CMU Serif"/>
          <w:sz w:val="26"/>
          <w:rPrChange w:id="755" w:author="Fife,Austin N" w:date="2018-11-07T14:49:00Z">
            <w:rPr>
              <w:rFonts w:ascii="CMU Serif" w:hAnsi="CMU Serif" w:cs="CMU Serif"/>
              <w:sz w:val="24"/>
            </w:rPr>
          </w:rPrChange>
        </w:rPr>
        <w:t>, 2014,</w:t>
      </w:r>
      <w:r w:rsidR="00C36862" w:rsidRPr="009A1F47">
        <w:rPr>
          <w:rFonts w:ascii="CMU Serif" w:hAnsi="CMU Serif" w:cs="CMU Serif"/>
          <w:sz w:val="26"/>
          <w:rPrChange w:id="756" w:author="Fife,Austin N" w:date="2018-11-07T14:49:00Z">
            <w:rPr>
              <w:rFonts w:ascii="CMU Serif" w:hAnsi="CMU Serif" w:cs="CMU Serif"/>
              <w:sz w:val="24"/>
            </w:rPr>
          </w:rPrChange>
        </w:rPr>
        <w:t xml:space="preserve"> </w:t>
      </w:r>
      <w:r w:rsidR="006E154B" w:rsidRPr="009A1F47">
        <w:rPr>
          <w:rFonts w:ascii="CMU Serif" w:hAnsi="CMU Serif" w:cs="CMU Serif"/>
          <w:sz w:val="26"/>
          <w:rPrChange w:id="757" w:author="Fife,Austin N" w:date="2018-11-07T14:49:00Z">
            <w:rPr>
              <w:rFonts w:ascii="CMU Serif" w:hAnsi="CMU Serif" w:cs="CMU Serif"/>
              <w:sz w:val="24"/>
            </w:rPr>
          </w:rPrChange>
        </w:rPr>
        <w:t xml:space="preserve">Greenway and </w:t>
      </w:r>
      <w:proofErr w:type="spellStart"/>
      <w:r w:rsidR="006E154B" w:rsidRPr="009A1F47">
        <w:rPr>
          <w:rFonts w:ascii="CMU Serif" w:hAnsi="CMU Serif" w:cs="CMU Serif"/>
          <w:sz w:val="26"/>
          <w:rPrChange w:id="758" w:author="Fife,Austin N" w:date="2018-11-07T14:49:00Z">
            <w:rPr>
              <w:rFonts w:ascii="CMU Serif" w:hAnsi="CMU Serif" w:cs="CMU Serif"/>
              <w:sz w:val="24"/>
            </w:rPr>
          </w:rPrChange>
        </w:rPr>
        <w:t>Rondon</w:t>
      </w:r>
      <w:proofErr w:type="spellEnd"/>
      <w:r w:rsidR="006E154B" w:rsidRPr="009A1F47">
        <w:rPr>
          <w:rFonts w:ascii="CMU Serif" w:hAnsi="CMU Serif" w:cs="CMU Serif"/>
          <w:sz w:val="26"/>
          <w:rPrChange w:id="759" w:author="Fife,Austin N" w:date="2018-11-07T14:49:00Z">
            <w:rPr>
              <w:rFonts w:ascii="CMU Serif" w:hAnsi="CMU Serif" w:cs="CMU Serif"/>
              <w:sz w:val="24"/>
            </w:rPr>
          </w:rPrChange>
        </w:rPr>
        <w:t xml:space="preserve"> 2018, Guenther et. al. 2012, </w:t>
      </w:r>
      <w:r w:rsidR="005D5E1C" w:rsidRPr="009A1F47">
        <w:rPr>
          <w:rFonts w:ascii="CMU Serif" w:hAnsi="CMU Serif" w:cs="CMU Serif"/>
          <w:sz w:val="26"/>
          <w:rPrChange w:id="760" w:author="Fife,Austin N" w:date="2018-11-07T14:49:00Z">
            <w:rPr>
              <w:rFonts w:ascii="CMU Serif" w:hAnsi="CMU Serif" w:cs="CMU Serif"/>
              <w:sz w:val="24"/>
            </w:rPr>
          </w:rPrChange>
        </w:rPr>
        <w:t xml:space="preserve">Wenninger et al. 2017). </w:t>
      </w:r>
    </w:p>
    <w:p w14:paraId="6AEBEEE8" w14:textId="10FBC139" w:rsidR="00E84AD1" w:rsidRPr="009A1F47" w:rsidRDefault="00D027C7" w:rsidP="0075501E">
      <w:pPr>
        <w:widowControl w:val="0"/>
        <w:spacing w:line="480" w:lineRule="auto"/>
        <w:contextualSpacing/>
        <w:mirrorIndents/>
        <w:rPr>
          <w:rFonts w:ascii="CMU Serif" w:hAnsi="CMU Serif" w:cs="CMU Serif"/>
          <w:sz w:val="26"/>
          <w:rPrChange w:id="761" w:author="Fife,Austin N" w:date="2018-11-07T14:49:00Z">
            <w:rPr>
              <w:rFonts w:ascii="CMU Serif" w:hAnsi="CMU Serif" w:cs="CMU Serif"/>
              <w:sz w:val="24"/>
            </w:rPr>
          </w:rPrChange>
        </w:rPr>
      </w:pPr>
      <w:r w:rsidRPr="009A1F47">
        <w:rPr>
          <w:rFonts w:ascii="CMU Serif" w:hAnsi="CMU Serif" w:cs="CMU Serif"/>
          <w:sz w:val="26"/>
          <w:rPrChange w:id="762" w:author="Fife,Austin N" w:date="2018-11-07T14:49:00Z">
            <w:rPr>
              <w:rFonts w:ascii="CMU Serif" w:hAnsi="CMU Serif" w:cs="CMU Serif"/>
              <w:sz w:val="24"/>
            </w:rPr>
          </w:rPrChange>
        </w:rPr>
        <w:lastRenderedPageBreak/>
        <w:tab/>
      </w:r>
      <w:r w:rsidR="00E84AD1" w:rsidRPr="009A1F47">
        <w:rPr>
          <w:rFonts w:ascii="CMU Serif" w:hAnsi="CMU Serif" w:cs="CMU Serif"/>
          <w:sz w:val="26"/>
          <w:rPrChange w:id="763" w:author="Fife,Austin N" w:date="2018-11-07T14:49:00Z">
            <w:rPr>
              <w:rFonts w:ascii="CMU Serif" w:hAnsi="CMU Serif" w:cs="CMU Serif"/>
              <w:sz w:val="24"/>
            </w:rPr>
          </w:rPrChange>
        </w:rPr>
        <w:t xml:space="preserve">Various pest management practices have been investigated for management of </w:t>
      </w:r>
      <w:proofErr w:type="spellStart"/>
      <w:r w:rsidR="005B113E" w:rsidRPr="009A1F47">
        <w:rPr>
          <w:rFonts w:ascii="CMU Serif" w:hAnsi="CMU Serif" w:cs="CMU Serif"/>
          <w:sz w:val="26"/>
          <w:rPrChange w:id="764" w:author="Fife,Austin N" w:date="2018-11-07T14:49:00Z">
            <w:rPr>
              <w:rFonts w:ascii="CMU Serif" w:hAnsi="CMU Serif" w:cs="CMU Serif"/>
              <w:sz w:val="24"/>
            </w:rPr>
          </w:rPrChange>
        </w:rPr>
        <w:t>Lso</w:t>
      </w:r>
      <w:proofErr w:type="spellEnd"/>
      <w:r w:rsidR="005B113E" w:rsidRPr="009A1F47">
        <w:rPr>
          <w:rFonts w:ascii="CMU Serif" w:hAnsi="CMU Serif" w:cs="CMU Serif"/>
          <w:sz w:val="26"/>
          <w:rPrChange w:id="765" w:author="Fife,Austin N" w:date="2018-11-07T14:49:00Z">
            <w:rPr>
              <w:rFonts w:ascii="CMU Serif" w:hAnsi="CMU Serif" w:cs="CMU Serif"/>
              <w:sz w:val="24"/>
            </w:rPr>
          </w:rPrChange>
        </w:rPr>
        <w:t xml:space="preserve"> and </w:t>
      </w:r>
      <w:r w:rsidR="00422469" w:rsidRPr="009A1F47">
        <w:rPr>
          <w:rFonts w:ascii="CMU Serif" w:hAnsi="CMU Serif" w:cs="CMU Serif"/>
          <w:sz w:val="26"/>
          <w:rPrChange w:id="766" w:author="Fife,Austin N" w:date="2018-11-07T14:49:00Z">
            <w:rPr>
              <w:rFonts w:ascii="CMU Serif" w:hAnsi="CMU Serif" w:cs="CMU Serif"/>
              <w:sz w:val="24"/>
            </w:rPr>
          </w:rPrChange>
        </w:rPr>
        <w:t>ZC</w:t>
      </w:r>
      <w:r w:rsidR="00E84AD1" w:rsidRPr="009A1F47">
        <w:rPr>
          <w:rFonts w:ascii="CMU Serif" w:hAnsi="CMU Serif" w:cs="CMU Serif"/>
          <w:sz w:val="26"/>
          <w:rPrChange w:id="767" w:author="Fife,Austin N" w:date="2018-11-07T14:49:00Z">
            <w:rPr>
              <w:rFonts w:ascii="CMU Serif" w:hAnsi="CMU Serif" w:cs="CMU Serif"/>
              <w:sz w:val="24"/>
            </w:rPr>
          </w:rPrChange>
        </w:rPr>
        <w:t xml:space="preserve">. </w:t>
      </w:r>
      <w:r w:rsidR="00F9590A" w:rsidRPr="009A1F47">
        <w:rPr>
          <w:rFonts w:ascii="CMU Serif" w:hAnsi="CMU Serif" w:cs="CMU Serif"/>
          <w:sz w:val="26"/>
          <w:rPrChange w:id="768" w:author="Fife,Austin N" w:date="2018-11-07T14:49:00Z">
            <w:rPr>
              <w:rFonts w:ascii="CMU Serif" w:hAnsi="CMU Serif" w:cs="CMU Serif"/>
              <w:sz w:val="24"/>
            </w:rPr>
          </w:rPrChange>
        </w:rPr>
        <w:t>P</w:t>
      </w:r>
      <w:r w:rsidR="009C06C6" w:rsidRPr="009A1F47">
        <w:rPr>
          <w:rFonts w:ascii="CMU Serif" w:hAnsi="CMU Serif" w:cs="CMU Serif"/>
          <w:sz w:val="26"/>
          <w:rPrChange w:id="769" w:author="Fife,Austin N" w:date="2018-11-07T14:49:00Z">
            <w:rPr>
              <w:rFonts w:ascii="CMU Serif" w:hAnsi="CMU Serif" w:cs="CMU Serif"/>
              <w:sz w:val="24"/>
            </w:rPr>
          </w:rPrChange>
        </w:rPr>
        <w:t>syllid m</w:t>
      </w:r>
      <w:r w:rsidR="00E84AD1" w:rsidRPr="009A1F47">
        <w:rPr>
          <w:rFonts w:ascii="CMU Serif" w:hAnsi="CMU Serif" w:cs="CMU Serif"/>
          <w:sz w:val="26"/>
          <w:rPrChange w:id="770" w:author="Fife,Austin N" w:date="2018-11-07T14:49:00Z">
            <w:rPr>
              <w:rFonts w:ascii="CMU Serif" w:hAnsi="CMU Serif" w:cs="CMU Serif"/>
              <w:sz w:val="24"/>
            </w:rPr>
          </w:rPrChange>
        </w:rPr>
        <w:t xml:space="preserve">anagement </w:t>
      </w:r>
      <w:r w:rsidR="00F9590A" w:rsidRPr="009A1F47">
        <w:rPr>
          <w:rFonts w:ascii="CMU Serif" w:hAnsi="CMU Serif" w:cs="CMU Serif"/>
          <w:sz w:val="26"/>
          <w:rPrChange w:id="771" w:author="Fife,Austin N" w:date="2018-11-07T14:49:00Z">
            <w:rPr>
              <w:rFonts w:ascii="CMU Serif" w:hAnsi="CMU Serif" w:cs="CMU Serif"/>
              <w:sz w:val="24"/>
            </w:rPr>
          </w:rPrChange>
        </w:rPr>
        <w:t xml:space="preserve">traditionally </w:t>
      </w:r>
      <w:r w:rsidR="005B113E" w:rsidRPr="009A1F47">
        <w:rPr>
          <w:rFonts w:ascii="CMU Serif" w:hAnsi="CMU Serif" w:cs="CMU Serif"/>
          <w:sz w:val="26"/>
          <w:rPrChange w:id="772" w:author="Fife,Austin N" w:date="2018-11-07T14:49:00Z">
            <w:rPr>
              <w:rFonts w:ascii="CMU Serif" w:hAnsi="CMU Serif" w:cs="CMU Serif"/>
              <w:sz w:val="24"/>
            </w:rPr>
          </w:rPrChange>
        </w:rPr>
        <w:t xml:space="preserve">relies </w:t>
      </w:r>
      <w:r w:rsidR="00E84AD1" w:rsidRPr="009A1F47">
        <w:rPr>
          <w:rFonts w:ascii="CMU Serif" w:hAnsi="CMU Serif" w:cs="CMU Serif"/>
          <w:sz w:val="26"/>
          <w:rPrChange w:id="773" w:author="Fife,Austin N" w:date="2018-11-07T14:49:00Z">
            <w:rPr>
              <w:rFonts w:ascii="CMU Serif" w:hAnsi="CMU Serif" w:cs="CMU Serif"/>
              <w:sz w:val="24"/>
            </w:rPr>
          </w:rPrChange>
        </w:rPr>
        <w:t>on insecticides</w:t>
      </w:r>
      <w:r w:rsidR="00A01276" w:rsidRPr="009A1F47">
        <w:rPr>
          <w:rFonts w:ascii="CMU Serif" w:hAnsi="CMU Serif" w:cs="CMU Serif"/>
          <w:sz w:val="26"/>
          <w:rPrChange w:id="774" w:author="Fife,Austin N" w:date="2018-11-07T14:49:00Z">
            <w:rPr>
              <w:rFonts w:ascii="CMU Serif" w:hAnsi="CMU Serif" w:cs="CMU Serif"/>
              <w:sz w:val="24"/>
            </w:rPr>
          </w:rPrChange>
        </w:rPr>
        <w:t xml:space="preserve"> </w:t>
      </w:r>
      <w:r w:rsidR="00F9590A" w:rsidRPr="009A1F47">
        <w:rPr>
          <w:rFonts w:ascii="CMU Serif" w:hAnsi="CMU Serif" w:cs="CMU Serif"/>
          <w:sz w:val="26"/>
          <w:rPrChange w:id="775" w:author="Fife,Austin N" w:date="2018-11-07T14:49:00Z">
            <w:rPr>
              <w:rFonts w:ascii="CMU Serif" w:hAnsi="CMU Serif" w:cs="CMU Serif"/>
              <w:sz w:val="24"/>
            </w:rPr>
          </w:rPrChange>
        </w:rPr>
        <w:t xml:space="preserve">(Echegaray and </w:t>
      </w:r>
      <w:proofErr w:type="spellStart"/>
      <w:r w:rsidR="00F9590A" w:rsidRPr="009A1F47">
        <w:rPr>
          <w:rFonts w:ascii="CMU Serif" w:hAnsi="CMU Serif" w:cs="CMU Serif"/>
          <w:sz w:val="26"/>
          <w:rPrChange w:id="776" w:author="Fife,Austin N" w:date="2018-11-07T14:49:00Z">
            <w:rPr>
              <w:rFonts w:ascii="CMU Serif" w:hAnsi="CMU Serif" w:cs="CMU Serif"/>
              <w:sz w:val="24"/>
            </w:rPr>
          </w:rPrChange>
        </w:rPr>
        <w:t>Rondon</w:t>
      </w:r>
      <w:proofErr w:type="spellEnd"/>
      <w:r w:rsidR="00F9590A" w:rsidRPr="009A1F47">
        <w:rPr>
          <w:rFonts w:ascii="CMU Serif" w:hAnsi="CMU Serif" w:cs="CMU Serif"/>
          <w:sz w:val="26"/>
          <w:rPrChange w:id="777" w:author="Fife,Austin N" w:date="2018-11-07T14:49:00Z">
            <w:rPr>
              <w:rFonts w:ascii="CMU Serif" w:hAnsi="CMU Serif" w:cs="CMU Serif"/>
              <w:sz w:val="24"/>
            </w:rPr>
          </w:rPrChange>
        </w:rPr>
        <w:t xml:space="preserve"> 2017)</w:t>
      </w:r>
      <w:r w:rsidR="00A01276" w:rsidRPr="009A1F47">
        <w:rPr>
          <w:rFonts w:ascii="CMU Serif" w:hAnsi="CMU Serif" w:cs="CMU Serif"/>
          <w:sz w:val="26"/>
          <w:rPrChange w:id="778" w:author="Fife,Austin N" w:date="2018-11-07T14:49:00Z">
            <w:rPr>
              <w:rFonts w:ascii="CMU Serif" w:hAnsi="CMU Serif" w:cs="CMU Serif"/>
              <w:sz w:val="24"/>
            </w:rPr>
          </w:rPrChange>
        </w:rPr>
        <w:t xml:space="preserve"> to manage vector populations, using c</w:t>
      </w:r>
      <w:r w:rsidR="005B113E" w:rsidRPr="009A1F47">
        <w:rPr>
          <w:rFonts w:ascii="CMU Serif" w:hAnsi="CMU Serif" w:cs="CMU Serif"/>
          <w:sz w:val="26"/>
          <w:rPrChange w:id="779" w:author="Fife,Austin N" w:date="2018-11-07T14:49:00Z">
            <w:rPr>
              <w:rFonts w:ascii="CMU Serif" w:hAnsi="CMU Serif" w:cs="CMU Serif"/>
              <w:sz w:val="24"/>
            </w:rPr>
          </w:rPrChange>
        </w:rPr>
        <w:t>hemicals</w:t>
      </w:r>
      <w:r w:rsidR="00E84AD1" w:rsidRPr="009A1F47">
        <w:rPr>
          <w:rFonts w:ascii="CMU Serif" w:hAnsi="CMU Serif" w:cs="CMU Serif"/>
          <w:sz w:val="26"/>
          <w:rPrChange w:id="780" w:author="Fife,Austin N" w:date="2018-11-07T14:49:00Z">
            <w:rPr>
              <w:rFonts w:ascii="CMU Serif" w:hAnsi="CMU Serif" w:cs="CMU Serif"/>
              <w:sz w:val="24"/>
            </w:rPr>
          </w:rPrChange>
        </w:rPr>
        <w:t xml:space="preserve"> such as abamectin, imidacloprid, </w:t>
      </w:r>
      <w:proofErr w:type="spellStart"/>
      <w:r w:rsidR="00E84AD1" w:rsidRPr="009A1F47">
        <w:rPr>
          <w:rFonts w:ascii="CMU Serif" w:hAnsi="CMU Serif" w:cs="CMU Serif"/>
          <w:sz w:val="26"/>
          <w:rPrChange w:id="781" w:author="Fife,Austin N" w:date="2018-11-07T14:49:00Z">
            <w:rPr>
              <w:rFonts w:ascii="CMU Serif" w:hAnsi="CMU Serif" w:cs="CMU Serif"/>
              <w:sz w:val="24"/>
            </w:rPr>
          </w:rPrChange>
        </w:rPr>
        <w:t>spiromesifen</w:t>
      </w:r>
      <w:proofErr w:type="spellEnd"/>
      <w:r w:rsidR="00E84AD1" w:rsidRPr="009A1F47">
        <w:rPr>
          <w:rFonts w:ascii="CMU Serif" w:hAnsi="CMU Serif" w:cs="CMU Serif"/>
          <w:sz w:val="26"/>
          <w:rPrChange w:id="782" w:author="Fife,Austin N" w:date="2018-11-07T14:49:00Z">
            <w:rPr>
              <w:rFonts w:ascii="CMU Serif" w:hAnsi="CMU Serif" w:cs="CMU Serif"/>
              <w:sz w:val="24"/>
            </w:rPr>
          </w:rPrChange>
        </w:rPr>
        <w:t>, thiamethoxam and dinotefuran (</w:t>
      </w:r>
      <w:proofErr w:type="spellStart"/>
      <w:r w:rsidR="004C4359" w:rsidRPr="009A1F47">
        <w:rPr>
          <w:rFonts w:ascii="CMU Serif" w:hAnsi="CMU Serif" w:cs="CMU Serif"/>
          <w:sz w:val="26"/>
          <w:rPrChange w:id="783" w:author="Fife,Austin N" w:date="2018-11-07T14:49:00Z">
            <w:rPr>
              <w:rFonts w:ascii="CMU Serif" w:hAnsi="CMU Serif" w:cs="CMU Serif"/>
              <w:sz w:val="24"/>
            </w:rPr>
          </w:rPrChange>
        </w:rPr>
        <w:t>Gharalari</w:t>
      </w:r>
      <w:proofErr w:type="spellEnd"/>
      <w:r w:rsidR="004C4359" w:rsidRPr="009A1F47">
        <w:rPr>
          <w:rFonts w:ascii="CMU Serif" w:hAnsi="CMU Serif" w:cs="CMU Serif"/>
          <w:sz w:val="26"/>
          <w:rPrChange w:id="784" w:author="Fife,Austin N" w:date="2018-11-07T14:49:00Z">
            <w:rPr>
              <w:rFonts w:ascii="CMU Serif" w:hAnsi="CMU Serif" w:cs="CMU Serif"/>
              <w:sz w:val="24"/>
            </w:rPr>
          </w:rPrChange>
        </w:rPr>
        <w:t xml:space="preserve"> 2009, </w:t>
      </w:r>
      <w:r w:rsidR="00E84AD1" w:rsidRPr="009A1F47">
        <w:rPr>
          <w:rFonts w:ascii="CMU Serif" w:hAnsi="CMU Serif" w:cs="CMU Serif"/>
          <w:sz w:val="26"/>
          <w:rPrChange w:id="785" w:author="Fife,Austin N" w:date="2018-11-07T14:49:00Z">
            <w:rPr>
              <w:rFonts w:ascii="CMU Serif" w:hAnsi="CMU Serif" w:cs="CMU Serif"/>
              <w:sz w:val="24"/>
            </w:rPr>
          </w:rPrChange>
        </w:rPr>
        <w:t xml:space="preserve">Goolsby 2007b, </w:t>
      </w:r>
      <w:proofErr w:type="spellStart"/>
      <w:r w:rsidR="00E84AD1" w:rsidRPr="009A1F47">
        <w:rPr>
          <w:rFonts w:ascii="CMU Serif" w:hAnsi="CMU Serif" w:cs="CMU Serif"/>
          <w:sz w:val="26"/>
          <w:rPrChange w:id="786" w:author="Fife,Austin N" w:date="2018-11-07T14:49:00Z">
            <w:rPr>
              <w:rFonts w:ascii="CMU Serif" w:hAnsi="CMU Serif" w:cs="CMU Serif"/>
              <w:sz w:val="24"/>
            </w:rPr>
          </w:rPrChange>
        </w:rPr>
        <w:t>Guenthner</w:t>
      </w:r>
      <w:proofErr w:type="spellEnd"/>
      <w:r w:rsidR="00E84AD1" w:rsidRPr="009A1F47">
        <w:rPr>
          <w:rFonts w:ascii="CMU Serif" w:hAnsi="CMU Serif" w:cs="CMU Serif"/>
          <w:sz w:val="26"/>
          <w:rPrChange w:id="787" w:author="Fife,Austin N" w:date="2018-11-07T14:49:00Z">
            <w:rPr>
              <w:rFonts w:ascii="CMU Serif" w:hAnsi="CMU Serif" w:cs="CMU Serif"/>
              <w:sz w:val="24"/>
            </w:rPr>
          </w:rPrChange>
        </w:rPr>
        <w:t xml:space="preserve"> </w:t>
      </w:r>
      <w:r w:rsidR="00476A19" w:rsidRPr="009A1F47">
        <w:rPr>
          <w:rFonts w:ascii="CMU Serif" w:hAnsi="CMU Serif" w:cs="CMU Serif"/>
          <w:sz w:val="26"/>
          <w:rPrChange w:id="788" w:author="Fife,Austin N" w:date="2018-11-07T14:49:00Z">
            <w:rPr>
              <w:rFonts w:ascii="CMU Serif" w:hAnsi="CMU Serif" w:cs="CMU Serif"/>
              <w:sz w:val="24"/>
            </w:rPr>
          </w:rPrChange>
        </w:rPr>
        <w:t xml:space="preserve">et al. </w:t>
      </w:r>
      <w:r w:rsidR="00E84AD1" w:rsidRPr="009A1F47">
        <w:rPr>
          <w:rFonts w:ascii="CMU Serif" w:hAnsi="CMU Serif" w:cs="CMU Serif"/>
          <w:sz w:val="26"/>
          <w:rPrChange w:id="789" w:author="Fife,Austin N" w:date="2018-11-07T14:49:00Z">
            <w:rPr>
              <w:rFonts w:ascii="CMU Serif" w:hAnsi="CMU Serif" w:cs="CMU Serif"/>
              <w:sz w:val="24"/>
            </w:rPr>
          </w:rPrChange>
        </w:rPr>
        <w:t>2012</w:t>
      </w:r>
      <w:r w:rsidR="00214CE5" w:rsidRPr="009A1F47">
        <w:rPr>
          <w:rFonts w:ascii="CMU Serif" w:hAnsi="CMU Serif" w:cs="CMU Serif"/>
          <w:sz w:val="26"/>
          <w:rPrChange w:id="790" w:author="Fife,Austin N" w:date="2018-11-07T14:49:00Z">
            <w:rPr>
              <w:rFonts w:ascii="CMU Serif" w:hAnsi="CMU Serif" w:cs="CMU Serif"/>
              <w:sz w:val="24"/>
            </w:rPr>
          </w:rPrChange>
        </w:rPr>
        <w:t>, Vega-Gutierrez et al, 2008</w:t>
      </w:r>
      <w:r w:rsidR="00E84AD1" w:rsidRPr="009A1F47">
        <w:rPr>
          <w:rFonts w:ascii="CMU Serif" w:hAnsi="CMU Serif" w:cs="CMU Serif"/>
          <w:sz w:val="26"/>
          <w:rPrChange w:id="791" w:author="Fife,Austin N" w:date="2018-11-07T14:49:00Z">
            <w:rPr>
              <w:rFonts w:ascii="CMU Serif" w:hAnsi="CMU Serif" w:cs="CMU Serif"/>
              <w:sz w:val="24"/>
            </w:rPr>
          </w:rPrChange>
        </w:rPr>
        <w:t>).</w:t>
      </w:r>
      <w:r w:rsidR="009C06C6" w:rsidRPr="009A1F47">
        <w:rPr>
          <w:rFonts w:ascii="CMU Serif" w:hAnsi="CMU Serif" w:cs="CMU Serif"/>
          <w:sz w:val="26"/>
          <w:rPrChange w:id="792" w:author="Fife,Austin N" w:date="2018-11-07T14:49:00Z">
            <w:rPr>
              <w:rFonts w:ascii="CMU Serif" w:hAnsi="CMU Serif" w:cs="CMU Serif"/>
              <w:sz w:val="24"/>
            </w:rPr>
          </w:rPrChange>
        </w:rPr>
        <w:t xml:space="preserve"> </w:t>
      </w:r>
      <w:r w:rsidR="00D936F3" w:rsidRPr="009A1F47">
        <w:rPr>
          <w:rFonts w:ascii="CMU Serif" w:hAnsi="CMU Serif" w:cs="CMU Serif"/>
          <w:sz w:val="26"/>
          <w:rPrChange w:id="793" w:author="Fife,Austin N" w:date="2018-11-07T14:49:00Z">
            <w:rPr>
              <w:rFonts w:ascii="CMU Serif" w:hAnsi="CMU Serif" w:cs="CMU Serif"/>
              <w:sz w:val="24"/>
            </w:rPr>
          </w:rPrChange>
        </w:rPr>
        <w:t>P</w:t>
      </w:r>
      <w:r w:rsidR="009C06C6" w:rsidRPr="009A1F47">
        <w:rPr>
          <w:rFonts w:ascii="CMU Serif" w:hAnsi="CMU Serif" w:cs="CMU Serif"/>
          <w:sz w:val="26"/>
          <w:rPrChange w:id="794" w:author="Fife,Austin N" w:date="2018-11-07T14:49:00Z">
            <w:rPr>
              <w:rFonts w:ascii="CMU Serif" w:hAnsi="CMU Serif" w:cs="CMU Serif"/>
              <w:sz w:val="24"/>
            </w:rPr>
          </w:rPrChange>
        </w:rPr>
        <w:t xml:space="preserve">syllid populations </w:t>
      </w:r>
      <w:r w:rsidR="00D936F3" w:rsidRPr="009A1F47">
        <w:rPr>
          <w:rFonts w:ascii="CMU Serif" w:hAnsi="CMU Serif" w:cs="CMU Serif"/>
          <w:sz w:val="26"/>
          <w:rPrChange w:id="795" w:author="Fife,Austin N" w:date="2018-11-07T14:49:00Z">
            <w:rPr>
              <w:rFonts w:ascii="CMU Serif" w:hAnsi="CMU Serif" w:cs="CMU Serif"/>
              <w:sz w:val="24"/>
            </w:rPr>
          </w:rPrChange>
        </w:rPr>
        <w:t xml:space="preserve">have the potential to </w:t>
      </w:r>
      <w:r w:rsidR="009C06C6" w:rsidRPr="009A1F47">
        <w:rPr>
          <w:rFonts w:ascii="CMU Serif" w:hAnsi="CMU Serif" w:cs="CMU Serif"/>
          <w:sz w:val="26"/>
          <w:rPrChange w:id="796" w:author="Fife,Austin N" w:date="2018-11-07T14:49:00Z">
            <w:rPr>
              <w:rFonts w:ascii="CMU Serif" w:hAnsi="CMU Serif" w:cs="CMU Serif"/>
              <w:sz w:val="24"/>
            </w:rPr>
          </w:rPrChange>
        </w:rPr>
        <w:t>develop resistance to common insecticides</w:t>
      </w:r>
      <w:r w:rsidR="00214CE5" w:rsidRPr="009A1F47">
        <w:rPr>
          <w:rFonts w:ascii="CMU Serif" w:hAnsi="CMU Serif" w:cs="CMU Serif"/>
          <w:sz w:val="26"/>
          <w:rPrChange w:id="797" w:author="Fife,Austin N" w:date="2018-11-07T14:49:00Z">
            <w:rPr>
              <w:rFonts w:ascii="CMU Serif" w:hAnsi="CMU Serif" w:cs="CMU Serif"/>
              <w:sz w:val="24"/>
            </w:rPr>
          </w:rPrChange>
        </w:rPr>
        <w:t xml:space="preserve"> such as neonicotinoids</w:t>
      </w:r>
      <w:r w:rsidR="00D936F3" w:rsidRPr="009A1F47">
        <w:rPr>
          <w:rFonts w:ascii="CMU Serif" w:hAnsi="CMU Serif" w:cs="CMU Serif"/>
          <w:sz w:val="26"/>
          <w:rPrChange w:id="798" w:author="Fife,Austin N" w:date="2018-11-07T14:49:00Z">
            <w:rPr>
              <w:rFonts w:ascii="CMU Serif" w:hAnsi="CMU Serif" w:cs="CMU Serif"/>
              <w:sz w:val="24"/>
            </w:rPr>
          </w:rPrChange>
        </w:rPr>
        <w:t xml:space="preserve"> and abamectin</w:t>
      </w:r>
      <w:r w:rsidR="009C06C6" w:rsidRPr="009A1F47">
        <w:rPr>
          <w:rFonts w:ascii="CMU Serif" w:hAnsi="CMU Serif" w:cs="CMU Serif"/>
          <w:sz w:val="26"/>
          <w:rPrChange w:id="799" w:author="Fife,Austin N" w:date="2018-11-07T14:49:00Z">
            <w:rPr>
              <w:rFonts w:ascii="CMU Serif" w:hAnsi="CMU Serif" w:cs="CMU Serif"/>
              <w:sz w:val="24"/>
            </w:rPr>
          </w:rPrChange>
        </w:rPr>
        <w:t xml:space="preserve"> (Hernandez-Bautista et al, 2013, </w:t>
      </w:r>
      <w:r w:rsidR="00D936F3" w:rsidRPr="009A1F47">
        <w:rPr>
          <w:rFonts w:ascii="CMU Serif" w:hAnsi="CMU Serif" w:cs="CMU Serif"/>
          <w:sz w:val="26"/>
          <w:rPrChange w:id="800" w:author="Fife,Austin N" w:date="2018-11-07T14:49:00Z">
            <w:rPr>
              <w:rFonts w:ascii="CMU Serif" w:hAnsi="CMU Serif" w:cs="CMU Serif"/>
              <w:sz w:val="24"/>
            </w:rPr>
          </w:rPrChange>
        </w:rPr>
        <w:t xml:space="preserve">Chavez et. al. 2015, </w:t>
      </w:r>
      <w:r w:rsidR="009C06C6" w:rsidRPr="009A1F47">
        <w:rPr>
          <w:rFonts w:ascii="CMU Serif" w:hAnsi="CMU Serif" w:cs="CMU Serif"/>
          <w:sz w:val="26"/>
          <w:rPrChange w:id="801" w:author="Fife,Austin N" w:date="2018-11-07T14:49:00Z">
            <w:rPr>
              <w:rFonts w:ascii="CMU Serif" w:hAnsi="CMU Serif" w:cs="CMU Serif"/>
              <w:sz w:val="24"/>
            </w:rPr>
          </w:rPrChange>
        </w:rPr>
        <w:t xml:space="preserve">Liu and </w:t>
      </w:r>
      <w:proofErr w:type="spellStart"/>
      <w:r w:rsidR="009C06C6" w:rsidRPr="009A1F47">
        <w:rPr>
          <w:rFonts w:ascii="CMU Serif" w:hAnsi="CMU Serif" w:cs="CMU Serif"/>
          <w:sz w:val="26"/>
          <w:rPrChange w:id="802" w:author="Fife,Austin N" w:date="2018-11-07T14:49:00Z">
            <w:rPr>
              <w:rFonts w:ascii="CMU Serif" w:hAnsi="CMU Serif" w:cs="CMU Serif"/>
              <w:sz w:val="24"/>
            </w:rPr>
          </w:rPrChange>
        </w:rPr>
        <w:t>Trumble</w:t>
      </w:r>
      <w:proofErr w:type="spellEnd"/>
      <w:r w:rsidR="009C06C6" w:rsidRPr="009A1F47">
        <w:rPr>
          <w:rFonts w:ascii="CMU Serif" w:hAnsi="CMU Serif" w:cs="CMU Serif"/>
          <w:sz w:val="26"/>
          <w:rPrChange w:id="803" w:author="Fife,Austin N" w:date="2018-11-07T14:49:00Z">
            <w:rPr>
              <w:rFonts w:ascii="CMU Serif" w:hAnsi="CMU Serif" w:cs="CMU Serif"/>
              <w:sz w:val="24"/>
            </w:rPr>
          </w:rPrChange>
        </w:rPr>
        <w:t xml:space="preserve"> 2007, Prager et al, 2013,</w:t>
      </w:r>
      <w:r w:rsidR="00D936F3" w:rsidRPr="009A1F47">
        <w:rPr>
          <w:rFonts w:ascii="CMU Serif" w:hAnsi="CMU Serif" w:cs="CMU Serif"/>
          <w:sz w:val="26"/>
          <w:rPrChange w:id="804" w:author="Fife,Austin N" w:date="2018-11-07T14:49:00Z">
            <w:rPr>
              <w:rFonts w:ascii="CMU Serif" w:hAnsi="CMU Serif" w:cs="CMU Serif"/>
              <w:sz w:val="24"/>
            </w:rPr>
          </w:rPrChange>
        </w:rPr>
        <w:t>). M</w:t>
      </w:r>
      <w:r w:rsidR="00C27967" w:rsidRPr="009A1F47">
        <w:rPr>
          <w:rFonts w:ascii="CMU Serif" w:hAnsi="CMU Serif" w:cs="CMU Serif"/>
          <w:sz w:val="26"/>
          <w:rPrChange w:id="805" w:author="Fife,Austin N" w:date="2018-11-07T14:49:00Z">
            <w:rPr>
              <w:rFonts w:ascii="CMU Serif" w:hAnsi="CMU Serif" w:cs="CMU Serif"/>
              <w:sz w:val="24"/>
            </w:rPr>
          </w:rPrChange>
        </w:rPr>
        <w:t>ultiple pesticide applications</w:t>
      </w:r>
      <w:r w:rsidR="00D936F3" w:rsidRPr="009A1F47">
        <w:rPr>
          <w:rFonts w:ascii="CMU Serif" w:hAnsi="CMU Serif" w:cs="CMU Serif"/>
          <w:sz w:val="26"/>
          <w:rPrChange w:id="806" w:author="Fife,Austin N" w:date="2018-11-07T14:49:00Z">
            <w:rPr>
              <w:rFonts w:ascii="CMU Serif" w:hAnsi="CMU Serif" w:cs="CMU Serif"/>
              <w:sz w:val="24"/>
            </w:rPr>
          </w:rPrChange>
        </w:rPr>
        <w:t xml:space="preserve"> also</w:t>
      </w:r>
      <w:r w:rsidR="00C27967" w:rsidRPr="009A1F47">
        <w:rPr>
          <w:rFonts w:ascii="CMU Serif" w:hAnsi="CMU Serif" w:cs="CMU Serif"/>
          <w:sz w:val="26"/>
          <w:rPrChange w:id="807" w:author="Fife,Austin N" w:date="2018-11-07T14:49:00Z">
            <w:rPr>
              <w:rFonts w:ascii="CMU Serif" w:hAnsi="CMU Serif" w:cs="CMU Serif"/>
              <w:sz w:val="24"/>
            </w:rPr>
          </w:rPrChange>
        </w:rPr>
        <w:t xml:space="preserve"> increase production costs (</w:t>
      </w:r>
      <w:r w:rsidR="008E7213" w:rsidRPr="009A1F47">
        <w:rPr>
          <w:rFonts w:ascii="CMU Serif" w:hAnsi="CMU Serif" w:cs="CMU Serif"/>
          <w:sz w:val="26"/>
          <w:rPrChange w:id="808" w:author="Fife,Austin N" w:date="2018-11-07T14:49:00Z">
            <w:rPr>
              <w:rFonts w:ascii="CMU Serif" w:hAnsi="CMU Serif" w:cs="CMU Serif"/>
              <w:sz w:val="24"/>
            </w:rPr>
          </w:rPrChange>
        </w:rPr>
        <w:t xml:space="preserve">Greenway 2014, </w:t>
      </w:r>
      <w:proofErr w:type="spellStart"/>
      <w:r w:rsidR="00C27967" w:rsidRPr="009A1F47">
        <w:rPr>
          <w:rFonts w:ascii="CMU Serif" w:hAnsi="CMU Serif" w:cs="CMU Serif"/>
          <w:sz w:val="26"/>
          <w:rPrChange w:id="809" w:author="Fife,Austin N" w:date="2018-11-07T14:49:00Z">
            <w:rPr>
              <w:rFonts w:ascii="CMU Serif" w:hAnsi="CMU Serif" w:cs="CMU Serif"/>
              <w:sz w:val="24"/>
            </w:rPr>
          </w:rPrChange>
        </w:rPr>
        <w:t>Guenthener</w:t>
      </w:r>
      <w:proofErr w:type="spellEnd"/>
      <w:r w:rsidR="00C27967" w:rsidRPr="009A1F47">
        <w:rPr>
          <w:rFonts w:ascii="CMU Serif" w:hAnsi="CMU Serif" w:cs="CMU Serif"/>
          <w:sz w:val="26"/>
          <w:rPrChange w:id="810" w:author="Fife,Austin N" w:date="2018-11-07T14:49:00Z">
            <w:rPr>
              <w:rFonts w:ascii="CMU Serif" w:hAnsi="CMU Serif" w:cs="CMU Serif"/>
              <w:sz w:val="24"/>
            </w:rPr>
          </w:rPrChange>
        </w:rPr>
        <w:t xml:space="preserve"> et al. 2012)</w:t>
      </w:r>
      <w:r w:rsidR="002302D7" w:rsidRPr="009A1F47">
        <w:rPr>
          <w:rFonts w:ascii="CMU Serif" w:hAnsi="CMU Serif" w:cs="CMU Serif"/>
          <w:sz w:val="26"/>
          <w:rPrChange w:id="811" w:author="Fife,Austin N" w:date="2018-11-07T14:49:00Z">
            <w:rPr>
              <w:rFonts w:ascii="CMU Serif" w:hAnsi="CMU Serif" w:cs="CMU Serif"/>
              <w:sz w:val="24"/>
            </w:rPr>
          </w:rPrChange>
        </w:rPr>
        <w:t xml:space="preserve">. </w:t>
      </w:r>
      <w:r w:rsidR="00F6282A" w:rsidRPr="009A1F47">
        <w:rPr>
          <w:rFonts w:ascii="CMU Serif" w:hAnsi="CMU Serif" w:cs="CMU Serif"/>
          <w:sz w:val="26"/>
          <w:rPrChange w:id="812" w:author="Fife,Austin N" w:date="2018-11-07T14:49:00Z">
            <w:rPr>
              <w:rFonts w:ascii="CMU Serif" w:hAnsi="CMU Serif" w:cs="CMU Serif"/>
              <w:sz w:val="24"/>
            </w:rPr>
          </w:rPrChange>
        </w:rPr>
        <w:t xml:space="preserve">Around half of Eastern Idaho growers’ insecticide expenditures </w:t>
      </w:r>
      <w:r w:rsidRPr="009A1F47">
        <w:rPr>
          <w:rFonts w:ascii="CMU Serif" w:hAnsi="CMU Serif" w:cs="CMU Serif"/>
          <w:sz w:val="26"/>
          <w:rPrChange w:id="813" w:author="Fife,Austin N" w:date="2018-11-07T14:49:00Z">
            <w:rPr>
              <w:rFonts w:ascii="CMU Serif" w:hAnsi="CMU Serif" w:cs="CMU Serif"/>
              <w:sz w:val="24"/>
            </w:rPr>
          </w:rPrChange>
        </w:rPr>
        <w:t xml:space="preserve">was </w:t>
      </w:r>
      <w:r w:rsidR="00F6282A" w:rsidRPr="009A1F47">
        <w:rPr>
          <w:rFonts w:ascii="CMU Serif" w:hAnsi="CMU Serif" w:cs="CMU Serif"/>
          <w:sz w:val="26"/>
          <w:rPrChange w:id="814" w:author="Fife,Austin N" w:date="2018-11-07T14:49:00Z">
            <w:rPr>
              <w:rFonts w:ascii="CMU Serif" w:hAnsi="CMU Serif" w:cs="CMU Serif"/>
              <w:sz w:val="24"/>
            </w:rPr>
          </w:rPrChange>
        </w:rPr>
        <w:t xml:space="preserve">related </w:t>
      </w:r>
      <w:r w:rsidRPr="009A1F47">
        <w:rPr>
          <w:rFonts w:ascii="CMU Serif" w:hAnsi="CMU Serif" w:cs="CMU Serif"/>
          <w:sz w:val="26"/>
          <w:rPrChange w:id="815" w:author="Fife,Austin N" w:date="2018-11-07T14:49:00Z">
            <w:rPr>
              <w:rFonts w:ascii="CMU Serif" w:hAnsi="CMU Serif" w:cs="CMU Serif"/>
              <w:sz w:val="24"/>
            </w:rPr>
          </w:rPrChange>
        </w:rPr>
        <w:t>to ZC control i</w:t>
      </w:r>
      <w:r w:rsidR="002302D7" w:rsidRPr="009A1F47">
        <w:rPr>
          <w:rFonts w:ascii="CMU Serif" w:hAnsi="CMU Serif" w:cs="CMU Serif"/>
          <w:sz w:val="26"/>
          <w:rPrChange w:id="816" w:author="Fife,Austin N" w:date="2018-11-07T14:49:00Z">
            <w:rPr>
              <w:rFonts w:ascii="CMU Serif" w:hAnsi="CMU Serif" w:cs="CMU Serif"/>
              <w:sz w:val="24"/>
            </w:rPr>
          </w:rPrChange>
        </w:rPr>
        <w:t>n 2018</w:t>
      </w:r>
      <w:r w:rsidRPr="009A1F47">
        <w:rPr>
          <w:rFonts w:ascii="CMU Serif" w:hAnsi="CMU Serif" w:cs="CMU Serif"/>
          <w:sz w:val="26"/>
          <w:rPrChange w:id="817" w:author="Fife,Austin N" w:date="2018-11-07T14:49:00Z">
            <w:rPr>
              <w:rFonts w:ascii="CMU Serif" w:hAnsi="CMU Serif" w:cs="CMU Serif"/>
              <w:sz w:val="24"/>
            </w:rPr>
          </w:rPrChange>
        </w:rPr>
        <w:t xml:space="preserve"> (Greenway and </w:t>
      </w:r>
      <w:proofErr w:type="spellStart"/>
      <w:r w:rsidRPr="009A1F47">
        <w:rPr>
          <w:rFonts w:ascii="CMU Serif" w:hAnsi="CMU Serif" w:cs="CMU Serif"/>
          <w:sz w:val="26"/>
          <w:rPrChange w:id="818" w:author="Fife,Austin N" w:date="2018-11-07T14:49:00Z">
            <w:rPr>
              <w:rFonts w:ascii="CMU Serif" w:hAnsi="CMU Serif" w:cs="CMU Serif"/>
              <w:sz w:val="24"/>
            </w:rPr>
          </w:rPrChange>
        </w:rPr>
        <w:t>Rondon</w:t>
      </w:r>
      <w:proofErr w:type="spellEnd"/>
      <w:r w:rsidRPr="009A1F47">
        <w:rPr>
          <w:rFonts w:ascii="CMU Serif" w:hAnsi="CMU Serif" w:cs="CMU Serif"/>
          <w:sz w:val="26"/>
          <w:rPrChange w:id="819" w:author="Fife,Austin N" w:date="2018-11-07T14:49:00Z">
            <w:rPr>
              <w:rFonts w:ascii="CMU Serif" w:hAnsi="CMU Serif" w:cs="CMU Serif"/>
              <w:sz w:val="24"/>
            </w:rPr>
          </w:rPrChange>
        </w:rPr>
        <w:t xml:space="preserve"> 2018)</w:t>
      </w:r>
      <w:r w:rsidR="002302D7" w:rsidRPr="009A1F47">
        <w:rPr>
          <w:rFonts w:ascii="CMU Serif" w:hAnsi="CMU Serif" w:cs="CMU Serif"/>
          <w:sz w:val="26"/>
          <w:rPrChange w:id="820" w:author="Fife,Austin N" w:date="2018-11-07T14:49:00Z">
            <w:rPr>
              <w:rFonts w:ascii="CMU Serif" w:hAnsi="CMU Serif" w:cs="CMU Serif"/>
              <w:sz w:val="24"/>
            </w:rPr>
          </w:rPrChange>
        </w:rPr>
        <w:t>.</w:t>
      </w:r>
      <w:r w:rsidR="00D936F3" w:rsidRPr="009A1F47">
        <w:rPr>
          <w:rFonts w:ascii="CMU Serif" w:hAnsi="CMU Serif" w:cs="CMU Serif"/>
          <w:sz w:val="26"/>
          <w:rPrChange w:id="821" w:author="Fife,Austin N" w:date="2018-11-07T14:49:00Z">
            <w:rPr>
              <w:rFonts w:ascii="CMU Serif" w:hAnsi="CMU Serif" w:cs="CMU Serif"/>
              <w:sz w:val="24"/>
            </w:rPr>
          </w:rPrChange>
        </w:rPr>
        <w:t xml:space="preserve"> </w:t>
      </w:r>
      <w:r w:rsidR="00E743BE" w:rsidRPr="009A1F47">
        <w:rPr>
          <w:rFonts w:ascii="CMU Serif" w:hAnsi="CMU Serif" w:cs="CMU Serif"/>
          <w:sz w:val="26"/>
          <w:rPrChange w:id="822" w:author="Fife,Austin N" w:date="2018-11-07T14:49:00Z">
            <w:rPr>
              <w:rFonts w:ascii="CMU Serif" w:hAnsi="CMU Serif" w:cs="CMU Serif"/>
              <w:sz w:val="24"/>
            </w:rPr>
          </w:rPrChange>
        </w:rPr>
        <w:t xml:space="preserve"> The difficulty and </w:t>
      </w:r>
      <w:r w:rsidR="003E5B38" w:rsidRPr="009A1F47">
        <w:rPr>
          <w:rFonts w:ascii="CMU Serif" w:hAnsi="CMU Serif" w:cs="CMU Serif"/>
          <w:sz w:val="26"/>
          <w:rPrChange w:id="823" w:author="Fife,Austin N" w:date="2018-11-07T14:49:00Z">
            <w:rPr>
              <w:rFonts w:ascii="CMU Serif" w:hAnsi="CMU Serif" w:cs="CMU Serif"/>
              <w:sz w:val="24"/>
            </w:rPr>
          </w:rPrChange>
        </w:rPr>
        <w:t xml:space="preserve">large </w:t>
      </w:r>
      <w:r w:rsidR="00E743BE" w:rsidRPr="009A1F47">
        <w:rPr>
          <w:rFonts w:ascii="CMU Serif" w:hAnsi="CMU Serif" w:cs="CMU Serif"/>
          <w:sz w:val="26"/>
          <w:rPrChange w:id="824" w:author="Fife,Austin N" w:date="2018-11-07T14:49:00Z">
            <w:rPr>
              <w:rFonts w:ascii="CMU Serif" w:hAnsi="CMU Serif" w:cs="CMU Serif"/>
              <w:sz w:val="24"/>
            </w:rPr>
          </w:rPrChange>
        </w:rPr>
        <w:t>expense of psyllid control emphasizes the need for alternative and improved pest management strategies such as host plant resistance.</w:t>
      </w:r>
    </w:p>
    <w:p w14:paraId="64D8FFBC" w14:textId="01BCC2D1" w:rsidR="002F499B" w:rsidRPr="009A1F47" w:rsidRDefault="00D027C7" w:rsidP="0075501E">
      <w:pPr>
        <w:widowControl w:val="0"/>
        <w:spacing w:line="480" w:lineRule="auto"/>
        <w:contextualSpacing/>
        <w:mirrorIndents/>
        <w:rPr>
          <w:rFonts w:ascii="CMU Serif" w:hAnsi="CMU Serif" w:cs="CMU Serif"/>
          <w:sz w:val="26"/>
          <w:rPrChange w:id="825" w:author="Fife,Austin N" w:date="2018-11-07T14:49:00Z">
            <w:rPr>
              <w:rFonts w:ascii="CMU Serif" w:hAnsi="CMU Serif" w:cs="CMU Serif"/>
              <w:sz w:val="24"/>
            </w:rPr>
          </w:rPrChange>
        </w:rPr>
      </w:pPr>
      <w:r w:rsidRPr="009A1F47">
        <w:rPr>
          <w:rFonts w:ascii="CMU Serif" w:hAnsi="CMU Serif" w:cs="CMU Serif"/>
          <w:sz w:val="26"/>
          <w:rPrChange w:id="826" w:author="Fife,Austin N" w:date="2018-11-07T14:49:00Z">
            <w:rPr>
              <w:rFonts w:ascii="CMU Serif" w:hAnsi="CMU Serif" w:cs="CMU Serif"/>
              <w:sz w:val="24"/>
            </w:rPr>
          </w:rPrChange>
        </w:rPr>
        <w:tab/>
      </w:r>
      <w:r w:rsidR="00E84AD1" w:rsidRPr="009A1F47">
        <w:rPr>
          <w:rFonts w:ascii="CMU Serif" w:hAnsi="CMU Serif" w:cs="CMU Serif"/>
          <w:sz w:val="26"/>
          <w:rPrChange w:id="827" w:author="Fife,Austin N" w:date="2018-11-07T14:49:00Z">
            <w:rPr>
              <w:rFonts w:ascii="CMU Serif" w:hAnsi="CMU Serif" w:cs="CMU Serif"/>
              <w:sz w:val="24"/>
            </w:rPr>
          </w:rPrChange>
        </w:rPr>
        <w:t xml:space="preserve">Host plant resistance </w:t>
      </w:r>
      <w:r w:rsidR="001248FE" w:rsidRPr="009A1F47">
        <w:rPr>
          <w:rFonts w:ascii="CMU Serif" w:hAnsi="CMU Serif" w:cs="CMU Serif"/>
          <w:sz w:val="26"/>
          <w:rPrChange w:id="828" w:author="Fife,Austin N" w:date="2018-11-07T14:49:00Z">
            <w:rPr>
              <w:rFonts w:ascii="CMU Serif" w:hAnsi="CMU Serif" w:cs="CMU Serif"/>
              <w:sz w:val="24"/>
            </w:rPr>
          </w:rPrChange>
        </w:rPr>
        <w:t xml:space="preserve">is </w:t>
      </w:r>
      <w:r w:rsidR="00E84AD1" w:rsidRPr="009A1F47">
        <w:rPr>
          <w:rFonts w:ascii="CMU Serif" w:hAnsi="CMU Serif" w:cs="CMU Serif"/>
          <w:sz w:val="26"/>
          <w:rPrChange w:id="829" w:author="Fife,Austin N" w:date="2018-11-07T14:49:00Z">
            <w:rPr>
              <w:rFonts w:ascii="CMU Serif" w:hAnsi="CMU Serif" w:cs="CMU Serif"/>
              <w:sz w:val="24"/>
            </w:rPr>
          </w:rPrChange>
        </w:rPr>
        <w:t xml:space="preserve">a valuable part of </w:t>
      </w:r>
      <w:r w:rsidR="00EE4CF5" w:rsidRPr="009A1F47">
        <w:rPr>
          <w:rFonts w:ascii="CMU Serif" w:hAnsi="CMU Serif" w:cs="CMU Serif"/>
          <w:sz w:val="26"/>
          <w:rPrChange w:id="830" w:author="Fife,Austin N" w:date="2018-11-07T14:49:00Z">
            <w:rPr>
              <w:rFonts w:ascii="CMU Serif" w:hAnsi="CMU Serif" w:cs="CMU Serif"/>
              <w:sz w:val="24"/>
            </w:rPr>
          </w:rPrChange>
        </w:rPr>
        <w:t>i</w:t>
      </w:r>
      <w:r w:rsidR="00E84AD1" w:rsidRPr="009A1F47">
        <w:rPr>
          <w:rFonts w:ascii="CMU Serif" w:hAnsi="CMU Serif" w:cs="CMU Serif"/>
          <w:sz w:val="26"/>
          <w:rPrChange w:id="831" w:author="Fife,Austin N" w:date="2018-11-07T14:49:00Z">
            <w:rPr>
              <w:rFonts w:ascii="CMU Serif" w:hAnsi="CMU Serif" w:cs="CMU Serif"/>
              <w:sz w:val="24"/>
            </w:rPr>
          </w:rPrChange>
        </w:rPr>
        <w:t xml:space="preserve">ntegrated </w:t>
      </w:r>
      <w:r w:rsidR="00EE4CF5" w:rsidRPr="009A1F47">
        <w:rPr>
          <w:rFonts w:ascii="CMU Serif" w:hAnsi="CMU Serif" w:cs="CMU Serif"/>
          <w:sz w:val="26"/>
          <w:rPrChange w:id="832" w:author="Fife,Austin N" w:date="2018-11-07T14:49:00Z">
            <w:rPr>
              <w:rFonts w:ascii="CMU Serif" w:hAnsi="CMU Serif" w:cs="CMU Serif"/>
              <w:sz w:val="24"/>
            </w:rPr>
          </w:rPrChange>
        </w:rPr>
        <w:t>p</w:t>
      </w:r>
      <w:r w:rsidR="00E84AD1" w:rsidRPr="009A1F47">
        <w:rPr>
          <w:rFonts w:ascii="CMU Serif" w:hAnsi="CMU Serif" w:cs="CMU Serif"/>
          <w:sz w:val="26"/>
          <w:rPrChange w:id="833" w:author="Fife,Austin N" w:date="2018-11-07T14:49:00Z">
            <w:rPr>
              <w:rFonts w:ascii="CMU Serif" w:hAnsi="CMU Serif" w:cs="CMU Serif"/>
              <w:sz w:val="24"/>
            </w:rPr>
          </w:rPrChange>
        </w:rPr>
        <w:t xml:space="preserve">est </w:t>
      </w:r>
      <w:r w:rsidR="00EE4CF5" w:rsidRPr="009A1F47">
        <w:rPr>
          <w:rFonts w:ascii="CMU Serif" w:hAnsi="CMU Serif" w:cs="CMU Serif"/>
          <w:sz w:val="26"/>
          <w:rPrChange w:id="834" w:author="Fife,Austin N" w:date="2018-11-07T14:49:00Z">
            <w:rPr>
              <w:rFonts w:ascii="CMU Serif" w:hAnsi="CMU Serif" w:cs="CMU Serif"/>
              <w:sz w:val="24"/>
            </w:rPr>
          </w:rPrChange>
        </w:rPr>
        <w:t>m</w:t>
      </w:r>
      <w:r w:rsidR="00E84AD1" w:rsidRPr="009A1F47">
        <w:rPr>
          <w:rFonts w:ascii="CMU Serif" w:hAnsi="CMU Serif" w:cs="CMU Serif"/>
          <w:sz w:val="26"/>
          <w:rPrChange w:id="835" w:author="Fife,Austin N" w:date="2018-11-07T14:49:00Z">
            <w:rPr>
              <w:rFonts w:ascii="CMU Serif" w:hAnsi="CMU Serif" w:cs="CMU Serif"/>
              <w:sz w:val="24"/>
            </w:rPr>
          </w:rPrChange>
        </w:rPr>
        <w:t>anagement (</w:t>
      </w:r>
      <w:r w:rsidR="00187B3C" w:rsidRPr="009A1F47">
        <w:rPr>
          <w:rFonts w:ascii="CMU Serif" w:hAnsi="CMU Serif" w:cs="CMU Serif"/>
          <w:sz w:val="26"/>
          <w:rPrChange w:id="836" w:author="Fife,Austin N" w:date="2018-11-07T14:49:00Z">
            <w:rPr>
              <w:rFonts w:ascii="CMU Serif" w:hAnsi="CMU Serif" w:cs="CMU Serif"/>
              <w:sz w:val="24"/>
            </w:rPr>
          </w:rPrChange>
        </w:rPr>
        <w:t xml:space="preserve">Butler and </w:t>
      </w:r>
      <w:proofErr w:type="spellStart"/>
      <w:r w:rsidR="00187B3C" w:rsidRPr="009A1F47">
        <w:rPr>
          <w:rFonts w:ascii="CMU Serif" w:hAnsi="CMU Serif" w:cs="CMU Serif"/>
          <w:sz w:val="26"/>
          <w:rPrChange w:id="837" w:author="Fife,Austin N" w:date="2018-11-07T14:49:00Z">
            <w:rPr>
              <w:rFonts w:ascii="CMU Serif" w:hAnsi="CMU Serif" w:cs="CMU Serif"/>
              <w:sz w:val="24"/>
            </w:rPr>
          </w:rPrChange>
        </w:rPr>
        <w:t>Trumble</w:t>
      </w:r>
      <w:proofErr w:type="spellEnd"/>
      <w:r w:rsidR="00187B3C" w:rsidRPr="009A1F47">
        <w:rPr>
          <w:rFonts w:ascii="CMU Serif" w:hAnsi="CMU Serif" w:cs="CMU Serif"/>
          <w:sz w:val="26"/>
          <w:rPrChange w:id="838" w:author="Fife,Austin N" w:date="2018-11-07T14:49:00Z">
            <w:rPr>
              <w:rFonts w:ascii="CMU Serif" w:hAnsi="CMU Serif" w:cs="CMU Serif"/>
              <w:sz w:val="24"/>
            </w:rPr>
          </w:rPrChange>
        </w:rPr>
        <w:t xml:space="preserve"> 2012,</w:t>
      </w:r>
      <w:r w:rsidR="00C836CD" w:rsidRPr="009A1F47">
        <w:rPr>
          <w:rFonts w:ascii="CMU Serif" w:hAnsi="CMU Serif" w:cs="CMU Serif"/>
          <w:sz w:val="26"/>
          <w:rPrChange w:id="839" w:author="Fife,Austin N" w:date="2018-11-07T14:49:00Z">
            <w:rPr>
              <w:rFonts w:ascii="CMU Serif" w:hAnsi="CMU Serif" w:cs="CMU Serif"/>
              <w:sz w:val="24"/>
            </w:rPr>
          </w:rPrChange>
        </w:rPr>
        <w:t xml:space="preserve"> Diaz-Montano et al. 2013,</w:t>
      </w:r>
      <w:r w:rsidR="00187B3C" w:rsidRPr="009A1F47">
        <w:rPr>
          <w:rFonts w:ascii="CMU Serif" w:hAnsi="CMU Serif" w:cs="CMU Serif"/>
          <w:sz w:val="26"/>
          <w:rPrChange w:id="840" w:author="Fife,Austin N" w:date="2018-11-07T14:49:00Z">
            <w:rPr>
              <w:rFonts w:ascii="CMU Serif" w:hAnsi="CMU Serif" w:cs="CMU Serif"/>
              <w:sz w:val="24"/>
            </w:rPr>
          </w:rPrChange>
        </w:rPr>
        <w:t xml:space="preserve"> </w:t>
      </w:r>
      <w:r w:rsidR="00E84AD1" w:rsidRPr="009A1F47">
        <w:rPr>
          <w:rFonts w:ascii="CMU Serif" w:hAnsi="CMU Serif" w:cs="CMU Serif"/>
          <w:sz w:val="26"/>
          <w:rPrChange w:id="841" w:author="Fife,Austin N" w:date="2018-11-07T14:49:00Z">
            <w:rPr>
              <w:rFonts w:ascii="CMU Serif" w:hAnsi="CMU Serif" w:cs="CMU Serif"/>
              <w:sz w:val="24"/>
            </w:rPr>
          </w:rPrChange>
        </w:rPr>
        <w:t xml:space="preserve">Kogan 1988, </w:t>
      </w:r>
      <w:proofErr w:type="spellStart"/>
      <w:r w:rsidR="00E84AD1" w:rsidRPr="009A1F47">
        <w:rPr>
          <w:rFonts w:ascii="CMU Serif" w:hAnsi="CMU Serif" w:cs="CMU Serif"/>
          <w:sz w:val="26"/>
          <w:rPrChange w:id="842" w:author="Fife,Austin N" w:date="2018-11-07T14:49:00Z">
            <w:rPr>
              <w:rFonts w:ascii="CMU Serif" w:hAnsi="CMU Serif" w:cs="CMU Serif"/>
              <w:sz w:val="24"/>
            </w:rPr>
          </w:rPrChange>
        </w:rPr>
        <w:t>Munyanzea</w:t>
      </w:r>
      <w:proofErr w:type="spellEnd"/>
      <w:r w:rsidR="00E84AD1" w:rsidRPr="009A1F47">
        <w:rPr>
          <w:rFonts w:ascii="CMU Serif" w:hAnsi="CMU Serif" w:cs="CMU Serif"/>
          <w:sz w:val="26"/>
          <w:rPrChange w:id="843" w:author="Fife,Austin N" w:date="2018-11-07T14:49:00Z">
            <w:rPr>
              <w:rFonts w:ascii="CMU Serif" w:hAnsi="CMU Serif" w:cs="CMU Serif"/>
              <w:sz w:val="24"/>
            </w:rPr>
          </w:rPrChange>
        </w:rPr>
        <w:t xml:space="preserve"> 2012</w:t>
      </w:r>
      <w:r w:rsidR="00187B3C" w:rsidRPr="009A1F47">
        <w:rPr>
          <w:rFonts w:ascii="CMU Serif" w:hAnsi="CMU Serif" w:cs="CMU Serif"/>
          <w:sz w:val="26"/>
          <w:rPrChange w:id="844" w:author="Fife,Austin N" w:date="2018-11-07T14:49:00Z">
            <w:rPr>
              <w:rFonts w:ascii="CMU Serif" w:hAnsi="CMU Serif" w:cs="CMU Serif"/>
              <w:sz w:val="24"/>
            </w:rPr>
          </w:rPrChange>
        </w:rPr>
        <w:t>)</w:t>
      </w:r>
      <w:r w:rsidR="00EE4CF5" w:rsidRPr="009A1F47">
        <w:rPr>
          <w:rFonts w:ascii="CMU Serif" w:hAnsi="CMU Serif" w:cs="CMU Serif"/>
          <w:sz w:val="26"/>
          <w:rPrChange w:id="845" w:author="Fife,Austin N" w:date="2018-11-07T14:49:00Z">
            <w:rPr>
              <w:rFonts w:ascii="CMU Serif" w:hAnsi="CMU Serif" w:cs="CMU Serif"/>
              <w:sz w:val="24"/>
            </w:rPr>
          </w:rPrChange>
        </w:rPr>
        <w:t>.</w:t>
      </w:r>
      <w:r w:rsidR="0075501E" w:rsidRPr="009A1F47">
        <w:rPr>
          <w:rFonts w:ascii="CMU Serif" w:hAnsi="CMU Serif" w:cs="CMU Serif"/>
          <w:sz w:val="26"/>
          <w:rPrChange w:id="846" w:author="Fife,Austin N" w:date="2018-11-07T14:49:00Z">
            <w:rPr>
              <w:rFonts w:ascii="CMU Serif" w:hAnsi="CMU Serif" w:cs="CMU Serif"/>
              <w:sz w:val="24"/>
            </w:rPr>
          </w:rPrChange>
        </w:rPr>
        <w:t xml:space="preserve"> </w:t>
      </w:r>
      <w:r w:rsidR="0075501E" w:rsidRPr="009A1F47">
        <w:rPr>
          <w:rFonts w:ascii="CMU Serif" w:hAnsi="CMU Serif" w:cs="CMU Serif"/>
          <w:sz w:val="26"/>
          <w:szCs w:val="24"/>
          <w:rPrChange w:id="847" w:author="Fife,Austin N" w:date="2018-11-07T14:49:00Z">
            <w:rPr>
              <w:rFonts w:ascii="CMU Serif" w:hAnsi="CMU Serif" w:cs="CMU Serif"/>
              <w:sz w:val="24"/>
              <w:szCs w:val="24"/>
            </w:rPr>
          </w:rPrChange>
        </w:rPr>
        <w:t>Even a small amount of resistance or tolerance of a plant to a pathogen or a vector may help reduce damage below action thresholds and reduce pesticide applications (Kennedy et al. 1987).</w:t>
      </w:r>
      <w:r w:rsidR="00A41223" w:rsidRPr="009A1F47">
        <w:rPr>
          <w:rFonts w:ascii="CMU Serif" w:hAnsi="CMU Serif" w:cs="CMU Serif"/>
          <w:sz w:val="26"/>
          <w:rPrChange w:id="848" w:author="Fife,Austin N" w:date="2018-11-07T14:49:00Z">
            <w:rPr>
              <w:rFonts w:ascii="CMU Serif" w:hAnsi="CMU Serif" w:cs="CMU Serif"/>
              <w:sz w:val="24"/>
            </w:rPr>
          </w:rPrChange>
        </w:rPr>
        <w:t xml:space="preserve"> </w:t>
      </w:r>
      <w:r w:rsidR="00EE4CF5" w:rsidRPr="009A1F47">
        <w:rPr>
          <w:rFonts w:ascii="CMU Serif" w:hAnsi="CMU Serif" w:cs="CMU Serif"/>
          <w:sz w:val="26"/>
          <w:rPrChange w:id="849" w:author="Fife,Austin N" w:date="2018-11-07T14:49:00Z">
            <w:rPr>
              <w:rFonts w:ascii="CMU Serif" w:hAnsi="CMU Serif" w:cs="CMU Serif"/>
              <w:sz w:val="24"/>
            </w:rPr>
          </w:rPrChange>
        </w:rPr>
        <w:t xml:space="preserve">Host plant resistance </w:t>
      </w:r>
      <w:r w:rsidR="0075501E" w:rsidRPr="009A1F47">
        <w:rPr>
          <w:rFonts w:ascii="CMU Serif" w:hAnsi="CMU Serif" w:cs="CMU Serif"/>
          <w:sz w:val="26"/>
          <w:rPrChange w:id="850" w:author="Fife,Austin N" w:date="2018-11-07T14:49:00Z">
            <w:rPr>
              <w:rFonts w:ascii="CMU Serif" w:hAnsi="CMU Serif" w:cs="CMU Serif"/>
              <w:sz w:val="24"/>
            </w:rPr>
          </w:rPrChange>
        </w:rPr>
        <w:t xml:space="preserve">also </w:t>
      </w:r>
      <w:r w:rsidR="00EE4CF5" w:rsidRPr="009A1F47">
        <w:rPr>
          <w:rFonts w:ascii="CMU Serif" w:hAnsi="CMU Serif" w:cs="CMU Serif"/>
          <w:sz w:val="26"/>
          <w:rPrChange w:id="851" w:author="Fife,Austin N" w:date="2018-11-07T14:49:00Z">
            <w:rPr>
              <w:rFonts w:ascii="CMU Serif" w:hAnsi="CMU Serif" w:cs="CMU Serif"/>
              <w:sz w:val="24"/>
            </w:rPr>
          </w:rPrChange>
        </w:rPr>
        <w:t xml:space="preserve">increases </w:t>
      </w:r>
      <w:r w:rsidR="00A41223" w:rsidRPr="009A1F47">
        <w:rPr>
          <w:rFonts w:ascii="CMU Serif" w:hAnsi="CMU Serif" w:cs="CMU Serif"/>
          <w:sz w:val="26"/>
          <w:rPrChange w:id="852" w:author="Fife,Austin N" w:date="2018-11-07T14:49:00Z">
            <w:rPr>
              <w:rFonts w:ascii="CMU Serif" w:hAnsi="CMU Serif" w:cs="CMU Serif"/>
              <w:sz w:val="24"/>
            </w:rPr>
          </w:rPrChange>
        </w:rPr>
        <w:t xml:space="preserve">pesticide efficiency and </w:t>
      </w:r>
      <w:r w:rsidR="00EE4CF5" w:rsidRPr="009A1F47">
        <w:rPr>
          <w:rFonts w:ascii="CMU Serif" w:hAnsi="CMU Serif" w:cs="CMU Serif"/>
          <w:sz w:val="26"/>
          <w:rPrChange w:id="853" w:author="Fife,Austin N" w:date="2018-11-07T14:49:00Z">
            <w:rPr>
              <w:rFonts w:ascii="CMU Serif" w:hAnsi="CMU Serif" w:cs="CMU Serif"/>
              <w:sz w:val="24"/>
            </w:rPr>
          </w:rPrChange>
        </w:rPr>
        <w:t xml:space="preserve">helps to delay insecticide resistance </w:t>
      </w:r>
      <w:r w:rsidR="00C66BE8" w:rsidRPr="009A1F47">
        <w:rPr>
          <w:rFonts w:ascii="CMU Serif" w:hAnsi="CMU Serif" w:cs="CMU Serif"/>
          <w:sz w:val="26"/>
          <w:rPrChange w:id="854" w:author="Fife,Austin N" w:date="2018-11-07T14:49:00Z">
            <w:rPr>
              <w:rFonts w:ascii="CMU Serif" w:hAnsi="CMU Serif" w:cs="CMU Serif"/>
              <w:sz w:val="24"/>
            </w:rPr>
          </w:rPrChange>
        </w:rPr>
        <w:t>(</w:t>
      </w:r>
      <w:proofErr w:type="spellStart"/>
      <w:r w:rsidR="00C66BE8" w:rsidRPr="009A1F47">
        <w:rPr>
          <w:rFonts w:ascii="CMU Serif" w:hAnsi="CMU Serif" w:cs="CMU Serif"/>
          <w:sz w:val="26"/>
          <w:rPrChange w:id="855" w:author="Fife,Austin N" w:date="2018-11-07T14:49:00Z">
            <w:rPr>
              <w:rFonts w:ascii="CMU Serif" w:hAnsi="CMU Serif" w:cs="CMU Serif"/>
              <w:sz w:val="24"/>
            </w:rPr>
          </w:rPrChange>
        </w:rPr>
        <w:t>Gharalari</w:t>
      </w:r>
      <w:proofErr w:type="spellEnd"/>
      <w:r w:rsidR="00C66BE8" w:rsidRPr="009A1F47">
        <w:rPr>
          <w:rFonts w:ascii="CMU Serif" w:hAnsi="CMU Serif" w:cs="CMU Serif"/>
          <w:sz w:val="26"/>
          <w:rPrChange w:id="856" w:author="Fife,Austin N" w:date="2018-11-07T14:49:00Z">
            <w:rPr>
              <w:rFonts w:ascii="CMU Serif" w:hAnsi="CMU Serif" w:cs="CMU Serif"/>
              <w:sz w:val="24"/>
            </w:rPr>
          </w:rPrChange>
        </w:rPr>
        <w:t xml:space="preserve"> 2009).</w:t>
      </w:r>
      <w:r w:rsidRPr="009A1F47">
        <w:rPr>
          <w:rFonts w:ascii="CMU Serif" w:hAnsi="CMU Serif" w:cs="CMU Serif"/>
          <w:sz w:val="26"/>
          <w:rPrChange w:id="857" w:author="Fife,Austin N" w:date="2018-11-07T14:49:00Z">
            <w:rPr>
              <w:rFonts w:ascii="CMU Serif" w:hAnsi="CMU Serif" w:cs="CMU Serif"/>
              <w:sz w:val="24"/>
            </w:rPr>
          </w:rPrChange>
        </w:rPr>
        <w:t xml:space="preserve"> Currently, </w:t>
      </w:r>
      <w:r w:rsidR="009B6AF0" w:rsidRPr="009A1F47">
        <w:rPr>
          <w:rFonts w:ascii="CMU Serif" w:hAnsi="CMU Serif" w:cs="CMU Serif"/>
          <w:sz w:val="26"/>
          <w:rPrChange w:id="858" w:author="Fife,Austin N" w:date="2018-11-07T14:49:00Z">
            <w:rPr>
              <w:rFonts w:ascii="CMU Serif" w:hAnsi="CMU Serif" w:cs="CMU Serif"/>
              <w:sz w:val="24"/>
            </w:rPr>
          </w:rPrChange>
        </w:rPr>
        <w:t>no</w:t>
      </w:r>
      <w:r w:rsidRPr="009A1F47">
        <w:rPr>
          <w:rFonts w:ascii="CMU Serif" w:hAnsi="CMU Serif" w:cs="CMU Serif"/>
          <w:sz w:val="26"/>
          <w:rPrChange w:id="859" w:author="Fife,Austin N" w:date="2018-11-07T14:49:00Z">
            <w:rPr>
              <w:rFonts w:ascii="CMU Serif" w:hAnsi="CMU Serif" w:cs="CMU Serif"/>
              <w:sz w:val="24"/>
            </w:rPr>
          </w:rPrChange>
        </w:rPr>
        <w:t xml:space="preserve"> commercial potato variet</w:t>
      </w:r>
      <w:r w:rsidR="00B5527E" w:rsidRPr="009A1F47">
        <w:rPr>
          <w:rFonts w:ascii="CMU Serif" w:hAnsi="CMU Serif" w:cs="CMU Serif"/>
          <w:sz w:val="26"/>
          <w:rPrChange w:id="860" w:author="Fife,Austin N" w:date="2018-11-07T14:49:00Z">
            <w:rPr>
              <w:rFonts w:ascii="CMU Serif" w:hAnsi="CMU Serif" w:cs="CMU Serif"/>
              <w:sz w:val="24"/>
            </w:rPr>
          </w:rPrChange>
        </w:rPr>
        <w:t>ies</w:t>
      </w:r>
      <w:r w:rsidRPr="009A1F47">
        <w:rPr>
          <w:rFonts w:ascii="CMU Serif" w:hAnsi="CMU Serif" w:cs="CMU Serif"/>
          <w:sz w:val="26"/>
          <w:rPrChange w:id="861" w:author="Fife,Austin N" w:date="2018-11-07T14:49:00Z">
            <w:rPr>
              <w:rFonts w:ascii="CMU Serif" w:hAnsi="CMU Serif" w:cs="CMU Serif"/>
              <w:sz w:val="24"/>
            </w:rPr>
          </w:rPrChange>
        </w:rPr>
        <w:t xml:space="preserve"> ha</w:t>
      </w:r>
      <w:r w:rsidR="00B5527E" w:rsidRPr="009A1F47">
        <w:rPr>
          <w:rFonts w:ascii="CMU Serif" w:hAnsi="CMU Serif" w:cs="CMU Serif"/>
          <w:sz w:val="26"/>
          <w:rPrChange w:id="862" w:author="Fife,Austin N" w:date="2018-11-07T14:49:00Z">
            <w:rPr>
              <w:rFonts w:ascii="CMU Serif" w:hAnsi="CMU Serif" w:cs="CMU Serif"/>
              <w:sz w:val="24"/>
            </w:rPr>
          </w:rPrChange>
        </w:rPr>
        <w:t>ve</w:t>
      </w:r>
      <w:r w:rsidRPr="009A1F47">
        <w:rPr>
          <w:rFonts w:ascii="CMU Serif" w:hAnsi="CMU Serif" w:cs="CMU Serif"/>
          <w:sz w:val="26"/>
          <w:rPrChange w:id="863" w:author="Fife,Austin N" w:date="2018-11-07T14:49:00Z">
            <w:rPr>
              <w:rFonts w:ascii="CMU Serif" w:hAnsi="CMU Serif" w:cs="CMU Serif"/>
              <w:sz w:val="24"/>
            </w:rPr>
          </w:rPrChange>
        </w:rPr>
        <w:t xml:space="preserve"> been found </w:t>
      </w:r>
      <w:r w:rsidR="009B6AF0" w:rsidRPr="009A1F47">
        <w:rPr>
          <w:rFonts w:ascii="CMU Serif" w:hAnsi="CMU Serif" w:cs="CMU Serif"/>
          <w:sz w:val="26"/>
          <w:rPrChange w:id="864" w:author="Fife,Austin N" w:date="2018-11-07T14:49:00Z">
            <w:rPr>
              <w:rFonts w:ascii="CMU Serif" w:hAnsi="CMU Serif" w:cs="CMU Serif"/>
              <w:sz w:val="24"/>
            </w:rPr>
          </w:rPrChange>
        </w:rPr>
        <w:t xml:space="preserve">with </w:t>
      </w:r>
      <w:r w:rsidR="00A01276" w:rsidRPr="009A1F47">
        <w:rPr>
          <w:rFonts w:ascii="CMU Serif" w:hAnsi="CMU Serif" w:cs="CMU Serif"/>
          <w:sz w:val="26"/>
          <w:rPrChange w:id="865" w:author="Fife,Austin N" w:date="2018-11-07T14:49:00Z">
            <w:rPr>
              <w:rFonts w:ascii="CMU Serif" w:hAnsi="CMU Serif" w:cs="CMU Serif"/>
              <w:sz w:val="24"/>
            </w:rPr>
          </w:rPrChange>
        </w:rPr>
        <w:t>acceptable</w:t>
      </w:r>
      <w:r w:rsidR="009B6AF0" w:rsidRPr="009A1F47">
        <w:rPr>
          <w:rFonts w:ascii="CMU Serif" w:hAnsi="CMU Serif" w:cs="CMU Serif"/>
          <w:sz w:val="26"/>
          <w:rPrChange w:id="866" w:author="Fife,Austin N" w:date="2018-11-07T14:49:00Z">
            <w:rPr>
              <w:rFonts w:ascii="CMU Serif" w:hAnsi="CMU Serif" w:cs="CMU Serif"/>
              <w:sz w:val="24"/>
            </w:rPr>
          </w:rPrChange>
        </w:rPr>
        <w:t xml:space="preserve"> </w:t>
      </w:r>
      <w:r w:rsidRPr="009A1F47">
        <w:rPr>
          <w:rFonts w:ascii="CMU Serif" w:hAnsi="CMU Serif" w:cs="CMU Serif"/>
          <w:sz w:val="26"/>
          <w:rPrChange w:id="867" w:author="Fife,Austin N" w:date="2018-11-07T14:49:00Z">
            <w:rPr>
              <w:rFonts w:ascii="CMU Serif" w:hAnsi="CMU Serif" w:cs="CMU Serif"/>
              <w:sz w:val="24"/>
            </w:rPr>
          </w:rPrChange>
        </w:rPr>
        <w:t>resist</w:t>
      </w:r>
      <w:r w:rsidR="009B6AF0" w:rsidRPr="009A1F47">
        <w:rPr>
          <w:rFonts w:ascii="CMU Serif" w:hAnsi="CMU Serif" w:cs="CMU Serif"/>
          <w:sz w:val="26"/>
          <w:rPrChange w:id="868" w:author="Fife,Austin N" w:date="2018-11-07T14:49:00Z">
            <w:rPr>
              <w:rFonts w:ascii="CMU Serif" w:hAnsi="CMU Serif" w:cs="CMU Serif"/>
              <w:sz w:val="24"/>
            </w:rPr>
          </w:rPrChange>
        </w:rPr>
        <w:t>ance</w:t>
      </w:r>
      <w:r w:rsidRPr="009A1F47">
        <w:rPr>
          <w:rFonts w:ascii="CMU Serif" w:hAnsi="CMU Serif" w:cs="CMU Serif"/>
          <w:sz w:val="26"/>
          <w:rPrChange w:id="869" w:author="Fife,Austin N" w:date="2018-11-07T14:49:00Z">
            <w:rPr>
              <w:rFonts w:ascii="CMU Serif" w:hAnsi="CMU Serif" w:cs="CMU Serif"/>
              <w:sz w:val="24"/>
            </w:rPr>
          </w:rPrChange>
        </w:rPr>
        <w:t xml:space="preserve"> </w:t>
      </w:r>
      <w:r w:rsidR="009B6AF0" w:rsidRPr="009A1F47">
        <w:rPr>
          <w:rFonts w:ascii="CMU Serif" w:hAnsi="CMU Serif" w:cs="CMU Serif"/>
          <w:sz w:val="26"/>
          <w:rPrChange w:id="870" w:author="Fife,Austin N" w:date="2018-11-07T14:49:00Z">
            <w:rPr>
              <w:rFonts w:ascii="CMU Serif" w:hAnsi="CMU Serif" w:cs="CMU Serif"/>
              <w:sz w:val="24"/>
            </w:rPr>
          </w:rPrChange>
        </w:rPr>
        <w:t xml:space="preserve">to </w:t>
      </w:r>
      <w:proofErr w:type="spellStart"/>
      <w:r w:rsidRPr="009A1F47">
        <w:rPr>
          <w:rFonts w:ascii="CMU Serif" w:hAnsi="CMU Serif" w:cs="CMU Serif"/>
          <w:sz w:val="26"/>
          <w:rPrChange w:id="871" w:author="Fife,Austin N" w:date="2018-11-07T14:49:00Z">
            <w:rPr>
              <w:rFonts w:ascii="CMU Serif" w:hAnsi="CMU Serif" w:cs="CMU Serif"/>
              <w:sz w:val="24"/>
            </w:rPr>
          </w:rPrChange>
        </w:rPr>
        <w:t>Lso</w:t>
      </w:r>
      <w:proofErr w:type="spellEnd"/>
      <w:r w:rsidRPr="009A1F47">
        <w:rPr>
          <w:rFonts w:ascii="CMU Serif" w:hAnsi="CMU Serif" w:cs="CMU Serif"/>
          <w:sz w:val="26"/>
          <w:rPrChange w:id="872" w:author="Fife,Austin N" w:date="2018-11-07T14:49:00Z">
            <w:rPr>
              <w:rFonts w:ascii="CMU Serif" w:hAnsi="CMU Serif" w:cs="CMU Serif"/>
              <w:sz w:val="24"/>
            </w:rPr>
          </w:rPrChange>
        </w:rPr>
        <w:t xml:space="preserve"> (</w:t>
      </w:r>
      <w:r w:rsidR="009B6AF0" w:rsidRPr="009A1F47">
        <w:rPr>
          <w:rFonts w:ascii="CMU Serif" w:hAnsi="CMU Serif" w:cs="CMU Serif"/>
          <w:sz w:val="26"/>
          <w:rPrChange w:id="873" w:author="Fife,Austin N" w:date="2018-11-07T14:49:00Z">
            <w:rPr>
              <w:rFonts w:ascii="CMU Serif" w:hAnsi="CMU Serif" w:cs="CMU Serif"/>
              <w:sz w:val="24"/>
            </w:rPr>
          </w:rPrChange>
        </w:rPr>
        <w:t xml:space="preserve">Anderson et al. 2012, </w:t>
      </w:r>
      <w:proofErr w:type="spellStart"/>
      <w:r w:rsidRPr="009A1F47">
        <w:rPr>
          <w:rFonts w:ascii="CMU Serif" w:hAnsi="CMU Serif" w:cs="CMU Serif"/>
          <w:sz w:val="26"/>
          <w:rPrChange w:id="874" w:author="Fife,Austin N" w:date="2018-11-07T14:49:00Z">
            <w:rPr>
              <w:rFonts w:ascii="CMU Serif" w:hAnsi="CMU Serif" w:cs="CMU Serif"/>
              <w:sz w:val="24"/>
            </w:rPr>
          </w:rPrChange>
        </w:rPr>
        <w:t>Munyaneza</w:t>
      </w:r>
      <w:proofErr w:type="spellEnd"/>
      <w:r w:rsidRPr="009A1F47">
        <w:rPr>
          <w:rFonts w:ascii="CMU Serif" w:hAnsi="CMU Serif" w:cs="CMU Serif"/>
          <w:sz w:val="26"/>
          <w:rPrChange w:id="875" w:author="Fife,Austin N" w:date="2018-11-07T14:49:00Z">
            <w:rPr>
              <w:rFonts w:ascii="CMU Serif" w:hAnsi="CMU Serif" w:cs="CMU Serif"/>
              <w:sz w:val="24"/>
            </w:rPr>
          </w:rPrChange>
        </w:rPr>
        <w:t xml:space="preserve"> et al. 2011). Uncultivated and wild </w:t>
      </w:r>
      <w:r w:rsidR="00EE4CF5" w:rsidRPr="009A1F47">
        <w:rPr>
          <w:rFonts w:ascii="CMU Serif" w:hAnsi="CMU Serif" w:cs="CMU Serif"/>
          <w:sz w:val="26"/>
          <w:rPrChange w:id="876" w:author="Fife,Austin N" w:date="2018-11-07T14:49:00Z">
            <w:rPr>
              <w:rFonts w:ascii="CMU Serif" w:hAnsi="CMU Serif" w:cs="CMU Serif"/>
              <w:sz w:val="24"/>
            </w:rPr>
          </w:rPrChange>
        </w:rPr>
        <w:t>solanaceous</w:t>
      </w:r>
      <w:r w:rsidRPr="009A1F47">
        <w:rPr>
          <w:rFonts w:ascii="CMU Serif" w:hAnsi="CMU Serif" w:cs="CMU Serif"/>
          <w:sz w:val="26"/>
          <w:rPrChange w:id="877" w:author="Fife,Austin N" w:date="2018-11-07T14:49:00Z">
            <w:rPr>
              <w:rFonts w:ascii="CMU Serif" w:hAnsi="CMU Serif" w:cs="CMU Serif"/>
              <w:sz w:val="24"/>
            </w:rPr>
          </w:rPrChange>
        </w:rPr>
        <w:t xml:space="preserve"> </w:t>
      </w:r>
      <w:r w:rsidR="00EE4CF5" w:rsidRPr="009A1F47">
        <w:rPr>
          <w:rFonts w:ascii="CMU Serif" w:hAnsi="CMU Serif" w:cs="CMU Serif"/>
          <w:sz w:val="26"/>
          <w:rPrChange w:id="878" w:author="Fife,Austin N" w:date="2018-11-07T14:49:00Z">
            <w:rPr>
              <w:rFonts w:ascii="CMU Serif" w:hAnsi="CMU Serif" w:cs="CMU Serif"/>
              <w:sz w:val="24"/>
            </w:rPr>
          </w:rPrChange>
        </w:rPr>
        <w:t>plants</w:t>
      </w:r>
      <w:r w:rsidR="0063769F" w:rsidRPr="009A1F47">
        <w:rPr>
          <w:rFonts w:ascii="CMU Serif" w:hAnsi="CMU Serif" w:cs="CMU Serif"/>
          <w:sz w:val="26"/>
          <w:rPrChange w:id="879" w:author="Fife,Austin N" w:date="2018-11-07T14:49:00Z">
            <w:rPr>
              <w:rFonts w:ascii="CMU Serif" w:hAnsi="CMU Serif" w:cs="CMU Serif"/>
              <w:sz w:val="24"/>
            </w:rPr>
          </w:rPrChange>
        </w:rPr>
        <w:t xml:space="preserve"> such as </w:t>
      </w:r>
      <w:r w:rsidR="0063769F" w:rsidRPr="009A1F47">
        <w:rPr>
          <w:rFonts w:ascii="CMU Serif" w:hAnsi="CMU Serif" w:cs="CMU Serif"/>
          <w:i/>
          <w:sz w:val="26"/>
          <w:rPrChange w:id="880" w:author="Fife,Austin N" w:date="2018-11-07T14:49:00Z">
            <w:rPr>
              <w:rFonts w:ascii="CMU Serif" w:hAnsi="CMU Serif" w:cs="CMU Serif"/>
              <w:i/>
              <w:sz w:val="24"/>
            </w:rPr>
          </w:rPrChange>
        </w:rPr>
        <w:t xml:space="preserve">Solanum </w:t>
      </w:r>
      <w:proofErr w:type="spellStart"/>
      <w:r w:rsidR="0063769F" w:rsidRPr="009A1F47">
        <w:rPr>
          <w:rFonts w:ascii="CMU Serif" w:hAnsi="CMU Serif" w:cs="CMU Serif"/>
          <w:i/>
          <w:sz w:val="26"/>
          <w:rPrChange w:id="881" w:author="Fife,Austin N" w:date="2018-11-07T14:49:00Z">
            <w:rPr>
              <w:rFonts w:ascii="CMU Serif" w:hAnsi="CMU Serif" w:cs="CMU Serif"/>
              <w:i/>
              <w:sz w:val="24"/>
            </w:rPr>
          </w:rPrChange>
        </w:rPr>
        <w:t>chacoense</w:t>
      </w:r>
      <w:proofErr w:type="spellEnd"/>
      <w:r w:rsidR="0063769F" w:rsidRPr="009A1F47">
        <w:rPr>
          <w:rFonts w:ascii="CMU Serif" w:hAnsi="CMU Serif" w:cs="CMU Serif"/>
          <w:sz w:val="26"/>
          <w:rPrChange w:id="882" w:author="Fife,Austin N" w:date="2018-11-07T14:49:00Z">
            <w:rPr>
              <w:rFonts w:ascii="CMU Serif" w:hAnsi="CMU Serif" w:cs="CMU Serif"/>
              <w:sz w:val="24"/>
            </w:rPr>
          </w:rPrChange>
        </w:rPr>
        <w:t xml:space="preserve"> Bitter (Rashidi </w:t>
      </w:r>
      <w:r w:rsidR="00476A19" w:rsidRPr="009A1F47">
        <w:rPr>
          <w:rFonts w:ascii="CMU Serif" w:hAnsi="CMU Serif" w:cs="CMU Serif"/>
          <w:sz w:val="26"/>
          <w:rPrChange w:id="883" w:author="Fife,Austin N" w:date="2018-11-07T14:49:00Z">
            <w:rPr>
              <w:rFonts w:ascii="CMU Serif" w:hAnsi="CMU Serif" w:cs="CMU Serif"/>
              <w:sz w:val="24"/>
            </w:rPr>
          </w:rPrChange>
        </w:rPr>
        <w:t xml:space="preserve">et al. </w:t>
      </w:r>
      <w:r w:rsidR="0063769F" w:rsidRPr="009A1F47">
        <w:rPr>
          <w:rFonts w:ascii="CMU Serif" w:hAnsi="CMU Serif" w:cs="CMU Serif"/>
          <w:sz w:val="26"/>
          <w:rPrChange w:id="884" w:author="Fife,Austin N" w:date="2018-11-07T14:49:00Z">
            <w:rPr>
              <w:rFonts w:ascii="CMU Serif" w:hAnsi="CMU Serif" w:cs="CMU Serif"/>
              <w:sz w:val="24"/>
            </w:rPr>
          </w:rPrChange>
        </w:rPr>
        <w:t xml:space="preserve">2017) and </w:t>
      </w:r>
      <w:r w:rsidR="0063769F" w:rsidRPr="009A1F47">
        <w:rPr>
          <w:rFonts w:ascii="CMU Serif" w:hAnsi="CMU Serif" w:cs="CMU Serif"/>
          <w:i/>
          <w:sz w:val="26"/>
          <w:rPrChange w:id="885" w:author="Fife,Austin N" w:date="2018-11-07T14:49:00Z">
            <w:rPr>
              <w:rFonts w:ascii="CMU Serif" w:hAnsi="CMU Serif" w:cs="CMU Serif"/>
              <w:i/>
              <w:sz w:val="24"/>
            </w:rPr>
          </w:rPrChange>
        </w:rPr>
        <w:t xml:space="preserve">Solanum </w:t>
      </w:r>
      <w:proofErr w:type="spellStart"/>
      <w:r w:rsidR="0063769F" w:rsidRPr="009A1F47">
        <w:rPr>
          <w:rFonts w:ascii="CMU Serif" w:hAnsi="CMU Serif" w:cs="CMU Serif"/>
          <w:i/>
          <w:sz w:val="26"/>
          <w:rPrChange w:id="886" w:author="Fife,Austin N" w:date="2018-11-07T14:49:00Z">
            <w:rPr>
              <w:rFonts w:ascii="CMU Serif" w:hAnsi="CMU Serif" w:cs="CMU Serif"/>
              <w:i/>
              <w:sz w:val="24"/>
            </w:rPr>
          </w:rPrChange>
        </w:rPr>
        <w:t>berthaultii</w:t>
      </w:r>
      <w:proofErr w:type="spellEnd"/>
      <w:r w:rsidR="0063769F" w:rsidRPr="009A1F47">
        <w:rPr>
          <w:rFonts w:ascii="CMU Serif" w:hAnsi="CMU Serif" w:cs="CMU Serif"/>
          <w:sz w:val="26"/>
          <w:rPrChange w:id="887" w:author="Fife,Austin N" w:date="2018-11-07T14:49:00Z">
            <w:rPr>
              <w:rFonts w:ascii="CMU Serif" w:hAnsi="CMU Serif" w:cs="CMU Serif"/>
              <w:sz w:val="24"/>
            </w:rPr>
          </w:rPrChange>
        </w:rPr>
        <w:t xml:space="preserve"> Hawkes (Butler et al. 2011)</w:t>
      </w:r>
      <w:r w:rsidRPr="009A1F47">
        <w:rPr>
          <w:rFonts w:ascii="CMU Serif" w:hAnsi="CMU Serif" w:cs="CMU Serif"/>
          <w:sz w:val="26"/>
          <w:rPrChange w:id="888" w:author="Fife,Austin N" w:date="2018-11-07T14:49:00Z">
            <w:rPr>
              <w:rFonts w:ascii="CMU Serif" w:hAnsi="CMU Serif" w:cs="CMU Serif"/>
              <w:sz w:val="24"/>
            </w:rPr>
          </w:rPrChange>
        </w:rPr>
        <w:t xml:space="preserve"> </w:t>
      </w:r>
      <w:r w:rsidR="0063769F" w:rsidRPr="009A1F47">
        <w:rPr>
          <w:rFonts w:ascii="CMU Serif" w:hAnsi="CMU Serif" w:cs="CMU Serif"/>
          <w:sz w:val="26"/>
          <w:rPrChange w:id="889" w:author="Fife,Austin N" w:date="2018-11-07T14:49:00Z">
            <w:rPr>
              <w:rFonts w:ascii="CMU Serif" w:hAnsi="CMU Serif" w:cs="CMU Serif"/>
              <w:sz w:val="24"/>
            </w:rPr>
          </w:rPrChange>
        </w:rPr>
        <w:t>have</w:t>
      </w:r>
      <w:r w:rsidR="00E743BE" w:rsidRPr="009A1F47">
        <w:rPr>
          <w:rFonts w:ascii="CMU Serif" w:hAnsi="CMU Serif" w:cs="CMU Serif"/>
          <w:sz w:val="26"/>
          <w:rPrChange w:id="890" w:author="Fife,Austin N" w:date="2018-11-07T14:49:00Z">
            <w:rPr>
              <w:rFonts w:ascii="CMU Serif" w:hAnsi="CMU Serif" w:cs="CMU Serif"/>
              <w:sz w:val="24"/>
            </w:rPr>
          </w:rPrChange>
        </w:rPr>
        <w:t xml:space="preserve"> </w:t>
      </w:r>
      <w:r w:rsidR="006A7EC2" w:rsidRPr="009A1F47">
        <w:rPr>
          <w:rFonts w:ascii="CMU Serif" w:hAnsi="CMU Serif" w:cs="CMU Serif"/>
          <w:sz w:val="26"/>
          <w:rPrChange w:id="891" w:author="Fife,Austin N" w:date="2018-11-07T14:49:00Z">
            <w:rPr>
              <w:rFonts w:ascii="CMU Serif" w:hAnsi="CMU Serif" w:cs="CMU Serif"/>
              <w:sz w:val="24"/>
            </w:rPr>
          </w:rPrChange>
        </w:rPr>
        <w:t xml:space="preserve">shown </w:t>
      </w:r>
      <w:r w:rsidR="006A7EC2" w:rsidRPr="009A1F47">
        <w:rPr>
          <w:rFonts w:ascii="CMU Serif" w:hAnsi="CMU Serif" w:cs="CMU Serif"/>
          <w:sz w:val="26"/>
          <w:rPrChange w:id="892" w:author="Fife,Austin N" w:date="2018-11-07T14:49:00Z">
            <w:rPr>
              <w:rFonts w:ascii="CMU Serif" w:hAnsi="CMU Serif" w:cs="CMU Serif"/>
              <w:sz w:val="24"/>
            </w:rPr>
          </w:rPrChange>
        </w:rPr>
        <w:lastRenderedPageBreak/>
        <w:t>less</w:t>
      </w:r>
      <w:r w:rsidR="00E743BE" w:rsidRPr="009A1F47">
        <w:rPr>
          <w:rFonts w:ascii="CMU Serif" w:hAnsi="CMU Serif" w:cs="CMU Serif"/>
          <w:sz w:val="26"/>
          <w:rPrChange w:id="893" w:author="Fife,Austin N" w:date="2018-11-07T14:49:00Z">
            <w:rPr>
              <w:rFonts w:ascii="CMU Serif" w:hAnsi="CMU Serif" w:cs="CMU Serif"/>
              <w:sz w:val="24"/>
            </w:rPr>
          </w:rPrChange>
        </w:rPr>
        <w:t xml:space="preserve"> </w:t>
      </w:r>
      <w:proofErr w:type="spellStart"/>
      <w:r w:rsidR="006A7EC2" w:rsidRPr="009A1F47">
        <w:rPr>
          <w:rFonts w:ascii="CMU Serif" w:hAnsi="CMU Serif" w:cs="CMU Serif"/>
          <w:sz w:val="26"/>
          <w:rPrChange w:id="894" w:author="Fife,Austin N" w:date="2018-11-07T14:49:00Z">
            <w:rPr>
              <w:rFonts w:ascii="CMU Serif" w:hAnsi="CMU Serif" w:cs="CMU Serif"/>
              <w:sz w:val="24"/>
            </w:rPr>
          </w:rPrChange>
        </w:rPr>
        <w:t>Lso</w:t>
      </w:r>
      <w:proofErr w:type="spellEnd"/>
      <w:r w:rsidR="006A7EC2" w:rsidRPr="009A1F47">
        <w:rPr>
          <w:rFonts w:ascii="CMU Serif" w:hAnsi="CMU Serif" w:cs="CMU Serif"/>
          <w:sz w:val="26"/>
          <w:rPrChange w:id="895" w:author="Fife,Austin N" w:date="2018-11-07T14:49:00Z">
            <w:rPr>
              <w:rFonts w:ascii="CMU Serif" w:hAnsi="CMU Serif" w:cs="CMU Serif"/>
              <w:sz w:val="24"/>
            </w:rPr>
          </w:rPrChange>
        </w:rPr>
        <w:t xml:space="preserve"> infection</w:t>
      </w:r>
      <w:r w:rsidR="00A01276" w:rsidRPr="009A1F47">
        <w:rPr>
          <w:rFonts w:ascii="CMU Serif" w:hAnsi="CMU Serif" w:cs="CMU Serif"/>
          <w:sz w:val="26"/>
          <w:rPrChange w:id="896" w:author="Fife,Austin N" w:date="2018-11-07T14:49:00Z">
            <w:rPr>
              <w:rFonts w:ascii="CMU Serif" w:hAnsi="CMU Serif" w:cs="CMU Serif"/>
              <w:sz w:val="24"/>
            </w:rPr>
          </w:rPrChange>
        </w:rPr>
        <w:t xml:space="preserve"> and</w:t>
      </w:r>
      <w:r w:rsidR="006A7EC2" w:rsidRPr="009A1F47">
        <w:rPr>
          <w:rFonts w:ascii="CMU Serif" w:hAnsi="CMU Serif" w:cs="CMU Serif"/>
          <w:sz w:val="26"/>
          <w:rPrChange w:id="897" w:author="Fife,Austin N" w:date="2018-11-07T14:49:00Z">
            <w:rPr>
              <w:rFonts w:ascii="CMU Serif" w:hAnsi="CMU Serif" w:cs="CMU Serif"/>
              <w:sz w:val="24"/>
            </w:rPr>
          </w:rPrChange>
        </w:rPr>
        <w:t>/</w:t>
      </w:r>
      <w:r w:rsidR="00A01276" w:rsidRPr="009A1F47">
        <w:rPr>
          <w:rFonts w:ascii="CMU Serif" w:hAnsi="CMU Serif" w:cs="CMU Serif"/>
          <w:sz w:val="26"/>
          <w:rPrChange w:id="898" w:author="Fife,Austin N" w:date="2018-11-07T14:49:00Z">
            <w:rPr>
              <w:rFonts w:ascii="CMU Serif" w:hAnsi="CMU Serif" w:cs="CMU Serif"/>
              <w:sz w:val="24"/>
            </w:rPr>
          </w:rPrChange>
        </w:rPr>
        <w:t xml:space="preserve">or </w:t>
      </w:r>
      <w:r w:rsidR="006A7EC2" w:rsidRPr="009A1F47">
        <w:rPr>
          <w:rFonts w:ascii="CMU Serif" w:hAnsi="CMU Serif" w:cs="CMU Serif"/>
          <w:sz w:val="26"/>
          <w:rPrChange w:id="899" w:author="Fife,Austin N" w:date="2018-11-07T14:49:00Z">
            <w:rPr>
              <w:rFonts w:ascii="CMU Serif" w:hAnsi="CMU Serif" w:cs="CMU Serif"/>
              <w:sz w:val="24"/>
            </w:rPr>
          </w:rPrChange>
        </w:rPr>
        <w:t xml:space="preserve">ZC symptoms than other cultivars. These plants have special traits </w:t>
      </w:r>
      <w:r w:rsidR="00A01276" w:rsidRPr="009A1F47">
        <w:rPr>
          <w:rFonts w:ascii="CMU Serif" w:hAnsi="CMU Serif" w:cs="CMU Serif"/>
          <w:sz w:val="26"/>
          <w:rPrChange w:id="900" w:author="Fife,Austin N" w:date="2018-11-07T14:49:00Z">
            <w:rPr>
              <w:rFonts w:ascii="CMU Serif" w:hAnsi="CMU Serif" w:cs="CMU Serif"/>
              <w:sz w:val="24"/>
            </w:rPr>
          </w:rPrChange>
        </w:rPr>
        <w:t>that</w:t>
      </w:r>
      <w:r w:rsidR="006A7EC2" w:rsidRPr="009A1F47">
        <w:rPr>
          <w:rFonts w:ascii="CMU Serif" w:hAnsi="CMU Serif" w:cs="CMU Serif"/>
          <w:sz w:val="26"/>
          <w:rPrChange w:id="901" w:author="Fife,Austin N" w:date="2018-11-07T14:49:00Z">
            <w:rPr>
              <w:rFonts w:ascii="CMU Serif" w:hAnsi="CMU Serif" w:cs="CMU Serif"/>
              <w:sz w:val="24"/>
            </w:rPr>
          </w:rPrChange>
        </w:rPr>
        <w:t xml:space="preserve"> can</w:t>
      </w:r>
      <w:r w:rsidRPr="009A1F47">
        <w:rPr>
          <w:rFonts w:ascii="CMU Serif" w:hAnsi="CMU Serif" w:cs="CMU Serif"/>
          <w:sz w:val="26"/>
          <w:rPrChange w:id="902" w:author="Fife,Austin N" w:date="2018-11-07T14:49:00Z">
            <w:rPr>
              <w:rFonts w:ascii="CMU Serif" w:hAnsi="CMU Serif" w:cs="CMU Serif"/>
              <w:sz w:val="24"/>
            </w:rPr>
          </w:rPrChange>
        </w:rPr>
        <w:t xml:space="preserve"> be bred or cloned into commercial cultivars</w:t>
      </w:r>
      <w:r w:rsidR="000C55D9" w:rsidRPr="009A1F47">
        <w:rPr>
          <w:rFonts w:ascii="CMU Serif" w:hAnsi="CMU Serif" w:cs="CMU Serif"/>
          <w:sz w:val="26"/>
          <w:rPrChange w:id="903" w:author="Fife,Austin N" w:date="2018-11-07T14:49:00Z">
            <w:rPr>
              <w:rFonts w:ascii="CMU Serif" w:hAnsi="CMU Serif" w:cs="CMU Serif"/>
              <w:sz w:val="24"/>
            </w:rPr>
          </w:rPrChange>
        </w:rPr>
        <w:t>,</w:t>
      </w:r>
      <w:r w:rsidR="006A7EC2" w:rsidRPr="009A1F47">
        <w:rPr>
          <w:rFonts w:ascii="CMU Serif" w:hAnsi="CMU Serif" w:cs="CMU Serif"/>
          <w:sz w:val="26"/>
          <w:rPrChange w:id="904" w:author="Fife,Austin N" w:date="2018-11-07T14:49:00Z">
            <w:rPr>
              <w:rFonts w:ascii="CMU Serif" w:hAnsi="CMU Serif" w:cs="CMU Serif"/>
              <w:sz w:val="24"/>
            </w:rPr>
          </w:rPrChange>
        </w:rPr>
        <w:t xml:space="preserve"> conferring them</w:t>
      </w:r>
      <w:r w:rsidR="00ED06DF" w:rsidRPr="009A1F47">
        <w:rPr>
          <w:rFonts w:ascii="CMU Serif" w:hAnsi="CMU Serif" w:cs="CMU Serif"/>
          <w:sz w:val="26"/>
          <w:rPrChange w:id="905" w:author="Fife,Austin N" w:date="2018-11-07T14:49:00Z">
            <w:rPr>
              <w:rFonts w:ascii="CMU Serif" w:hAnsi="CMU Serif" w:cs="CMU Serif"/>
              <w:sz w:val="24"/>
            </w:rPr>
          </w:rPrChange>
        </w:rPr>
        <w:t xml:space="preserve"> the same</w:t>
      </w:r>
      <w:r w:rsidR="006A7EC2" w:rsidRPr="009A1F47">
        <w:rPr>
          <w:rFonts w:ascii="CMU Serif" w:hAnsi="CMU Serif" w:cs="CMU Serif"/>
          <w:sz w:val="26"/>
          <w:rPrChange w:id="906" w:author="Fife,Austin N" w:date="2018-11-07T14:49:00Z">
            <w:rPr>
              <w:rFonts w:ascii="CMU Serif" w:hAnsi="CMU Serif" w:cs="CMU Serif"/>
              <w:sz w:val="24"/>
            </w:rPr>
          </w:rPrChange>
        </w:rPr>
        <w:t xml:space="preserve"> resistance to disease </w:t>
      </w:r>
      <w:r w:rsidRPr="009A1F47">
        <w:rPr>
          <w:rFonts w:ascii="CMU Serif" w:hAnsi="CMU Serif" w:cs="CMU Serif"/>
          <w:sz w:val="26"/>
          <w:rPrChange w:id="907" w:author="Fife,Austin N" w:date="2018-11-07T14:49:00Z">
            <w:rPr>
              <w:rFonts w:ascii="CMU Serif" w:hAnsi="CMU Serif" w:cs="CMU Serif"/>
              <w:sz w:val="24"/>
            </w:rPr>
          </w:rPrChange>
        </w:rPr>
        <w:t>(</w:t>
      </w:r>
      <w:r w:rsidR="00DD568A" w:rsidRPr="009A1F47">
        <w:rPr>
          <w:rFonts w:ascii="CMU Serif" w:hAnsi="CMU Serif" w:cs="CMU Serif"/>
          <w:sz w:val="26"/>
          <w:rPrChange w:id="908" w:author="Fife,Austin N" w:date="2018-11-07T14:49:00Z">
            <w:rPr>
              <w:rFonts w:ascii="CMU Serif" w:hAnsi="CMU Serif" w:cs="CMU Serif"/>
              <w:sz w:val="24"/>
            </w:rPr>
          </w:rPrChange>
        </w:rPr>
        <w:t>Casteel et al. 2006, 2007</w:t>
      </w:r>
      <w:r w:rsidR="0063769F" w:rsidRPr="009A1F47">
        <w:rPr>
          <w:rFonts w:ascii="CMU Serif" w:hAnsi="CMU Serif" w:cs="CMU Serif"/>
          <w:sz w:val="26"/>
          <w:rPrChange w:id="909" w:author="Fife,Austin N" w:date="2018-11-07T14:49:00Z">
            <w:rPr>
              <w:rFonts w:ascii="CMU Serif" w:hAnsi="CMU Serif" w:cs="CMU Serif"/>
              <w:sz w:val="24"/>
            </w:rPr>
          </w:rPrChange>
        </w:rPr>
        <w:t xml:space="preserve">, </w:t>
      </w:r>
      <w:proofErr w:type="spellStart"/>
      <w:r w:rsidR="0063769F" w:rsidRPr="009A1F47">
        <w:rPr>
          <w:rFonts w:ascii="CMU Serif" w:hAnsi="CMU Serif" w:cs="CMU Serif"/>
          <w:sz w:val="26"/>
          <w:rPrChange w:id="910" w:author="Fife,Austin N" w:date="2018-11-07T14:49:00Z">
            <w:rPr>
              <w:rFonts w:ascii="CMU Serif" w:hAnsi="CMU Serif" w:cs="CMU Serif"/>
              <w:sz w:val="24"/>
            </w:rPr>
          </w:rPrChange>
        </w:rPr>
        <w:t>Kaloshian</w:t>
      </w:r>
      <w:proofErr w:type="spellEnd"/>
      <w:r w:rsidR="0063769F" w:rsidRPr="009A1F47">
        <w:rPr>
          <w:rFonts w:ascii="CMU Serif" w:hAnsi="CMU Serif" w:cs="CMU Serif"/>
          <w:sz w:val="26"/>
          <w:rPrChange w:id="911" w:author="Fife,Austin N" w:date="2018-11-07T14:49:00Z">
            <w:rPr>
              <w:rFonts w:ascii="CMU Serif" w:hAnsi="CMU Serif" w:cs="CMU Serif"/>
              <w:sz w:val="24"/>
            </w:rPr>
          </w:rPrChange>
        </w:rPr>
        <w:t xml:space="preserve"> 2004</w:t>
      </w:r>
      <w:r w:rsidRPr="009A1F47">
        <w:rPr>
          <w:rFonts w:ascii="CMU Serif" w:hAnsi="CMU Serif" w:cs="CMU Serif"/>
          <w:sz w:val="26"/>
          <w:rPrChange w:id="912" w:author="Fife,Austin N" w:date="2018-11-07T14:49:00Z">
            <w:rPr>
              <w:rFonts w:ascii="CMU Serif" w:hAnsi="CMU Serif" w:cs="CMU Serif"/>
              <w:sz w:val="24"/>
            </w:rPr>
          </w:rPrChange>
        </w:rPr>
        <w:t xml:space="preserve">). </w:t>
      </w:r>
      <w:r w:rsidR="00A01276" w:rsidRPr="009A1F47">
        <w:rPr>
          <w:rFonts w:ascii="CMU Serif" w:hAnsi="CMU Serif" w:cs="CMU Serif"/>
          <w:sz w:val="26"/>
          <w:rPrChange w:id="913" w:author="Fife,Austin N" w:date="2018-11-07T14:49:00Z">
            <w:rPr>
              <w:rFonts w:ascii="CMU Serif" w:hAnsi="CMU Serif" w:cs="CMU Serif"/>
              <w:sz w:val="24"/>
            </w:rPr>
          </w:rPrChange>
        </w:rPr>
        <w:t>However, i</w:t>
      </w:r>
      <w:r w:rsidR="00EC4871" w:rsidRPr="009A1F47">
        <w:rPr>
          <w:rFonts w:ascii="CMU Serif" w:hAnsi="CMU Serif" w:cs="CMU Serif"/>
          <w:sz w:val="26"/>
          <w:rPrChange w:id="914" w:author="Fife,Austin N" w:date="2018-11-07T14:49:00Z">
            <w:rPr>
              <w:rFonts w:ascii="CMU Serif" w:hAnsi="CMU Serif" w:cs="CMU Serif"/>
              <w:sz w:val="24"/>
            </w:rPr>
          </w:rPrChange>
        </w:rPr>
        <w:t xml:space="preserve">t remains unclear whether </w:t>
      </w:r>
      <w:r w:rsidR="006238B4" w:rsidRPr="009A1F47">
        <w:rPr>
          <w:rFonts w:ascii="CMU Serif" w:hAnsi="CMU Serif" w:cs="CMU Serif"/>
          <w:sz w:val="26"/>
          <w:rPrChange w:id="915" w:author="Fife,Austin N" w:date="2018-11-07T14:49:00Z">
            <w:rPr>
              <w:rFonts w:ascii="CMU Serif" w:hAnsi="CMU Serif" w:cs="CMU Serif"/>
              <w:sz w:val="24"/>
            </w:rPr>
          </w:rPrChange>
        </w:rPr>
        <w:t xml:space="preserve">these </w:t>
      </w:r>
      <w:r w:rsidR="003E5B38" w:rsidRPr="009A1F47">
        <w:rPr>
          <w:rFonts w:ascii="CMU Serif" w:hAnsi="CMU Serif" w:cs="CMU Serif"/>
          <w:sz w:val="26"/>
          <w:rPrChange w:id="916" w:author="Fife,Austin N" w:date="2018-11-07T14:49:00Z">
            <w:rPr>
              <w:rFonts w:ascii="CMU Serif" w:hAnsi="CMU Serif" w:cs="CMU Serif"/>
              <w:sz w:val="24"/>
            </w:rPr>
          </w:rPrChange>
        </w:rPr>
        <w:t>wild</w:t>
      </w:r>
      <w:r w:rsidR="006238B4" w:rsidRPr="009A1F47">
        <w:rPr>
          <w:rFonts w:ascii="CMU Serif" w:hAnsi="CMU Serif" w:cs="CMU Serif"/>
          <w:sz w:val="26"/>
          <w:rPrChange w:id="917" w:author="Fife,Austin N" w:date="2018-11-07T14:49:00Z">
            <w:rPr>
              <w:rFonts w:ascii="CMU Serif" w:hAnsi="CMU Serif" w:cs="CMU Serif"/>
              <w:sz w:val="24"/>
            </w:rPr>
          </w:rPrChange>
        </w:rPr>
        <w:t xml:space="preserve"> </w:t>
      </w:r>
      <w:r w:rsidR="00A96E5B" w:rsidRPr="009A1F47">
        <w:rPr>
          <w:rFonts w:ascii="CMU Serif" w:hAnsi="CMU Serif" w:cs="CMU Serif"/>
          <w:sz w:val="26"/>
          <w:rPrChange w:id="918" w:author="Fife,Austin N" w:date="2018-11-07T14:49:00Z">
            <w:rPr>
              <w:rFonts w:ascii="CMU Serif" w:hAnsi="CMU Serif" w:cs="CMU Serif"/>
              <w:sz w:val="24"/>
            </w:rPr>
          </w:rPrChange>
        </w:rPr>
        <w:t xml:space="preserve">plants </w:t>
      </w:r>
      <w:r w:rsidR="006238B4" w:rsidRPr="009A1F47">
        <w:rPr>
          <w:rFonts w:ascii="CMU Serif" w:hAnsi="CMU Serif" w:cs="CMU Serif"/>
          <w:sz w:val="26"/>
          <w:rPrChange w:id="919" w:author="Fife,Austin N" w:date="2018-11-07T14:49:00Z">
            <w:rPr>
              <w:rFonts w:ascii="CMU Serif" w:hAnsi="CMU Serif" w:cs="CMU Serif"/>
              <w:sz w:val="24"/>
            </w:rPr>
          </w:rPrChange>
        </w:rPr>
        <w:t xml:space="preserve">are </w:t>
      </w:r>
      <w:r w:rsidR="00EC4871" w:rsidRPr="009A1F47">
        <w:rPr>
          <w:rFonts w:ascii="CMU Serif" w:hAnsi="CMU Serif" w:cs="CMU Serif"/>
          <w:sz w:val="26"/>
          <w:rPrChange w:id="920" w:author="Fife,Austin N" w:date="2018-11-07T14:49:00Z">
            <w:rPr>
              <w:rFonts w:ascii="CMU Serif" w:hAnsi="CMU Serif" w:cs="CMU Serif"/>
              <w:sz w:val="24"/>
            </w:rPr>
          </w:rPrChange>
        </w:rPr>
        <w:t>resist</w:t>
      </w:r>
      <w:r w:rsidR="00A96E5B" w:rsidRPr="009A1F47">
        <w:rPr>
          <w:rFonts w:ascii="CMU Serif" w:hAnsi="CMU Serif" w:cs="CMU Serif"/>
          <w:sz w:val="26"/>
          <w:rPrChange w:id="921" w:author="Fife,Austin N" w:date="2018-11-07T14:49:00Z">
            <w:rPr>
              <w:rFonts w:ascii="CMU Serif" w:hAnsi="CMU Serif" w:cs="CMU Serif"/>
              <w:sz w:val="24"/>
            </w:rPr>
          </w:rPrChange>
        </w:rPr>
        <w:t>ant</w:t>
      </w:r>
      <w:r w:rsidR="00482EA5" w:rsidRPr="009A1F47">
        <w:rPr>
          <w:rFonts w:ascii="CMU Serif" w:hAnsi="CMU Serif" w:cs="CMU Serif"/>
          <w:sz w:val="26"/>
          <w:rPrChange w:id="922" w:author="Fife,Austin N" w:date="2018-11-07T14:49:00Z">
            <w:rPr>
              <w:rFonts w:ascii="CMU Serif" w:hAnsi="CMU Serif" w:cs="CMU Serif"/>
              <w:sz w:val="24"/>
            </w:rPr>
          </w:rPrChange>
        </w:rPr>
        <w:t xml:space="preserve"> or </w:t>
      </w:r>
      <w:r w:rsidR="00A96E5B" w:rsidRPr="009A1F47">
        <w:rPr>
          <w:rFonts w:ascii="CMU Serif" w:hAnsi="CMU Serif" w:cs="CMU Serif"/>
          <w:sz w:val="26"/>
          <w:rPrChange w:id="923" w:author="Fife,Austin N" w:date="2018-11-07T14:49:00Z">
            <w:rPr>
              <w:rFonts w:ascii="CMU Serif" w:hAnsi="CMU Serif" w:cs="CMU Serif"/>
              <w:sz w:val="24"/>
            </w:rPr>
          </w:rPrChange>
        </w:rPr>
        <w:t xml:space="preserve">tolerant </w:t>
      </w:r>
      <w:r w:rsidR="002F499B" w:rsidRPr="009A1F47">
        <w:rPr>
          <w:rFonts w:ascii="CMU Serif" w:hAnsi="CMU Serif" w:cs="CMU Serif"/>
          <w:sz w:val="26"/>
          <w:rPrChange w:id="924" w:author="Fife,Austin N" w:date="2018-11-07T14:49:00Z">
            <w:rPr>
              <w:rFonts w:ascii="CMU Serif" w:hAnsi="CMU Serif" w:cs="CMU Serif"/>
              <w:sz w:val="24"/>
            </w:rPr>
          </w:rPrChange>
        </w:rPr>
        <w:t xml:space="preserve">to </w:t>
      </w:r>
      <w:proofErr w:type="spellStart"/>
      <w:r w:rsidR="00EC4871" w:rsidRPr="009A1F47">
        <w:rPr>
          <w:rFonts w:ascii="CMU Serif" w:hAnsi="CMU Serif" w:cs="CMU Serif"/>
          <w:sz w:val="26"/>
          <w:rPrChange w:id="925" w:author="Fife,Austin N" w:date="2018-11-07T14:49:00Z">
            <w:rPr>
              <w:rFonts w:ascii="CMU Serif" w:hAnsi="CMU Serif" w:cs="CMU Serif"/>
              <w:sz w:val="24"/>
            </w:rPr>
          </w:rPrChange>
        </w:rPr>
        <w:t>Lso</w:t>
      </w:r>
      <w:proofErr w:type="spellEnd"/>
      <w:r w:rsidR="00EC4871" w:rsidRPr="009A1F47">
        <w:rPr>
          <w:rFonts w:ascii="CMU Serif" w:hAnsi="CMU Serif" w:cs="CMU Serif"/>
          <w:sz w:val="26"/>
          <w:rPrChange w:id="926" w:author="Fife,Austin N" w:date="2018-11-07T14:49:00Z">
            <w:rPr>
              <w:rFonts w:ascii="CMU Serif" w:hAnsi="CMU Serif" w:cs="CMU Serif"/>
              <w:sz w:val="24"/>
            </w:rPr>
          </w:rPrChange>
        </w:rPr>
        <w:t xml:space="preserve"> or</w:t>
      </w:r>
      <w:r w:rsidR="000C55D9" w:rsidRPr="009A1F47">
        <w:rPr>
          <w:rFonts w:ascii="CMU Serif" w:hAnsi="CMU Serif" w:cs="CMU Serif"/>
          <w:sz w:val="26"/>
          <w:rPrChange w:id="927" w:author="Fife,Austin N" w:date="2018-11-07T14:49:00Z">
            <w:rPr>
              <w:rFonts w:ascii="CMU Serif" w:hAnsi="CMU Serif" w:cs="CMU Serif"/>
              <w:sz w:val="24"/>
            </w:rPr>
          </w:rPrChange>
        </w:rPr>
        <w:t xml:space="preserve"> </w:t>
      </w:r>
      <w:r w:rsidR="00482EA5" w:rsidRPr="009A1F47">
        <w:rPr>
          <w:rFonts w:ascii="CMU Serif" w:hAnsi="CMU Serif" w:cs="CMU Serif"/>
          <w:sz w:val="26"/>
          <w:rPrChange w:id="928" w:author="Fife,Austin N" w:date="2018-11-07T14:49:00Z">
            <w:rPr>
              <w:rFonts w:ascii="CMU Serif" w:hAnsi="CMU Serif" w:cs="CMU Serif"/>
              <w:sz w:val="24"/>
            </w:rPr>
          </w:rPrChange>
        </w:rPr>
        <w:t xml:space="preserve">to </w:t>
      </w:r>
      <w:r w:rsidR="000C55D9" w:rsidRPr="009A1F47">
        <w:rPr>
          <w:rFonts w:ascii="CMU Serif" w:hAnsi="CMU Serif" w:cs="CMU Serif"/>
          <w:sz w:val="26"/>
          <w:rPrChange w:id="929" w:author="Fife,Austin N" w:date="2018-11-07T14:49:00Z">
            <w:rPr>
              <w:rFonts w:ascii="CMU Serif" w:hAnsi="CMU Serif" w:cs="CMU Serif"/>
              <w:sz w:val="24"/>
            </w:rPr>
          </w:rPrChange>
        </w:rPr>
        <w:t>the</w:t>
      </w:r>
      <w:r w:rsidR="00EC4871" w:rsidRPr="009A1F47">
        <w:rPr>
          <w:rFonts w:ascii="CMU Serif" w:hAnsi="CMU Serif" w:cs="CMU Serif"/>
          <w:sz w:val="26"/>
          <w:rPrChange w:id="930" w:author="Fife,Austin N" w:date="2018-11-07T14:49:00Z">
            <w:rPr>
              <w:rFonts w:ascii="CMU Serif" w:hAnsi="CMU Serif" w:cs="CMU Serif"/>
              <w:sz w:val="24"/>
            </w:rPr>
          </w:rPrChange>
        </w:rPr>
        <w:t xml:space="preserve"> psyllid</w:t>
      </w:r>
      <w:r w:rsidR="003E5B38" w:rsidRPr="009A1F47">
        <w:rPr>
          <w:rFonts w:ascii="CMU Serif" w:hAnsi="CMU Serif" w:cs="CMU Serif"/>
          <w:sz w:val="26"/>
          <w:rPrChange w:id="931" w:author="Fife,Austin N" w:date="2018-11-07T14:49:00Z">
            <w:rPr>
              <w:rFonts w:ascii="CMU Serif" w:hAnsi="CMU Serif" w:cs="CMU Serif"/>
              <w:sz w:val="24"/>
            </w:rPr>
          </w:rPrChange>
        </w:rPr>
        <w:t xml:space="preserve"> vector </w:t>
      </w:r>
      <w:r w:rsidR="00EC4871" w:rsidRPr="009A1F47">
        <w:rPr>
          <w:rFonts w:ascii="CMU Serif" w:hAnsi="CMU Serif" w:cs="CMU Serif"/>
          <w:sz w:val="26"/>
          <w:rPrChange w:id="932" w:author="Fife,Austin N" w:date="2018-11-07T14:49:00Z">
            <w:rPr>
              <w:rFonts w:ascii="CMU Serif" w:hAnsi="CMU Serif" w:cs="CMU Serif"/>
              <w:sz w:val="24"/>
            </w:rPr>
          </w:rPrChange>
        </w:rPr>
        <w:t>(Butler et al. 2011</w:t>
      </w:r>
      <w:r w:rsidR="000C350E" w:rsidRPr="009A1F47">
        <w:rPr>
          <w:rFonts w:ascii="CMU Serif" w:hAnsi="CMU Serif" w:cs="CMU Serif"/>
          <w:sz w:val="26"/>
          <w:rPrChange w:id="933" w:author="Fife,Austin N" w:date="2018-11-07T14:49:00Z">
            <w:rPr>
              <w:rFonts w:ascii="CMU Serif" w:hAnsi="CMU Serif" w:cs="CMU Serif"/>
              <w:sz w:val="24"/>
            </w:rPr>
          </w:rPrChange>
        </w:rPr>
        <w:t xml:space="preserve">, </w:t>
      </w:r>
      <w:proofErr w:type="spellStart"/>
      <w:r w:rsidR="000C350E" w:rsidRPr="009A1F47">
        <w:rPr>
          <w:rFonts w:ascii="CMU Serif" w:hAnsi="CMU Serif" w:cs="CMU Serif"/>
          <w:sz w:val="26"/>
          <w:rPrChange w:id="934" w:author="Fife,Austin N" w:date="2018-11-07T14:49:00Z">
            <w:rPr>
              <w:rFonts w:ascii="CMU Serif" w:hAnsi="CMU Serif" w:cs="CMU Serif"/>
              <w:sz w:val="24"/>
            </w:rPr>
          </w:rPrChange>
        </w:rPr>
        <w:t>Putten</w:t>
      </w:r>
      <w:proofErr w:type="spellEnd"/>
      <w:r w:rsidR="000C350E" w:rsidRPr="009A1F47">
        <w:rPr>
          <w:rFonts w:ascii="CMU Serif" w:hAnsi="CMU Serif" w:cs="CMU Serif"/>
          <w:sz w:val="26"/>
          <w:rPrChange w:id="935" w:author="Fife,Austin N" w:date="2018-11-07T14:49:00Z">
            <w:rPr>
              <w:rFonts w:ascii="CMU Serif" w:hAnsi="CMU Serif" w:cs="CMU Serif"/>
              <w:sz w:val="24"/>
            </w:rPr>
          </w:rPrChange>
        </w:rPr>
        <w:t xml:space="preserve"> et al. 2001, Kennedy et al. 1987</w:t>
      </w:r>
      <w:r w:rsidR="00EC4871" w:rsidRPr="009A1F47">
        <w:rPr>
          <w:rFonts w:ascii="CMU Serif" w:hAnsi="CMU Serif" w:cs="CMU Serif"/>
          <w:sz w:val="26"/>
          <w:rPrChange w:id="936" w:author="Fife,Austin N" w:date="2018-11-07T14:49:00Z">
            <w:rPr>
              <w:rFonts w:ascii="CMU Serif" w:hAnsi="CMU Serif" w:cs="CMU Serif"/>
              <w:sz w:val="24"/>
            </w:rPr>
          </w:rPrChange>
        </w:rPr>
        <w:t>)</w:t>
      </w:r>
      <w:r w:rsidR="006238B4" w:rsidRPr="009A1F47">
        <w:rPr>
          <w:rFonts w:ascii="CMU Serif" w:hAnsi="CMU Serif" w:cs="CMU Serif"/>
          <w:sz w:val="26"/>
          <w:rPrChange w:id="937" w:author="Fife,Austin N" w:date="2018-11-07T14:49:00Z">
            <w:rPr>
              <w:rFonts w:ascii="CMU Serif" w:hAnsi="CMU Serif" w:cs="CMU Serif"/>
              <w:sz w:val="24"/>
            </w:rPr>
          </w:rPrChange>
        </w:rPr>
        <w:t>.</w:t>
      </w:r>
      <w:r w:rsidR="00EC4871" w:rsidRPr="009A1F47">
        <w:rPr>
          <w:rFonts w:ascii="CMU Serif" w:hAnsi="CMU Serif" w:cs="CMU Serif"/>
          <w:sz w:val="26"/>
          <w:rPrChange w:id="938" w:author="Fife,Austin N" w:date="2018-11-07T14:49:00Z">
            <w:rPr>
              <w:rFonts w:ascii="CMU Serif" w:hAnsi="CMU Serif" w:cs="CMU Serif"/>
              <w:sz w:val="24"/>
            </w:rPr>
          </w:rPrChange>
        </w:rPr>
        <w:t xml:space="preserve"> </w:t>
      </w:r>
    </w:p>
    <w:p w14:paraId="6897CCB9" w14:textId="418A6C25" w:rsidR="003D5198" w:rsidRPr="009A1F47" w:rsidRDefault="00482EA5" w:rsidP="0075501E">
      <w:pPr>
        <w:widowControl w:val="0"/>
        <w:spacing w:after="0" w:line="480" w:lineRule="auto"/>
        <w:contextualSpacing/>
        <w:mirrorIndents/>
        <w:rPr>
          <w:rFonts w:ascii="CMU Serif" w:hAnsi="CMU Serif" w:cs="CMU Serif"/>
          <w:sz w:val="26"/>
          <w:rPrChange w:id="939" w:author="Fife,Austin N" w:date="2018-11-07T14:49:00Z">
            <w:rPr>
              <w:rFonts w:ascii="CMU Serif" w:hAnsi="CMU Serif" w:cs="CMU Serif"/>
              <w:sz w:val="24"/>
            </w:rPr>
          </w:rPrChange>
        </w:rPr>
      </w:pPr>
      <w:r w:rsidRPr="009A1F47">
        <w:rPr>
          <w:rFonts w:ascii="CMU Serif" w:hAnsi="CMU Serif" w:cs="CMU Serif"/>
          <w:sz w:val="26"/>
          <w:rPrChange w:id="940" w:author="Fife,Austin N" w:date="2018-11-07T14:49:00Z">
            <w:rPr>
              <w:rFonts w:ascii="CMU Serif" w:hAnsi="CMU Serif" w:cs="CMU Serif"/>
              <w:sz w:val="24"/>
            </w:rPr>
          </w:rPrChange>
        </w:rPr>
        <w:tab/>
      </w:r>
      <w:r w:rsidR="002F499B" w:rsidRPr="009A1F47">
        <w:rPr>
          <w:rFonts w:ascii="CMU Serif" w:hAnsi="CMU Serif" w:cs="CMU Serif"/>
          <w:sz w:val="26"/>
          <w:rPrChange w:id="941" w:author="Fife,Austin N" w:date="2018-11-07T14:49:00Z">
            <w:rPr>
              <w:rFonts w:ascii="CMU Serif" w:hAnsi="CMU Serif" w:cs="CMU Serif"/>
              <w:sz w:val="24"/>
            </w:rPr>
          </w:rPrChange>
        </w:rPr>
        <w:t xml:space="preserve">In order to </w:t>
      </w:r>
      <w:r w:rsidR="00DD78E4" w:rsidRPr="009A1F47">
        <w:rPr>
          <w:rFonts w:ascii="CMU Serif" w:hAnsi="CMU Serif" w:cs="CMU Serif"/>
          <w:sz w:val="26"/>
          <w:rPrChange w:id="942" w:author="Fife,Austin N" w:date="2018-11-07T14:49:00Z">
            <w:rPr>
              <w:rFonts w:ascii="CMU Serif" w:hAnsi="CMU Serif" w:cs="CMU Serif"/>
              <w:sz w:val="24"/>
            </w:rPr>
          </w:rPrChange>
        </w:rPr>
        <w:t xml:space="preserve">assess in these </w:t>
      </w:r>
      <w:proofErr w:type="gramStart"/>
      <w:r w:rsidR="00DD78E4" w:rsidRPr="009A1F47">
        <w:rPr>
          <w:rFonts w:ascii="CMU Serif" w:hAnsi="CMU Serif" w:cs="CMU Serif"/>
          <w:sz w:val="26"/>
          <w:rPrChange w:id="943" w:author="Fife,Austin N" w:date="2018-11-07T14:49:00Z">
            <w:rPr>
              <w:rFonts w:ascii="CMU Serif" w:hAnsi="CMU Serif" w:cs="CMU Serif"/>
              <w:sz w:val="24"/>
            </w:rPr>
          </w:rPrChange>
        </w:rPr>
        <w:t>germplasms</w:t>
      </w:r>
      <w:proofErr w:type="gramEnd"/>
      <w:r w:rsidR="00DD78E4" w:rsidRPr="009A1F47">
        <w:rPr>
          <w:rFonts w:ascii="CMU Serif" w:hAnsi="CMU Serif" w:cs="CMU Serif"/>
          <w:sz w:val="26"/>
          <w:rPrChange w:id="944" w:author="Fife,Austin N" w:date="2018-11-07T14:49:00Z">
            <w:rPr>
              <w:rFonts w:ascii="CMU Serif" w:hAnsi="CMU Serif" w:cs="CMU Serif"/>
              <w:sz w:val="24"/>
            </w:rPr>
          </w:rPrChange>
        </w:rPr>
        <w:t xml:space="preserve"> possible antibiosis and </w:t>
      </w:r>
      <w:proofErr w:type="spellStart"/>
      <w:r w:rsidR="00DD78E4" w:rsidRPr="009A1F47">
        <w:rPr>
          <w:rFonts w:ascii="CMU Serif" w:hAnsi="CMU Serif" w:cs="CMU Serif"/>
          <w:sz w:val="26"/>
          <w:rPrChange w:id="945" w:author="Fife,Austin N" w:date="2018-11-07T14:49:00Z">
            <w:rPr>
              <w:rFonts w:ascii="CMU Serif" w:hAnsi="CMU Serif" w:cs="CMU Serif"/>
              <w:sz w:val="24"/>
            </w:rPr>
          </w:rPrChange>
        </w:rPr>
        <w:t>antixenosis</w:t>
      </w:r>
      <w:proofErr w:type="spellEnd"/>
      <w:r w:rsidR="00DD78E4" w:rsidRPr="009A1F47">
        <w:rPr>
          <w:rFonts w:ascii="CMU Serif" w:hAnsi="CMU Serif" w:cs="CMU Serif"/>
          <w:sz w:val="26"/>
          <w:rPrChange w:id="946" w:author="Fife,Austin N" w:date="2018-11-07T14:49:00Z">
            <w:rPr>
              <w:rFonts w:ascii="CMU Serif" w:hAnsi="CMU Serif" w:cs="CMU Serif"/>
              <w:sz w:val="24"/>
            </w:rPr>
          </w:rPrChange>
        </w:rPr>
        <w:t xml:space="preserve"> against the psyllid vector</w:t>
      </w:r>
      <w:r w:rsidR="002F499B" w:rsidRPr="009A1F47">
        <w:rPr>
          <w:rFonts w:ascii="CMU Serif" w:hAnsi="CMU Serif" w:cs="CMU Serif"/>
          <w:sz w:val="26"/>
          <w:rPrChange w:id="947" w:author="Fife,Austin N" w:date="2018-11-07T14:49:00Z">
            <w:rPr>
              <w:rFonts w:ascii="CMU Serif" w:hAnsi="CMU Serif" w:cs="CMU Serif"/>
              <w:sz w:val="24"/>
            </w:rPr>
          </w:rPrChange>
        </w:rPr>
        <w:t>,</w:t>
      </w:r>
      <w:r w:rsidR="005C649E" w:rsidRPr="009A1F47">
        <w:rPr>
          <w:rFonts w:ascii="CMU Serif" w:hAnsi="CMU Serif" w:cs="CMU Serif"/>
          <w:sz w:val="26"/>
          <w:rPrChange w:id="948" w:author="Fife,Austin N" w:date="2018-11-07T14:49:00Z">
            <w:rPr>
              <w:rFonts w:ascii="CMU Serif" w:hAnsi="CMU Serif" w:cs="CMU Serif"/>
              <w:sz w:val="24"/>
            </w:rPr>
          </w:rPrChange>
        </w:rPr>
        <w:t xml:space="preserve"> </w:t>
      </w:r>
      <w:r w:rsidR="002F499B" w:rsidRPr="009A1F47">
        <w:rPr>
          <w:rFonts w:ascii="CMU Serif" w:hAnsi="CMU Serif" w:cs="CMU Serif"/>
          <w:sz w:val="26"/>
          <w:rPrChange w:id="949" w:author="Fife,Austin N" w:date="2018-11-07T14:49:00Z">
            <w:rPr>
              <w:rFonts w:ascii="CMU Serif" w:hAnsi="CMU Serif" w:cs="CMU Serif"/>
              <w:sz w:val="24"/>
            </w:rPr>
          </w:rPrChange>
        </w:rPr>
        <w:t>w</w:t>
      </w:r>
      <w:r w:rsidR="00E84AD1" w:rsidRPr="009A1F47">
        <w:rPr>
          <w:rFonts w:ascii="CMU Serif" w:hAnsi="CMU Serif" w:cs="CMU Serif"/>
          <w:sz w:val="26"/>
          <w:rPrChange w:id="950" w:author="Fife,Austin N" w:date="2018-11-07T14:49:00Z">
            <w:rPr>
              <w:rFonts w:ascii="CMU Serif" w:hAnsi="CMU Serif" w:cs="CMU Serif"/>
              <w:sz w:val="24"/>
            </w:rPr>
          </w:rPrChange>
        </w:rPr>
        <w:t xml:space="preserve">e examined psyllid </w:t>
      </w:r>
      <w:r w:rsidR="00187B3C" w:rsidRPr="009A1F47">
        <w:rPr>
          <w:rFonts w:ascii="CMU Serif" w:hAnsi="CMU Serif" w:cs="CMU Serif"/>
          <w:sz w:val="26"/>
          <w:rPrChange w:id="951" w:author="Fife,Austin N" w:date="2018-11-07T14:49:00Z">
            <w:rPr>
              <w:rFonts w:ascii="CMU Serif" w:hAnsi="CMU Serif" w:cs="CMU Serif"/>
              <w:sz w:val="24"/>
            </w:rPr>
          </w:rPrChange>
        </w:rPr>
        <w:t xml:space="preserve">probing, walking and cleaning </w:t>
      </w:r>
      <w:r w:rsidR="00E84AD1" w:rsidRPr="009A1F47">
        <w:rPr>
          <w:rFonts w:ascii="CMU Serif" w:hAnsi="CMU Serif" w:cs="CMU Serif"/>
          <w:sz w:val="26"/>
          <w:rPrChange w:id="952" w:author="Fife,Austin N" w:date="2018-11-07T14:49:00Z">
            <w:rPr>
              <w:rFonts w:ascii="CMU Serif" w:hAnsi="CMU Serif" w:cs="CMU Serif"/>
              <w:sz w:val="24"/>
            </w:rPr>
          </w:rPrChange>
        </w:rPr>
        <w:t>behavior</w:t>
      </w:r>
      <w:r w:rsidR="004C2285" w:rsidRPr="009A1F47">
        <w:rPr>
          <w:rFonts w:ascii="CMU Serif" w:hAnsi="CMU Serif" w:cs="CMU Serif"/>
          <w:sz w:val="26"/>
          <w:rPrChange w:id="953" w:author="Fife,Austin N" w:date="2018-11-07T14:49:00Z">
            <w:rPr>
              <w:rFonts w:ascii="CMU Serif" w:hAnsi="CMU Serif" w:cs="CMU Serif"/>
              <w:sz w:val="24"/>
            </w:rPr>
          </w:rPrChange>
        </w:rPr>
        <w:t>s</w:t>
      </w:r>
      <w:r w:rsidR="00187B3C" w:rsidRPr="009A1F47">
        <w:rPr>
          <w:rFonts w:ascii="CMU Serif" w:hAnsi="CMU Serif" w:cs="CMU Serif"/>
          <w:sz w:val="26"/>
          <w:rPrChange w:id="954" w:author="Fife,Austin N" w:date="2018-11-07T14:49:00Z">
            <w:rPr>
              <w:rFonts w:ascii="CMU Serif" w:hAnsi="CMU Serif" w:cs="CMU Serif"/>
              <w:sz w:val="24"/>
            </w:rPr>
          </w:rPrChange>
        </w:rPr>
        <w:t xml:space="preserve"> </w:t>
      </w:r>
      <w:r w:rsidR="005C649E" w:rsidRPr="009A1F47">
        <w:rPr>
          <w:rFonts w:ascii="CMU Serif" w:hAnsi="CMU Serif" w:cs="CMU Serif"/>
          <w:sz w:val="26"/>
          <w:rPrChange w:id="955" w:author="Fife,Austin N" w:date="2018-11-07T14:49:00Z">
            <w:rPr>
              <w:rFonts w:ascii="CMU Serif" w:hAnsi="CMU Serif" w:cs="CMU Serif"/>
              <w:sz w:val="24"/>
            </w:rPr>
          </w:rPrChange>
        </w:rPr>
        <w:t>as well as</w:t>
      </w:r>
      <w:r w:rsidR="00BC4C71" w:rsidRPr="009A1F47">
        <w:rPr>
          <w:rFonts w:ascii="CMU Serif" w:hAnsi="CMU Serif" w:cs="CMU Serif"/>
          <w:sz w:val="26"/>
          <w:rPrChange w:id="956" w:author="Fife,Austin N" w:date="2018-11-07T14:49:00Z">
            <w:rPr>
              <w:rFonts w:ascii="CMU Serif" w:hAnsi="CMU Serif" w:cs="CMU Serif"/>
              <w:sz w:val="24"/>
            </w:rPr>
          </w:rPrChange>
        </w:rPr>
        <w:t xml:space="preserve"> female </w:t>
      </w:r>
      <w:r w:rsidR="00DD78E4" w:rsidRPr="009A1F47">
        <w:rPr>
          <w:rFonts w:ascii="CMU Serif" w:hAnsi="CMU Serif" w:cs="CMU Serif"/>
          <w:sz w:val="26"/>
          <w:rPrChange w:id="957" w:author="Fife,Austin N" w:date="2018-11-07T14:49:00Z">
            <w:rPr>
              <w:rFonts w:ascii="CMU Serif" w:hAnsi="CMU Serif" w:cs="CMU Serif"/>
              <w:sz w:val="24"/>
            </w:rPr>
          </w:rPrChange>
        </w:rPr>
        <w:t xml:space="preserve">oviposition and egg </w:t>
      </w:r>
      <w:r w:rsidR="00575319" w:rsidRPr="009A1F47">
        <w:rPr>
          <w:rFonts w:ascii="CMU Serif" w:hAnsi="CMU Serif" w:cs="CMU Serif"/>
          <w:sz w:val="26"/>
          <w:rPrChange w:id="958" w:author="Fife,Austin N" w:date="2018-11-07T14:49:00Z">
            <w:rPr>
              <w:rFonts w:ascii="CMU Serif" w:hAnsi="CMU Serif" w:cs="CMU Serif"/>
              <w:sz w:val="24"/>
            </w:rPr>
          </w:rPrChange>
        </w:rPr>
        <w:t xml:space="preserve">fertility </w:t>
      </w:r>
      <w:r w:rsidR="00E84AD1" w:rsidRPr="009A1F47">
        <w:rPr>
          <w:rFonts w:ascii="CMU Serif" w:hAnsi="CMU Serif" w:cs="CMU Serif"/>
          <w:sz w:val="26"/>
          <w:rPrChange w:id="959" w:author="Fife,Austin N" w:date="2018-11-07T14:49:00Z">
            <w:rPr>
              <w:rFonts w:ascii="CMU Serif" w:hAnsi="CMU Serif" w:cs="CMU Serif"/>
              <w:sz w:val="24"/>
            </w:rPr>
          </w:rPrChange>
        </w:rPr>
        <w:t xml:space="preserve">on three </w:t>
      </w:r>
      <w:r w:rsidR="00187B3C" w:rsidRPr="009A1F47">
        <w:rPr>
          <w:rFonts w:ascii="CMU Serif" w:hAnsi="CMU Serif" w:cs="CMU Serif"/>
          <w:sz w:val="26"/>
          <w:rPrChange w:id="960" w:author="Fife,Austin N" w:date="2018-11-07T14:49:00Z">
            <w:rPr>
              <w:rFonts w:ascii="CMU Serif" w:hAnsi="CMU Serif" w:cs="CMU Serif"/>
              <w:sz w:val="24"/>
            </w:rPr>
          </w:rPrChange>
        </w:rPr>
        <w:t xml:space="preserve">potato </w:t>
      </w:r>
      <w:r w:rsidR="00E84AD1" w:rsidRPr="009A1F47">
        <w:rPr>
          <w:rFonts w:ascii="CMU Serif" w:hAnsi="CMU Serif" w:cs="CMU Serif"/>
          <w:sz w:val="26"/>
          <w:rPrChange w:id="961" w:author="Fife,Austin N" w:date="2018-11-07T14:49:00Z">
            <w:rPr>
              <w:rFonts w:ascii="CMU Serif" w:hAnsi="CMU Serif" w:cs="CMU Serif"/>
              <w:sz w:val="24"/>
            </w:rPr>
          </w:rPrChange>
        </w:rPr>
        <w:t>breeding clones</w:t>
      </w:r>
      <w:r w:rsidR="00187B3C" w:rsidRPr="009A1F47">
        <w:rPr>
          <w:rFonts w:ascii="CMU Serif" w:hAnsi="CMU Serif" w:cs="CMU Serif"/>
          <w:sz w:val="26"/>
          <w:rPrChange w:id="962" w:author="Fife,Austin N" w:date="2018-11-07T14:49:00Z">
            <w:rPr>
              <w:rFonts w:ascii="CMU Serif" w:hAnsi="CMU Serif" w:cs="CMU Serif"/>
              <w:sz w:val="24"/>
            </w:rPr>
          </w:rPrChange>
        </w:rPr>
        <w:t>:</w:t>
      </w:r>
      <w:r w:rsidR="00DB7DC0" w:rsidRPr="009A1F47">
        <w:rPr>
          <w:rFonts w:ascii="CMU Serif" w:hAnsi="CMU Serif" w:cs="CMU Serif"/>
          <w:sz w:val="26"/>
          <w:rPrChange w:id="963" w:author="Fife,Austin N" w:date="2018-11-07T14:49:00Z">
            <w:rPr>
              <w:rFonts w:ascii="CMU Serif" w:hAnsi="CMU Serif" w:cs="CMU Serif"/>
              <w:sz w:val="24"/>
            </w:rPr>
          </w:rPrChange>
        </w:rPr>
        <w:t xml:space="preserve"> </w:t>
      </w:r>
      <w:r w:rsidR="00575319" w:rsidRPr="009A1F47">
        <w:rPr>
          <w:rFonts w:ascii="CMU Serif" w:hAnsi="CMU Serif" w:cs="CMU Serif"/>
          <w:sz w:val="26"/>
          <w:rPrChange w:id="964" w:author="Fife,Austin N" w:date="2018-11-07T14:49:00Z">
            <w:rPr>
              <w:rFonts w:ascii="CMU Serif" w:hAnsi="CMU Serif" w:cs="CMU Serif"/>
              <w:sz w:val="24"/>
            </w:rPr>
          </w:rPrChange>
        </w:rPr>
        <w:t>‘</w:t>
      </w:r>
      <w:r w:rsidR="00DB7DC0" w:rsidRPr="009A1F47">
        <w:rPr>
          <w:rFonts w:ascii="CMU Serif" w:hAnsi="CMU Serif" w:cs="CMU Serif"/>
          <w:sz w:val="26"/>
          <w:rPrChange w:id="965" w:author="Fife,Austin N" w:date="2018-11-07T14:49:00Z">
            <w:rPr>
              <w:rFonts w:ascii="CMU Serif" w:hAnsi="CMU Serif" w:cs="CMU Serif"/>
              <w:sz w:val="24"/>
            </w:rPr>
          </w:rPrChange>
        </w:rPr>
        <w:t>A07781-10LB</w:t>
      </w:r>
      <w:r w:rsidR="00575319" w:rsidRPr="009A1F47">
        <w:rPr>
          <w:rFonts w:ascii="CMU Serif" w:hAnsi="CMU Serif" w:cs="CMU Serif"/>
          <w:sz w:val="26"/>
          <w:rPrChange w:id="966" w:author="Fife,Austin N" w:date="2018-11-07T14:49:00Z">
            <w:rPr>
              <w:rFonts w:ascii="CMU Serif" w:hAnsi="CMU Serif" w:cs="CMU Serif"/>
              <w:sz w:val="24"/>
            </w:rPr>
          </w:rPrChange>
        </w:rPr>
        <w:t>’</w:t>
      </w:r>
      <w:r w:rsidR="008B221E" w:rsidRPr="009A1F47">
        <w:rPr>
          <w:rFonts w:ascii="CMU Serif" w:hAnsi="CMU Serif" w:cs="CMU Serif"/>
          <w:sz w:val="26"/>
          <w:rPrChange w:id="967" w:author="Fife,Austin N" w:date="2018-11-07T14:49:00Z">
            <w:rPr>
              <w:rFonts w:ascii="CMU Serif" w:hAnsi="CMU Serif" w:cs="CMU Serif"/>
              <w:sz w:val="24"/>
            </w:rPr>
          </w:rPrChange>
        </w:rPr>
        <w:t xml:space="preserve"> </w:t>
      </w:r>
      <w:r w:rsidR="00B70659" w:rsidRPr="009A1F47">
        <w:rPr>
          <w:rFonts w:ascii="CMU Serif" w:hAnsi="CMU Serif" w:cs="CMU Serif"/>
          <w:sz w:val="26"/>
          <w:rPrChange w:id="968" w:author="Fife,Austin N" w:date="2018-11-07T14:49:00Z">
            <w:rPr>
              <w:rFonts w:ascii="CMU Serif" w:hAnsi="CMU Serif" w:cs="CMU Serif"/>
              <w:sz w:val="24"/>
            </w:rPr>
          </w:rPrChange>
        </w:rPr>
        <w:t>(‘10LB’)</w:t>
      </w:r>
      <w:r w:rsidR="00DB7DC0" w:rsidRPr="009A1F47">
        <w:rPr>
          <w:rFonts w:ascii="CMU Serif" w:hAnsi="CMU Serif" w:cs="CMU Serif"/>
          <w:sz w:val="26"/>
          <w:rPrChange w:id="969" w:author="Fife,Austin N" w:date="2018-11-07T14:49:00Z">
            <w:rPr>
              <w:rFonts w:ascii="CMU Serif" w:hAnsi="CMU Serif" w:cs="CMU Serif"/>
              <w:sz w:val="24"/>
            </w:rPr>
          </w:rPrChange>
        </w:rPr>
        <w:t>,</w:t>
      </w:r>
      <w:r w:rsidR="00187B3C" w:rsidRPr="009A1F47">
        <w:rPr>
          <w:rFonts w:ascii="CMU Serif" w:hAnsi="CMU Serif" w:cs="CMU Serif"/>
          <w:sz w:val="26"/>
          <w:rPrChange w:id="970" w:author="Fife,Austin N" w:date="2018-11-07T14:49:00Z">
            <w:rPr>
              <w:rFonts w:ascii="CMU Serif" w:hAnsi="CMU Serif" w:cs="CMU Serif"/>
              <w:sz w:val="24"/>
            </w:rPr>
          </w:rPrChange>
        </w:rPr>
        <w:t xml:space="preserve"> </w:t>
      </w:r>
      <w:r w:rsidR="00575319" w:rsidRPr="009A1F47">
        <w:rPr>
          <w:rFonts w:ascii="CMU Serif" w:hAnsi="CMU Serif" w:cs="CMU Serif"/>
          <w:sz w:val="26"/>
          <w:rPrChange w:id="971" w:author="Fife,Austin N" w:date="2018-11-07T14:49:00Z">
            <w:rPr>
              <w:rFonts w:ascii="CMU Serif" w:hAnsi="CMU Serif" w:cs="CMU Serif"/>
              <w:sz w:val="24"/>
            </w:rPr>
          </w:rPrChange>
        </w:rPr>
        <w:t>‘</w:t>
      </w:r>
      <w:r w:rsidR="00187B3C" w:rsidRPr="009A1F47">
        <w:rPr>
          <w:rFonts w:ascii="CMU Serif" w:hAnsi="CMU Serif" w:cs="CMU Serif"/>
          <w:sz w:val="26"/>
          <w:rPrChange w:id="972" w:author="Fife,Austin N" w:date="2018-11-07T14:49:00Z">
            <w:rPr>
              <w:rFonts w:ascii="CMU Serif" w:hAnsi="CMU Serif" w:cs="CMU Serif"/>
              <w:sz w:val="24"/>
            </w:rPr>
          </w:rPrChange>
        </w:rPr>
        <w:t>A07781-3LB</w:t>
      </w:r>
      <w:r w:rsidR="00575319" w:rsidRPr="009A1F47">
        <w:rPr>
          <w:rFonts w:ascii="CMU Serif" w:hAnsi="CMU Serif" w:cs="CMU Serif"/>
          <w:sz w:val="26"/>
          <w:rPrChange w:id="973" w:author="Fife,Austin N" w:date="2018-11-07T14:49:00Z">
            <w:rPr>
              <w:rFonts w:ascii="CMU Serif" w:hAnsi="CMU Serif" w:cs="CMU Serif"/>
              <w:sz w:val="24"/>
            </w:rPr>
          </w:rPrChange>
        </w:rPr>
        <w:t>’</w:t>
      </w:r>
      <w:r w:rsidR="00B70659" w:rsidRPr="009A1F47">
        <w:rPr>
          <w:rFonts w:ascii="CMU Serif" w:hAnsi="CMU Serif" w:cs="CMU Serif"/>
          <w:sz w:val="26"/>
          <w:rPrChange w:id="974" w:author="Fife,Austin N" w:date="2018-11-07T14:49:00Z">
            <w:rPr>
              <w:rFonts w:ascii="CMU Serif" w:hAnsi="CMU Serif" w:cs="CMU Serif"/>
              <w:sz w:val="24"/>
            </w:rPr>
          </w:rPrChange>
        </w:rPr>
        <w:t xml:space="preserve"> (‘3LB’)</w:t>
      </w:r>
      <w:r w:rsidR="00DB7DC0" w:rsidRPr="009A1F47">
        <w:rPr>
          <w:rFonts w:ascii="CMU Serif" w:hAnsi="CMU Serif" w:cs="CMU Serif"/>
          <w:sz w:val="26"/>
          <w:rPrChange w:id="975" w:author="Fife,Austin N" w:date="2018-11-07T14:49:00Z">
            <w:rPr>
              <w:rFonts w:ascii="CMU Serif" w:hAnsi="CMU Serif" w:cs="CMU Serif"/>
              <w:sz w:val="24"/>
            </w:rPr>
          </w:rPrChange>
        </w:rPr>
        <w:t xml:space="preserve"> and</w:t>
      </w:r>
      <w:r w:rsidR="00187B3C" w:rsidRPr="009A1F47">
        <w:rPr>
          <w:rFonts w:ascii="CMU Serif" w:hAnsi="CMU Serif" w:cs="CMU Serif"/>
          <w:sz w:val="26"/>
          <w:rPrChange w:id="976" w:author="Fife,Austin N" w:date="2018-11-07T14:49:00Z">
            <w:rPr>
              <w:rFonts w:ascii="CMU Serif" w:hAnsi="CMU Serif" w:cs="CMU Serif"/>
              <w:sz w:val="24"/>
            </w:rPr>
          </w:rPrChange>
        </w:rPr>
        <w:t xml:space="preserve"> </w:t>
      </w:r>
      <w:r w:rsidR="00575319" w:rsidRPr="009A1F47">
        <w:rPr>
          <w:rFonts w:ascii="CMU Serif" w:hAnsi="CMU Serif" w:cs="CMU Serif"/>
          <w:sz w:val="26"/>
          <w:rPrChange w:id="977" w:author="Fife,Austin N" w:date="2018-11-07T14:49:00Z">
            <w:rPr>
              <w:rFonts w:ascii="CMU Serif" w:hAnsi="CMU Serif" w:cs="CMU Serif"/>
              <w:sz w:val="24"/>
            </w:rPr>
          </w:rPrChange>
        </w:rPr>
        <w:t>‘</w:t>
      </w:r>
      <w:r w:rsidR="00187B3C" w:rsidRPr="009A1F47">
        <w:rPr>
          <w:rFonts w:ascii="CMU Serif" w:hAnsi="CMU Serif" w:cs="CMU Serif"/>
          <w:sz w:val="26"/>
          <w:rPrChange w:id="978" w:author="Fife,Austin N" w:date="2018-11-07T14:49:00Z">
            <w:rPr>
              <w:rFonts w:ascii="CMU Serif" w:hAnsi="CMU Serif" w:cs="CMU Serif"/>
              <w:sz w:val="24"/>
            </w:rPr>
          </w:rPrChange>
        </w:rPr>
        <w:t>A07781-4LB</w:t>
      </w:r>
      <w:r w:rsidR="00575319" w:rsidRPr="009A1F47">
        <w:rPr>
          <w:rFonts w:ascii="CMU Serif" w:hAnsi="CMU Serif" w:cs="CMU Serif"/>
          <w:sz w:val="26"/>
          <w:rPrChange w:id="979" w:author="Fife,Austin N" w:date="2018-11-07T14:49:00Z">
            <w:rPr>
              <w:rFonts w:ascii="CMU Serif" w:hAnsi="CMU Serif" w:cs="CMU Serif"/>
              <w:sz w:val="24"/>
            </w:rPr>
          </w:rPrChange>
        </w:rPr>
        <w:t>’</w:t>
      </w:r>
      <w:r w:rsidR="00187B3C" w:rsidRPr="009A1F47">
        <w:rPr>
          <w:rFonts w:ascii="CMU Serif" w:hAnsi="CMU Serif" w:cs="CMU Serif"/>
          <w:sz w:val="26"/>
          <w:rPrChange w:id="980" w:author="Fife,Austin N" w:date="2018-11-07T14:49:00Z">
            <w:rPr>
              <w:rFonts w:ascii="CMU Serif" w:hAnsi="CMU Serif" w:cs="CMU Serif"/>
              <w:sz w:val="24"/>
            </w:rPr>
          </w:rPrChange>
        </w:rPr>
        <w:t xml:space="preserve"> </w:t>
      </w:r>
      <w:r w:rsidR="00B70659" w:rsidRPr="009A1F47">
        <w:rPr>
          <w:rFonts w:ascii="CMU Serif" w:hAnsi="CMU Serif" w:cs="CMU Serif"/>
          <w:sz w:val="26"/>
          <w:rPrChange w:id="981" w:author="Fife,Austin N" w:date="2018-11-07T14:49:00Z">
            <w:rPr>
              <w:rFonts w:ascii="CMU Serif" w:hAnsi="CMU Serif" w:cs="CMU Serif"/>
              <w:sz w:val="24"/>
            </w:rPr>
          </w:rPrChange>
        </w:rPr>
        <w:t xml:space="preserve">(‘4LB’) </w:t>
      </w:r>
      <w:r w:rsidR="00B23485" w:rsidRPr="009A1F47">
        <w:rPr>
          <w:rFonts w:ascii="CMU Serif" w:hAnsi="CMU Serif" w:cs="CMU Serif"/>
          <w:sz w:val="26"/>
          <w:rPrChange w:id="982" w:author="Fife,Austin N" w:date="2018-11-07T14:49:00Z">
            <w:rPr>
              <w:rFonts w:ascii="CMU Serif" w:hAnsi="CMU Serif" w:cs="CMU Serif"/>
              <w:sz w:val="24"/>
            </w:rPr>
          </w:rPrChange>
        </w:rPr>
        <w:t>(Rashidi et al. 2017)</w:t>
      </w:r>
      <w:r w:rsidR="00187B3C" w:rsidRPr="009A1F47">
        <w:rPr>
          <w:rFonts w:ascii="CMU Serif" w:hAnsi="CMU Serif" w:cs="CMU Serif"/>
          <w:sz w:val="26"/>
          <w:rPrChange w:id="983" w:author="Fife,Austin N" w:date="2018-11-07T14:49:00Z">
            <w:rPr>
              <w:rFonts w:ascii="CMU Serif" w:hAnsi="CMU Serif" w:cs="CMU Serif"/>
              <w:sz w:val="24"/>
            </w:rPr>
          </w:rPrChange>
        </w:rPr>
        <w:t xml:space="preserve">. These germplasms were derived from the wild potato </w:t>
      </w:r>
      <w:r w:rsidR="00187B3C" w:rsidRPr="009A1F47">
        <w:rPr>
          <w:rFonts w:ascii="CMU Serif" w:hAnsi="CMU Serif" w:cs="CMU Serif"/>
          <w:i/>
          <w:sz w:val="26"/>
          <w:rPrChange w:id="984" w:author="Fife,Austin N" w:date="2018-11-07T14:49:00Z">
            <w:rPr>
              <w:rFonts w:ascii="CMU Serif" w:hAnsi="CMU Serif" w:cs="CMU Serif"/>
              <w:i/>
              <w:sz w:val="24"/>
            </w:rPr>
          </w:rPrChange>
        </w:rPr>
        <w:t xml:space="preserve">Solanum </w:t>
      </w:r>
      <w:proofErr w:type="spellStart"/>
      <w:r w:rsidR="00187B3C" w:rsidRPr="009A1F47">
        <w:rPr>
          <w:rFonts w:ascii="CMU Serif" w:hAnsi="CMU Serif" w:cs="CMU Serif"/>
          <w:i/>
          <w:sz w:val="26"/>
          <w:rPrChange w:id="985" w:author="Fife,Austin N" w:date="2018-11-07T14:49:00Z">
            <w:rPr>
              <w:rFonts w:ascii="CMU Serif" w:hAnsi="CMU Serif" w:cs="CMU Serif"/>
              <w:i/>
              <w:sz w:val="24"/>
            </w:rPr>
          </w:rPrChange>
        </w:rPr>
        <w:t>chacoense</w:t>
      </w:r>
      <w:proofErr w:type="spellEnd"/>
      <w:r w:rsidR="00187B3C" w:rsidRPr="009A1F47">
        <w:rPr>
          <w:rFonts w:ascii="CMU Serif" w:hAnsi="CMU Serif" w:cs="CMU Serif"/>
          <w:sz w:val="26"/>
          <w:rPrChange w:id="986" w:author="Fife,Austin N" w:date="2018-11-07T14:49:00Z">
            <w:rPr>
              <w:rFonts w:ascii="CMU Serif" w:hAnsi="CMU Serif" w:cs="CMU Serif"/>
              <w:sz w:val="24"/>
            </w:rPr>
          </w:rPrChange>
        </w:rPr>
        <w:t xml:space="preserve"> and exhibit high tolerance and low susceptibility to </w:t>
      </w:r>
      <w:proofErr w:type="spellStart"/>
      <w:r w:rsidR="00187B3C" w:rsidRPr="009A1F47">
        <w:rPr>
          <w:rFonts w:ascii="CMU Serif" w:hAnsi="CMU Serif" w:cs="CMU Serif"/>
          <w:sz w:val="26"/>
          <w:rPrChange w:id="987" w:author="Fife,Austin N" w:date="2018-11-07T14:49:00Z">
            <w:rPr>
              <w:rFonts w:ascii="CMU Serif" w:hAnsi="CMU Serif" w:cs="CMU Serif"/>
              <w:sz w:val="24"/>
            </w:rPr>
          </w:rPrChange>
        </w:rPr>
        <w:t>Lso</w:t>
      </w:r>
      <w:proofErr w:type="spellEnd"/>
      <w:r w:rsidR="00187B3C" w:rsidRPr="009A1F47">
        <w:rPr>
          <w:rFonts w:ascii="CMU Serif" w:hAnsi="CMU Serif" w:cs="CMU Serif"/>
          <w:sz w:val="26"/>
          <w:rPrChange w:id="988" w:author="Fife,Austin N" w:date="2018-11-07T14:49:00Z">
            <w:rPr>
              <w:rFonts w:ascii="CMU Serif" w:hAnsi="CMU Serif" w:cs="CMU Serif"/>
              <w:sz w:val="24"/>
            </w:rPr>
          </w:rPrChange>
        </w:rPr>
        <w:t xml:space="preserve"> (Rashidi et al. 2017). </w:t>
      </w:r>
      <w:r w:rsidR="004C3DA9" w:rsidRPr="009A1F47">
        <w:rPr>
          <w:rFonts w:ascii="CMU Serif" w:hAnsi="CMU Serif" w:cs="CMU Serif"/>
          <w:sz w:val="26"/>
          <w:rPrChange w:id="989" w:author="Fife,Austin N" w:date="2018-11-07T14:49:00Z">
            <w:rPr>
              <w:rFonts w:ascii="CMU Serif" w:hAnsi="CMU Serif" w:cs="CMU Serif"/>
              <w:sz w:val="24"/>
            </w:rPr>
          </w:rPrChange>
        </w:rPr>
        <w:t>Russet Burbank was used as a susceptible control (</w:t>
      </w:r>
      <w:proofErr w:type="spellStart"/>
      <w:r w:rsidR="004C3DA9" w:rsidRPr="009A1F47">
        <w:rPr>
          <w:rFonts w:ascii="CMU Serif" w:hAnsi="CMU Serif" w:cs="CMU Serif"/>
          <w:sz w:val="26"/>
          <w:rPrChange w:id="990" w:author="Fife,Austin N" w:date="2018-11-07T14:49:00Z">
            <w:rPr>
              <w:rFonts w:ascii="CMU Serif" w:hAnsi="CMU Serif" w:cs="CMU Serif"/>
              <w:sz w:val="24"/>
            </w:rPr>
          </w:rPrChange>
        </w:rPr>
        <w:t>Munyaneza</w:t>
      </w:r>
      <w:proofErr w:type="spellEnd"/>
      <w:r w:rsidR="004C3DA9" w:rsidRPr="009A1F47">
        <w:rPr>
          <w:rFonts w:ascii="CMU Serif" w:hAnsi="CMU Serif" w:cs="CMU Serif"/>
          <w:sz w:val="26"/>
          <w:rPrChange w:id="991" w:author="Fife,Austin N" w:date="2018-11-07T14:49:00Z">
            <w:rPr>
              <w:rFonts w:ascii="CMU Serif" w:hAnsi="CMU Serif" w:cs="CMU Serif"/>
              <w:sz w:val="24"/>
            </w:rPr>
          </w:rPrChange>
        </w:rPr>
        <w:t xml:space="preserve"> et al. 2011). </w:t>
      </w:r>
      <w:r w:rsidR="005D5E1C" w:rsidRPr="009A1F47">
        <w:rPr>
          <w:rFonts w:ascii="CMU Serif" w:hAnsi="CMU Serif" w:cs="CMU Serif"/>
          <w:sz w:val="26"/>
          <w:rPrChange w:id="992" w:author="Fife,Austin N" w:date="2018-11-07T14:49:00Z">
            <w:rPr>
              <w:rFonts w:ascii="CMU Serif" w:hAnsi="CMU Serif" w:cs="CMU Serif"/>
              <w:sz w:val="24"/>
            </w:rPr>
          </w:rPrChange>
        </w:rPr>
        <w:t>The r</w:t>
      </w:r>
      <w:r w:rsidR="00E84AD1" w:rsidRPr="009A1F47">
        <w:rPr>
          <w:rFonts w:ascii="CMU Serif" w:hAnsi="CMU Serif" w:cs="CMU Serif"/>
          <w:sz w:val="26"/>
          <w:rPrChange w:id="993" w:author="Fife,Austin N" w:date="2018-11-07T14:49:00Z">
            <w:rPr>
              <w:rFonts w:ascii="CMU Serif" w:hAnsi="CMU Serif" w:cs="CMU Serif"/>
              <w:sz w:val="24"/>
            </w:rPr>
          </w:rPrChange>
        </w:rPr>
        <w:t xml:space="preserve">esults will help </w:t>
      </w:r>
      <w:r w:rsidR="002F499B" w:rsidRPr="009A1F47">
        <w:rPr>
          <w:rFonts w:ascii="CMU Serif" w:hAnsi="CMU Serif" w:cs="CMU Serif"/>
          <w:sz w:val="26"/>
          <w:rPrChange w:id="994" w:author="Fife,Austin N" w:date="2018-11-07T14:49:00Z">
            <w:rPr>
              <w:rFonts w:ascii="CMU Serif" w:hAnsi="CMU Serif" w:cs="CMU Serif"/>
              <w:sz w:val="24"/>
            </w:rPr>
          </w:rPrChange>
        </w:rPr>
        <w:t xml:space="preserve">clarify </w:t>
      </w:r>
      <w:r w:rsidR="00E84AD1" w:rsidRPr="009A1F47">
        <w:rPr>
          <w:rFonts w:ascii="CMU Serif" w:hAnsi="CMU Serif" w:cs="CMU Serif"/>
          <w:sz w:val="26"/>
          <w:rPrChange w:id="995" w:author="Fife,Austin N" w:date="2018-11-07T14:49:00Z">
            <w:rPr>
              <w:rFonts w:ascii="CMU Serif" w:hAnsi="CMU Serif" w:cs="CMU Serif"/>
              <w:sz w:val="24"/>
            </w:rPr>
          </w:rPrChange>
        </w:rPr>
        <w:t>the mechanisms of resistance found in these germplasms</w:t>
      </w:r>
      <w:r w:rsidR="008240BE" w:rsidRPr="009A1F47">
        <w:rPr>
          <w:rFonts w:ascii="CMU Serif" w:hAnsi="CMU Serif" w:cs="CMU Serif"/>
          <w:sz w:val="26"/>
          <w:rPrChange w:id="996" w:author="Fife,Austin N" w:date="2018-11-07T14:49:00Z">
            <w:rPr>
              <w:rFonts w:ascii="CMU Serif" w:hAnsi="CMU Serif" w:cs="CMU Serif"/>
              <w:sz w:val="24"/>
            </w:rPr>
          </w:rPrChange>
        </w:rPr>
        <w:t xml:space="preserve"> and help </w:t>
      </w:r>
      <w:r w:rsidR="005C649E" w:rsidRPr="009A1F47">
        <w:rPr>
          <w:rFonts w:ascii="CMU Serif" w:hAnsi="CMU Serif" w:cs="CMU Serif"/>
          <w:sz w:val="26"/>
          <w:rPrChange w:id="997" w:author="Fife,Austin N" w:date="2018-11-07T14:49:00Z">
            <w:rPr>
              <w:rFonts w:ascii="CMU Serif" w:hAnsi="CMU Serif" w:cs="CMU Serif"/>
              <w:sz w:val="24"/>
            </w:rPr>
          </w:rPrChange>
        </w:rPr>
        <w:t xml:space="preserve">inform </w:t>
      </w:r>
      <w:r w:rsidR="008240BE" w:rsidRPr="009A1F47">
        <w:rPr>
          <w:rFonts w:ascii="CMU Serif" w:hAnsi="CMU Serif" w:cs="CMU Serif"/>
          <w:sz w:val="26"/>
          <w:rPrChange w:id="998" w:author="Fife,Austin N" w:date="2018-11-07T14:49:00Z">
            <w:rPr>
              <w:rFonts w:ascii="CMU Serif" w:hAnsi="CMU Serif" w:cs="CMU Serif"/>
              <w:sz w:val="24"/>
            </w:rPr>
          </w:rPrChange>
        </w:rPr>
        <w:t>plant breeder</w:t>
      </w:r>
      <w:r w:rsidR="00B41B8C" w:rsidRPr="009A1F47">
        <w:rPr>
          <w:rFonts w:ascii="CMU Serif" w:hAnsi="CMU Serif" w:cs="CMU Serif"/>
          <w:sz w:val="26"/>
          <w:rPrChange w:id="999" w:author="Fife,Austin N" w:date="2018-11-07T14:49:00Z">
            <w:rPr>
              <w:rFonts w:ascii="CMU Serif" w:hAnsi="CMU Serif" w:cs="CMU Serif"/>
              <w:sz w:val="24"/>
            </w:rPr>
          </w:rPrChange>
        </w:rPr>
        <w:t>s</w:t>
      </w:r>
      <w:r w:rsidR="005D5E1C" w:rsidRPr="009A1F47">
        <w:rPr>
          <w:rFonts w:ascii="CMU Serif" w:hAnsi="CMU Serif" w:cs="CMU Serif"/>
          <w:sz w:val="26"/>
          <w:rPrChange w:id="1000" w:author="Fife,Austin N" w:date="2018-11-07T14:49:00Z">
            <w:rPr>
              <w:rFonts w:ascii="CMU Serif" w:hAnsi="CMU Serif" w:cs="CMU Serif"/>
              <w:sz w:val="24"/>
            </w:rPr>
          </w:rPrChange>
        </w:rPr>
        <w:t xml:space="preserve"> </w:t>
      </w:r>
      <w:r w:rsidR="00BC4C71" w:rsidRPr="009A1F47">
        <w:rPr>
          <w:rFonts w:ascii="CMU Serif" w:hAnsi="CMU Serif" w:cs="CMU Serif"/>
          <w:sz w:val="26"/>
          <w:rPrChange w:id="1001" w:author="Fife,Austin N" w:date="2018-11-07T14:49:00Z">
            <w:rPr>
              <w:rFonts w:ascii="CMU Serif" w:hAnsi="CMU Serif" w:cs="CMU Serif"/>
              <w:sz w:val="24"/>
            </w:rPr>
          </w:rPrChange>
        </w:rPr>
        <w:t>in the development of</w:t>
      </w:r>
      <w:r w:rsidR="005D5E1C" w:rsidRPr="009A1F47">
        <w:rPr>
          <w:rFonts w:ascii="CMU Serif" w:hAnsi="CMU Serif" w:cs="CMU Serif"/>
          <w:sz w:val="26"/>
          <w:rPrChange w:id="1002" w:author="Fife,Austin N" w:date="2018-11-07T14:49:00Z">
            <w:rPr>
              <w:rFonts w:ascii="CMU Serif" w:hAnsi="CMU Serif" w:cs="CMU Serif"/>
              <w:sz w:val="24"/>
            </w:rPr>
          </w:rPrChange>
        </w:rPr>
        <w:t xml:space="preserve"> </w:t>
      </w:r>
      <w:proofErr w:type="spellStart"/>
      <w:r w:rsidR="005C649E" w:rsidRPr="009A1F47">
        <w:rPr>
          <w:rFonts w:ascii="CMU Serif" w:hAnsi="CMU Serif" w:cs="CMU Serif"/>
          <w:sz w:val="26"/>
          <w:rPrChange w:id="1003" w:author="Fife,Austin N" w:date="2018-11-07T14:49:00Z">
            <w:rPr>
              <w:rFonts w:ascii="CMU Serif" w:hAnsi="CMU Serif" w:cs="CMU Serif"/>
              <w:sz w:val="24"/>
            </w:rPr>
          </w:rPrChange>
        </w:rPr>
        <w:t>Lso</w:t>
      </w:r>
      <w:proofErr w:type="spellEnd"/>
      <w:r w:rsidR="008240BE" w:rsidRPr="009A1F47">
        <w:rPr>
          <w:rFonts w:ascii="CMU Serif" w:hAnsi="CMU Serif" w:cs="CMU Serif"/>
          <w:sz w:val="26"/>
          <w:rPrChange w:id="1004" w:author="Fife,Austin N" w:date="2018-11-07T14:49:00Z">
            <w:rPr>
              <w:rFonts w:ascii="CMU Serif" w:hAnsi="CMU Serif" w:cs="CMU Serif"/>
              <w:sz w:val="24"/>
            </w:rPr>
          </w:rPrChange>
        </w:rPr>
        <w:t>-resistant potato</w:t>
      </w:r>
      <w:r w:rsidR="005C649E" w:rsidRPr="009A1F47">
        <w:rPr>
          <w:rFonts w:ascii="CMU Serif" w:hAnsi="CMU Serif" w:cs="CMU Serif"/>
          <w:sz w:val="26"/>
          <w:rPrChange w:id="1005" w:author="Fife,Austin N" w:date="2018-11-07T14:49:00Z">
            <w:rPr>
              <w:rFonts w:ascii="CMU Serif" w:hAnsi="CMU Serif" w:cs="CMU Serif"/>
              <w:sz w:val="24"/>
            </w:rPr>
          </w:rPrChange>
        </w:rPr>
        <w:t>es (Kennedy et al. 1987).</w:t>
      </w:r>
      <w:r w:rsidR="005C649E" w:rsidRPr="009A1F47" w:rsidDel="005C649E">
        <w:rPr>
          <w:rFonts w:ascii="CMU Serif" w:hAnsi="CMU Serif" w:cs="CMU Serif"/>
          <w:sz w:val="26"/>
          <w:rPrChange w:id="1006" w:author="Fife,Austin N" w:date="2018-11-07T14:49:00Z">
            <w:rPr>
              <w:rFonts w:ascii="CMU Serif" w:hAnsi="CMU Serif" w:cs="CMU Serif"/>
              <w:sz w:val="24"/>
            </w:rPr>
          </w:rPrChange>
        </w:rPr>
        <w:t xml:space="preserve"> </w:t>
      </w:r>
    </w:p>
    <w:p w14:paraId="36D54497" w14:textId="14BB71D4" w:rsidR="00FF7415" w:rsidRPr="009A1F47" w:rsidRDefault="00FF7415" w:rsidP="0075501E">
      <w:pPr>
        <w:pStyle w:val="Heading1"/>
        <w:keepNext w:val="0"/>
        <w:keepLines w:val="0"/>
        <w:widowControl w:val="0"/>
        <w:mirrorIndents/>
        <w:rPr>
          <w:rFonts w:ascii="CMU Serif" w:hAnsi="CMU Serif" w:cs="CMU Serif"/>
          <w:sz w:val="26"/>
          <w:szCs w:val="22"/>
          <w:rPrChange w:id="1007" w:author="Fife,Austin N" w:date="2018-11-07T14:49:00Z">
            <w:rPr>
              <w:rFonts w:ascii="CMU Serif" w:hAnsi="CMU Serif" w:cs="CMU Serif"/>
              <w:sz w:val="24"/>
              <w:szCs w:val="22"/>
            </w:rPr>
          </w:rPrChange>
        </w:rPr>
      </w:pPr>
      <w:bookmarkStart w:id="1008" w:name="_Toc495324089"/>
      <w:bookmarkStart w:id="1009" w:name="_Toc528941659"/>
      <w:r w:rsidRPr="009A1F47">
        <w:rPr>
          <w:rFonts w:ascii="CMU Serif" w:hAnsi="CMU Serif" w:cs="CMU Serif"/>
          <w:sz w:val="26"/>
          <w:szCs w:val="22"/>
          <w:rPrChange w:id="1010" w:author="Fife,Austin N" w:date="2018-11-07T14:49:00Z">
            <w:rPr>
              <w:rFonts w:ascii="CMU Serif" w:hAnsi="CMU Serif" w:cs="CMU Serif"/>
              <w:sz w:val="24"/>
              <w:szCs w:val="22"/>
            </w:rPr>
          </w:rPrChange>
        </w:rPr>
        <w:t>C</w:t>
      </w:r>
      <w:r w:rsidR="005A18DE" w:rsidRPr="009A1F47">
        <w:rPr>
          <w:rFonts w:ascii="CMU Serif" w:hAnsi="CMU Serif" w:cs="CMU Serif"/>
          <w:sz w:val="26"/>
          <w:szCs w:val="22"/>
          <w:rPrChange w:id="1011" w:author="Fife,Austin N" w:date="2018-11-07T14:49:00Z">
            <w:rPr>
              <w:rFonts w:ascii="CMU Serif" w:hAnsi="CMU Serif" w:cs="CMU Serif"/>
              <w:sz w:val="24"/>
              <w:szCs w:val="22"/>
            </w:rPr>
          </w:rPrChange>
        </w:rPr>
        <w:t>hapter</w:t>
      </w:r>
      <w:r w:rsidRPr="009A1F47">
        <w:rPr>
          <w:rFonts w:ascii="CMU Serif" w:hAnsi="CMU Serif" w:cs="CMU Serif"/>
          <w:sz w:val="26"/>
          <w:szCs w:val="22"/>
          <w:rPrChange w:id="1012" w:author="Fife,Austin N" w:date="2018-11-07T14:49:00Z">
            <w:rPr>
              <w:rFonts w:ascii="CMU Serif" w:hAnsi="CMU Serif" w:cs="CMU Serif"/>
              <w:sz w:val="24"/>
              <w:szCs w:val="22"/>
            </w:rPr>
          </w:rPrChange>
        </w:rPr>
        <w:t xml:space="preserve"> 2</w:t>
      </w:r>
      <w:r w:rsidR="005A18DE" w:rsidRPr="009A1F47">
        <w:rPr>
          <w:rFonts w:ascii="CMU Serif" w:hAnsi="CMU Serif" w:cs="CMU Serif"/>
          <w:sz w:val="26"/>
          <w:szCs w:val="22"/>
          <w:rPrChange w:id="1013" w:author="Fife,Austin N" w:date="2018-11-07T14:49:00Z">
            <w:rPr>
              <w:rFonts w:ascii="CMU Serif" w:hAnsi="CMU Serif" w:cs="CMU Serif"/>
              <w:sz w:val="24"/>
              <w:szCs w:val="22"/>
            </w:rPr>
          </w:rPrChange>
        </w:rPr>
        <w:t>:</w:t>
      </w:r>
      <w:r w:rsidRPr="009A1F47">
        <w:rPr>
          <w:rFonts w:ascii="CMU Serif" w:hAnsi="CMU Serif" w:cs="CMU Serif"/>
          <w:sz w:val="26"/>
          <w:szCs w:val="22"/>
          <w:rPrChange w:id="1014" w:author="Fife,Austin N" w:date="2018-11-07T14:49:00Z">
            <w:rPr>
              <w:rFonts w:ascii="CMU Serif" w:hAnsi="CMU Serif" w:cs="CMU Serif"/>
              <w:sz w:val="24"/>
              <w:szCs w:val="22"/>
            </w:rPr>
          </w:rPrChange>
        </w:rPr>
        <w:t xml:space="preserve"> Materials </w:t>
      </w:r>
      <w:r w:rsidR="009D7710" w:rsidRPr="009A1F47">
        <w:rPr>
          <w:rFonts w:ascii="CMU Serif" w:hAnsi="CMU Serif" w:cs="CMU Serif"/>
          <w:sz w:val="26"/>
          <w:szCs w:val="22"/>
          <w:rPrChange w:id="1015" w:author="Fife,Austin N" w:date="2018-11-07T14:49:00Z">
            <w:rPr>
              <w:rFonts w:ascii="CMU Serif" w:hAnsi="CMU Serif" w:cs="CMU Serif"/>
              <w:sz w:val="24"/>
              <w:szCs w:val="22"/>
            </w:rPr>
          </w:rPrChange>
        </w:rPr>
        <w:t>and</w:t>
      </w:r>
      <w:r w:rsidRPr="009A1F47">
        <w:rPr>
          <w:rFonts w:ascii="CMU Serif" w:hAnsi="CMU Serif" w:cs="CMU Serif"/>
          <w:sz w:val="26"/>
          <w:szCs w:val="22"/>
          <w:rPrChange w:id="1016" w:author="Fife,Austin N" w:date="2018-11-07T14:49:00Z">
            <w:rPr>
              <w:rFonts w:ascii="CMU Serif" w:hAnsi="CMU Serif" w:cs="CMU Serif"/>
              <w:sz w:val="24"/>
              <w:szCs w:val="22"/>
            </w:rPr>
          </w:rPrChange>
        </w:rPr>
        <w:t xml:space="preserve"> </w:t>
      </w:r>
      <w:r w:rsidR="009D7710" w:rsidRPr="009A1F47">
        <w:rPr>
          <w:rFonts w:ascii="CMU Serif" w:hAnsi="CMU Serif" w:cs="CMU Serif"/>
          <w:sz w:val="26"/>
          <w:szCs w:val="22"/>
          <w:rPrChange w:id="1017" w:author="Fife,Austin N" w:date="2018-11-07T14:49:00Z">
            <w:rPr>
              <w:rFonts w:ascii="CMU Serif" w:hAnsi="CMU Serif" w:cs="CMU Serif"/>
              <w:sz w:val="24"/>
              <w:szCs w:val="22"/>
            </w:rPr>
          </w:rPrChange>
        </w:rPr>
        <w:t>m</w:t>
      </w:r>
      <w:r w:rsidRPr="009A1F47">
        <w:rPr>
          <w:rFonts w:ascii="CMU Serif" w:hAnsi="CMU Serif" w:cs="CMU Serif"/>
          <w:sz w:val="26"/>
          <w:szCs w:val="22"/>
          <w:rPrChange w:id="1018" w:author="Fife,Austin N" w:date="2018-11-07T14:49:00Z">
            <w:rPr>
              <w:rFonts w:ascii="CMU Serif" w:hAnsi="CMU Serif" w:cs="CMU Serif"/>
              <w:sz w:val="24"/>
              <w:szCs w:val="22"/>
            </w:rPr>
          </w:rPrChange>
        </w:rPr>
        <w:t>ethods</w:t>
      </w:r>
      <w:bookmarkEnd w:id="1008"/>
      <w:bookmarkEnd w:id="1009"/>
    </w:p>
    <w:p w14:paraId="2EB53870" w14:textId="4A45D73F" w:rsidR="00FF7415" w:rsidRPr="009A1F47" w:rsidRDefault="009D7710" w:rsidP="0075501E">
      <w:pPr>
        <w:pStyle w:val="Heading2"/>
        <w:keepNext w:val="0"/>
        <w:keepLines w:val="0"/>
        <w:widowControl w:val="0"/>
        <w:mirrorIndents/>
        <w:jc w:val="center"/>
        <w:rPr>
          <w:rFonts w:ascii="CMU Serif" w:hAnsi="CMU Serif" w:cs="CMU Serif"/>
          <w:sz w:val="26"/>
          <w:szCs w:val="22"/>
          <w:rPrChange w:id="1019" w:author="Fife,Austin N" w:date="2018-11-07T14:49:00Z">
            <w:rPr>
              <w:rFonts w:ascii="CMU Serif" w:hAnsi="CMU Serif" w:cs="CMU Serif"/>
              <w:sz w:val="24"/>
              <w:szCs w:val="22"/>
            </w:rPr>
          </w:rPrChange>
        </w:rPr>
      </w:pPr>
      <w:bookmarkStart w:id="1020" w:name="_Toc528941660"/>
      <w:r w:rsidRPr="009A1F47">
        <w:rPr>
          <w:rFonts w:ascii="CMU Serif" w:hAnsi="CMU Serif" w:cs="CMU Serif"/>
          <w:sz w:val="26"/>
          <w:szCs w:val="22"/>
          <w:rPrChange w:id="1021" w:author="Fife,Austin N" w:date="2018-11-07T14:49:00Z">
            <w:rPr>
              <w:rFonts w:ascii="CMU Serif" w:hAnsi="CMU Serif" w:cs="CMU Serif"/>
              <w:sz w:val="24"/>
              <w:szCs w:val="22"/>
            </w:rPr>
          </w:rPrChange>
        </w:rPr>
        <w:t>Plant characteristics and living conditions</w:t>
      </w:r>
      <w:bookmarkEnd w:id="1020"/>
    </w:p>
    <w:p w14:paraId="3A906EFB" w14:textId="6F37CBA7" w:rsidR="00FF5B5E" w:rsidRPr="009A1F47" w:rsidRDefault="009D7710" w:rsidP="0075501E">
      <w:pPr>
        <w:pStyle w:val="Heading2"/>
        <w:keepNext w:val="0"/>
        <w:keepLines w:val="0"/>
        <w:widowControl w:val="0"/>
        <w:ind w:firstLine="720"/>
        <w:mirrorIndents/>
        <w:rPr>
          <w:rFonts w:ascii="CMU Serif" w:eastAsiaTheme="minorHAnsi" w:hAnsi="CMU Serif" w:cs="CMU Serif"/>
          <w:b w:val="0"/>
          <w:bCs w:val="0"/>
          <w:sz w:val="26"/>
          <w:szCs w:val="22"/>
          <w:rPrChange w:id="1022" w:author="Fife,Austin N" w:date="2018-11-07T14:49:00Z">
            <w:rPr>
              <w:rFonts w:ascii="CMU Serif" w:eastAsiaTheme="minorHAnsi" w:hAnsi="CMU Serif" w:cs="CMU Serif"/>
              <w:b w:val="0"/>
              <w:bCs w:val="0"/>
              <w:sz w:val="24"/>
              <w:szCs w:val="22"/>
            </w:rPr>
          </w:rPrChange>
        </w:rPr>
      </w:pPr>
      <w:bookmarkStart w:id="1023" w:name="_Toc528752951"/>
      <w:bookmarkStart w:id="1024" w:name="_Toc528941661"/>
      <w:bookmarkStart w:id="1025" w:name="_Toc495324091"/>
      <w:r w:rsidRPr="009A1F47">
        <w:rPr>
          <w:rFonts w:ascii="CMU Serif" w:eastAsiaTheme="minorHAnsi" w:hAnsi="CMU Serif" w:cs="CMU Serif"/>
          <w:b w:val="0"/>
          <w:bCs w:val="0"/>
          <w:sz w:val="26"/>
          <w:szCs w:val="22"/>
          <w:rPrChange w:id="1026" w:author="Fife,Austin N" w:date="2018-11-07T14:49:00Z">
            <w:rPr>
              <w:rFonts w:ascii="CMU Serif" w:eastAsiaTheme="minorHAnsi" w:hAnsi="CMU Serif" w:cs="CMU Serif"/>
              <w:b w:val="0"/>
              <w:bCs w:val="0"/>
              <w:sz w:val="24"/>
              <w:szCs w:val="22"/>
            </w:rPr>
          </w:rPrChange>
        </w:rPr>
        <w:t>Potato clones were provided by the USDA-ARS, Small Grains and Potato Germplasm Research Unit</w:t>
      </w:r>
      <w:r w:rsidR="00BC4C71" w:rsidRPr="009A1F47">
        <w:rPr>
          <w:rFonts w:ascii="CMU Serif" w:eastAsiaTheme="minorHAnsi" w:hAnsi="CMU Serif" w:cs="CMU Serif"/>
          <w:b w:val="0"/>
          <w:bCs w:val="0"/>
          <w:sz w:val="26"/>
          <w:szCs w:val="22"/>
          <w:rPrChange w:id="1027" w:author="Fife,Austin N" w:date="2018-11-07T14:49:00Z">
            <w:rPr>
              <w:rFonts w:ascii="CMU Serif" w:eastAsiaTheme="minorHAnsi" w:hAnsi="CMU Serif" w:cs="CMU Serif"/>
              <w:b w:val="0"/>
              <w:bCs w:val="0"/>
              <w:sz w:val="24"/>
              <w:szCs w:val="22"/>
            </w:rPr>
          </w:rPrChange>
        </w:rPr>
        <w:t>,</w:t>
      </w:r>
      <w:r w:rsidRPr="009A1F47">
        <w:rPr>
          <w:rFonts w:ascii="CMU Serif" w:eastAsiaTheme="minorHAnsi" w:hAnsi="CMU Serif" w:cs="CMU Serif"/>
          <w:b w:val="0"/>
          <w:bCs w:val="0"/>
          <w:sz w:val="26"/>
          <w:szCs w:val="22"/>
          <w:rPrChange w:id="1028" w:author="Fife,Austin N" w:date="2018-11-07T14:49:00Z">
            <w:rPr>
              <w:rFonts w:ascii="CMU Serif" w:eastAsiaTheme="minorHAnsi" w:hAnsi="CMU Serif" w:cs="CMU Serif"/>
              <w:b w:val="0"/>
              <w:bCs w:val="0"/>
              <w:sz w:val="24"/>
              <w:szCs w:val="22"/>
            </w:rPr>
          </w:rPrChange>
        </w:rPr>
        <w:t xml:space="preserve"> Aberdeen, ID, USA. We used three sibling clones derived from </w:t>
      </w:r>
      <w:r w:rsidRPr="009A1F47">
        <w:rPr>
          <w:rFonts w:ascii="CMU Serif" w:eastAsiaTheme="minorHAnsi" w:hAnsi="CMU Serif" w:cs="CMU Serif"/>
          <w:b w:val="0"/>
          <w:bCs w:val="0"/>
          <w:i/>
          <w:sz w:val="26"/>
          <w:szCs w:val="22"/>
          <w:rPrChange w:id="1029" w:author="Fife,Austin N" w:date="2018-11-07T14:49:00Z">
            <w:rPr>
              <w:rFonts w:ascii="CMU Serif" w:eastAsiaTheme="minorHAnsi" w:hAnsi="CMU Serif" w:cs="CMU Serif"/>
              <w:b w:val="0"/>
              <w:bCs w:val="0"/>
              <w:i/>
              <w:sz w:val="24"/>
              <w:szCs w:val="22"/>
            </w:rPr>
          </w:rPrChange>
        </w:rPr>
        <w:t xml:space="preserve">Solanum </w:t>
      </w:r>
      <w:proofErr w:type="spellStart"/>
      <w:r w:rsidRPr="009A1F47">
        <w:rPr>
          <w:rFonts w:ascii="CMU Serif" w:eastAsiaTheme="minorHAnsi" w:hAnsi="CMU Serif" w:cs="CMU Serif"/>
          <w:b w:val="0"/>
          <w:bCs w:val="0"/>
          <w:i/>
          <w:sz w:val="26"/>
          <w:szCs w:val="22"/>
          <w:rPrChange w:id="1030" w:author="Fife,Austin N" w:date="2018-11-07T14:49:00Z">
            <w:rPr>
              <w:rFonts w:ascii="CMU Serif" w:eastAsiaTheme="minorHAnsi" w:hAnsi="CMU Serif" w:cs="CMU Serif"/>
              <w:b w:val="0"/>
              <w:bCs w:val="0"/>
              <w:i/>
              <w:sz w:val="24"/>
              <w:szCs w:val="22"/>
            </w:rPr>
          </w:rPrChange>
        </w:rPr>
        <w:t>chacoense</w:t>
      </w:r>
      <w:proofErr w:type="spellEnd"/>
      <w:r w:rsidRPr="009A1F47">
        <w:rPr>
          <w:rFonts w:ascii="CMU Serif" w:eastAsiaTheme="minorHAnsi" w:hAnsi="CMU Serif" w:cs="CMU Serif"/>
          <w:b w:val="0"/>
          <w:bCs w:val="0"/>
          <w:sz w:val="26"/>
          <w:szCs w:val="22"/>
          <w:rPrChange w:id="1031" w:author="Fife,Austin N" w:date="2018-11-07T14:49:00Z">
            <w:rPr>
              <w:rFonts w:ascii="CMU Serif" w:eastAsiaTheme="minorHAnsi" w:hAnsi="CMU Serif" w:cs="CMU Serif"/>
              <w:b w:val="0"/>
              <w:bCs w:val="0"/>
              <w:sz w:val="24"/>
              <w:szCs w:val="22"/>
            </w:rPr>
          </w:rPrChange>
        </w:rPr>
        <w:t xml:space="preserve"> </w:t>
      </w:r>
      <w:r w:rsidR="004B7608" w:rsidRPr="009A1F47">
        <w:rPr>
          <w:rFonts w:ascii="CMU Serif" w:eastAsiaTheme="minorHAnsi" w:hAnsi="CMU Serif" w:cs="CMU Serif"/>
          <w:b w:val="0"/>
          <w:bCs w:val="0"/>
          <w:sz w:val="26"/>
          <w:szCs w:val="22"/>
          <w:rPrChange w:id="1032" w:author="Fife,Austin N" w:date="2018-11-07T14:49:00Z">
            <w:rPr>
              <w:rFonts w:ascii="CMU Serif" w:eastAsiaTheme="minorHAnsi" w:hAnsi="CMU Serif" w:cs="CMU Serif"/>
              <w:b w:val="0"/>
              <w:bCs w:val="0"/>
              <w:sz w:val="24"/>
              <w:szCs w:val="22"/>
            </w:rPr>
          </w:rPrChange>
        </w:rPr>
        <w:t>Bitter</w:t>
      </w:r>
      <w:r w:rsidRPr="009A1F47">
        <w:rPr>
          <w:rFonts w:ascii="CMU Serif" w:eastAsiaTheme="minorHAnsi" w:hAnsi="CMU Serif" w:cs="CMU Serif"/>
          <w:b w:val="0"/>
          <w:bCs w:val="0"/>
          <w:sz w:val="26"/>
          <w:szCs w:val="22"/>
          <w:rPrChange w:id="1033" w:author="Fife,Austin N" w:date="2018-11-07T14:49:00Z">
            <w:rPr>
              <w:rFonts w:ascii="CMU Serif" w:eastAsiaTheme="minorHAnsi" w:hAnsi="CMU Serif" w:cs="CMU Serif"/>
              <w:b w:val="0"/>
              <w:bCs w:val="0"/>
              <w:sz w:val="24"/>
              <w:szCs w:val="22"/>
            </w:rPr>
          </w:rPrChange>
        </w:rPr>
        <w:t xml:space="preserve"> with resistance to </w:t>
      </w:r>
      <w:proofErr w:type="spellStart"/>
      <w:r w:rsidRPr="009A1F47">
        <w:rPr>
          <w:rFonts w:ascii="CMU Serif" w:eastAsiaTheme="minorHAnsi" w:hAnsi="CMU Serif" w:cs="CMU Serif"/>
          <w:b w:val="0"/>
          <w:bCs w:val="0"/>
          <w:sz w:val="26"/>
          <w:szCs w:val="22"/>
          <w:rPrChange w:id="1034" w:author="Fife,Austin N" w:date="2018-11-07T14:49:00Z">
            <w:rPr>
              <w:rFonts w:ascii="CMU Serif" w:eastAsiaTheme="minorHAnsi" w:hAnsi="CMU Serif" w:cs="CMU Serif"/>
              <w:b w:val="0"/>
              <w:bCs w:val="0"/>
              <w:sz w:val="24"/>
              <w:szCs w:val="22"/>
            </w:rPr>
          </w:rPrChange>
        </w:rPr>
        <w:t>Lso</w:t>
      </w:r>
      <w:proofErr w:type="spellEnd"/>
      <w:r w:rsidRPr="009A1F47">
        <w:rPr>
          <w:rFonts w:ascii="CMU Serif" w:eastAsiaTheme="minorHAnsi" w:hAnsi="CMU Serif" w:cs="CMU Serif"/>
          <w:b w:val="0"/>
          <w:bCs w:val="0"/>
          <w:sz w:val="26"/>
          <w:szCs w:val="22"/>
          <w:rPrChange w:id="1035" w:author="Fife,Austin N" w:date="2018-11-07T14:49:00Z">
            <w:rPr>
              <w:rFonts w:ascii="CMU Serif" w:eastAsiaTheme="minorHAnsi" w:hAnsi="CMU Serif" w:cs="CMU Serif"/>
              <w:b w:val="0"/>
              <w:bCs w:val="0"/>
              <w:sz w:val="24"/>
              <w:szCs w:val="22"/>
            </w:rPr>
          </w:rPrChange>
        </w:rPr>
        <w:t xml:space="preserve">: A07781-3LB, A07781-4LB, and A07781-10LB (Rashidi et al. 2017). </w:t>
      </w:r>
      <w:r w:rsidR="00B70659" w:rsidRPr="009A1F47">
        <w:rPr>
          <w:rFonts w:ascii="CMU Serif" w:eastAsiaTheme="minorHAnsi" w:hAnsi="CMU Serif" w:cs="CMU Serif"/>
          <w:b w:val="0"/>
          <w:bCs w:val="0"/>
          <w:sz w:val="26"/>
          <w:szCs w:val="22"/>
          <w:rPrChange w:id="1036" w:author="Fife,Austin N" w:date="2018-11-07T14:49:00Z">
            <w:rPr>
              <w:rFonts w:ascii="CMU Serif" w:eastAsiaTheme="minorHAnsi" w:hAnsi="CMU Serif" w:cs="CMU Serif"/>
              <w:b w:val="0"/>
              <w:bCs w:val="0"/>
              <w:sz w:val="24"/>
              <w:szCs w:val="22"/>
            </w:rPr>
          </w:rPrChange>
        </w:rPr>
        <w:t>‘</w:t>
      </w:r>
      <w:r w:rsidRPr="009A1F47">
        <w:rPr>
          <w:rFonts w:ascii="CMU Serif" w:eastAsiaTheme="minorHAnsi" w:hAnsi="CMU Serif" w:cs="CMU Serif"/>
          <w:b w:val="0"/>
          <w:bCs w:val="0"/>
          <w:sz w:val="26"/>
          <w:szCs w:val="22"/>
          <w:rPrChange w:id="1037" w:author="Fife,Austin N" w:date="2018-11-07T14:49:00Z">
            <w:rPr>
              <w:rFonts w:ascii="CMU Serif" w:eastAsiaTheme="minorHAnsi" w:hAnsi="CMU Serif" w:cs="CMU Serif"/>
              <w:b w:val="0"/>
              <w:bCs w:val="0"/>
              <w:sz w:val="24"/>
              <w:szCs w:val="22"/>
            </w:rPr>
          </w:rPrChange>
        </w:rPr>
        <w:t>Russet Burbank</w:t>
      </w:r>
      <w:r w:rsidR="00B70659" w:rsidRPr="009A1F47">
        <w:rPr>
          <w:rFonts w:ascii="CMU Serif" w:eastAsiaTheme="minorHAnsi" w:hAnsi="CMU Serif" w:cs="CMU Serif"/>
          <w:b w:val="0"/>
          <w:bCs w:val="0"/>
          <w:sz w:val="26"/>
          <w:szCs w:val="22"/>
          <w:rPrChange w:id="1038" w:author="Fife,Austin N" w:date="2018-11-07T14:49:00Z">
            <w:rPr>
              <w:rFonts w:ascii="CMU Serif" w:eastAsiaTheme="minorHAnsi" w:hAnsi="CMU Serif" w:cs="CMU Serif"/>
              <w:b w:val="0"/>
              <w:bCs w:val="0"/>
              <w:sz w:val="24"/>
              <w:szCs w:val="22"/>
            </w:rPr>
          </w:rPrChange>
        </w:rPr>
        <w:t>’</w:t>
      </w:r>
      <w:r w:rsidR="00A42C23" w:rsidRPr="009A1F47">
        <w:rPr>
          <w:rFonts w:ascii="CMU Serif" w:eastAsiaTheme="minorHAnsi" w:hAnsi="CMU Serif" w:cs="CMU Serif"/>
          <w:b w:val="0"/>
          <w:bCs w:val="0"/>
          <w:sz w:val="26"/>
          <w:szCs w:val="22"/>
          <w:rPrChange w:id="1039" w:author="Fife,Austin N" w:date="2018-11-07T14:49:00Z">
            <w:rPr>
              <w:rFonts w:ascii="CMU Serif" w:eastAsiaTheme="minorHAnsi" w:hAnsi="CMU Serif" w:cs="CMU Serif"/>
              <w:b w:val="0"/>
              <w:bCs w:val="0"/>
              <w:sz w:val="24"/>
              <w:szCs w:val="22"/>
            </w:rPr>
          </w:rPrChange>
        </w:rPr>
        <w:t xml:space="preserve"> was used because it </w:t>
      </w:r>
      <w:r w:rsidR="00967982" w:rsidRPr="009A1F47">
        <w:rPr>
          <w:rFonts w:ascii="CMU Serif" w:eastAsiaTheme="minorHAnsi" w:hAnsi="CMU Serif" w:cs="CMU Serif"/>
          <w:b w:val="0"/>
          <w:bCs w:val="0"/>
          <w:sz w:val="26"/>
          <w:szCs w:val="22"/>
          <w:rPrChange w:id="1040" w:author="Fife,Austin N" w:date="2018-11-07T14:49:00Z">
            <w:rPr>
              <w:rFonts w:ascii="CMU Serif" w:eastAsiaTheme="minorHAnsi" w:hAnsi="CMU Serif" w:cs="CMU Serif"/>
              <w:b w:val="0"/>
              <w:bCs w:val="0"/>
              <w:sz w:val="24"/>
              <w:szCs w:val="22"/>
            </w:rPr>
          </w:rPrChange>
        </w:rPr>
        <w:t>is</w:t>
      </w:r>
      <w:r w:rsidRPr="009A1F47">
        <w:rPr>
          <w:rFonts w:ascii="CMU Serif" w:eastAsiaTheme="minorHAnsi" w:hAnsi="CMU Serif" w:cs="CMU Serif"/>
          <w:b w:val="0"/>
          <w:bCs w:val="0"/>
          <w:sz w:val="26"/>
          <w:szCs w:val="22"/>
          <w:rPrChange w:id="1041" w:author="Fife,Austin N" w:date="2018-11-07T14:49:00Z">
            <w:rPr>
              <w:rFonts w:ascii="CMU Serif" w:eastAsiaTheme="minorHAnsi" w:hAnsi="CMU Serif" w:cs="CMU Serif"/>
              <w:b w:val="0"/>
              <w:bCs w:val="0"/>
              <w:sz w:val="24"/>
              <w:szCs w:val="22"/>
            </w:rPr>
          </w:rPrChange>
        </w:rPr>
        <w:t xml:space="preserve"> </w:t>
      </w:r>
      <w:r w:rsidRPr="009A1F47">
        <w:rPr>
          <w:rFonts w:ascii="CMU Serif" w:eastAsiaTheme="minorHAnsi" w:hAnsi="CMU Serif" w:cs="CMU Serif"/>
          <w:b w:val="0"/>
          <w:bCs w:val="0"/>
          <w:sz w:val="26"/>
          <w:szCs w:val="22"/>
          <w:rPrChange w:id="1042" w:author="Fife,Austin N" w:date="2018-11-07T14:49:00Z">
            <w:rPr>
              <w:rFonts w:ascii="CMU Serif" w:eastAsiaTheme="minorHAnsi" w:hAnsi="CMU Serif" w:cs="CMU Serif"/>
              <w:b w:val="0"/>
              <w:bCs w:val="0"/>
              <w:sz w:val="24"/>
              <w:szCs w:val="22"/>
            </w:rPr>
          </w:rPrChange>
        </w:rPr>
        <w:lastRenderedPageBreak/>
        <w:t>suscepti</w:t>
      </w:r>
      <w:r w:rsidR="00967982" w:rsidRPr="009A1F47">
        <w:rPr>
          <w:rFonts w:ascii="CMU Serif" w:eastAsiaTheme="minorHAnsi" w:hAnsi="CMU Serif" w:cs="CMU Serif"/>
          <w:b w:val="0"/>
          <w:bCs w:val="0"/>
          <w:sz w:val="26"/>
          <w:szCs w:val="22"/>
          <w:rPrChange w:id="1043" w:author="Fife,Austin N" w:date="2018-11-07T14:49:00Z">
            <w:rPr>
              <w:rFonts w:ascii="CMU Serif" w:eastAsiaTheme="minorHAnsi" w:hAnsi="CMU Serif" w:cs="CMU Serif"/>
              <w:b w:val="0"/>
              <w:bCs w:val="0"/>
              <w:sz w:val="24"/>
              <w:szCs w:val="22"/>
            </w:rPr>
          </w:rPrChange>
        </w:rPr>
        <w:t>ble</w:t>
      </w:r>
      <w:r w:rsidRPr="009A1F47">
        <w:rPr>
          <w:rFonts w:ascii="CMU Serif" w:eastAsiaTheme="minorHAnsi" w:hAnsi="CMU Serif" w:cs="CMU Serif"/>
          <w:b w:val="0"/>
          <w:bCs w:val="0"/>
          <w:sz w:val="26"/>
          <w:szCs w:val="22"/>
          <w:rPrChange w:id="1044" w:author="Fife,Austin N" w:date="2018-11-07T14:49:00Z">
            <w:rPr>
              <w:rFonts w:ascii="CMU Serif" w:eastAsiaTheme="minorHAnsi" w:hAnsi="CMU Serif" w:cs="CMU Serif"/>
              <w:b w:val="0"/>
              <w:bCs w:val="0"/>
              <w:sz w:val="24"/>
              <w:szCs w:val="22"/>
            </w:rPr>
          </w:rPrChange>
        </w:rPr>
        <w:t xml:space="preserve"> to </w:t>
      </w:r>
      <w:proofErr w:type="spellStart"/>
      <w:r w:rsidRPr="009A1F47">
        <w:rPr>
          <w:rFonts w:ascii="CMU Serif" w:eastAsiaTheme="minorHAnsi" w:hAnsi="CMU Serif" w:cs="CMU Serif"/>
          <w:b w:val="0"/>
          <w:bCs w:val="0"/>
          <w:sz w:val="26"/>
          <w:szCs w:val="22"/>
          <w:rPrChange w:id="1045" w:author="Fife,Austin N" w:date="2018-11-07T14:49:00Z">
            <w:rPr>
              <w:rFonts w:ascii="CMU Serif" w:eastAsiaTheme="minorHAnsi" w:hAnsi="CMU Serif" w:cs="CMU Serif"/>
              <w:b w:val="0"/>
              <w:bCs w:val="0"/>
              <w:sz w:val="24"/>
              <w:szCs w:val="22"/>
            </w:rPr>
          </w:rPrChange>
        </w:rPr>
        <w:t>Lso</w:t>
      </w:r>
      <w:proofErr w:type="spellEnd"/>
      <w:r w:rsidR="00967982" w:rsidRPr="009A1F47">
        <w:rPr>
          <w:rFonts w:ascii="CMU Serif" w:eastAsiaTheme="minorHAnsi" w:hAnsi="CMU Serif" w:cs="CMU Serif"/>
          <w:b w:val="0"/>
          <w:bCs w:val="0"/>
          <w:sz w:val="26"/>
          <w:szCs w:val="22"/>
          <w:rPrChange w:id="1046" w:author="Fife,Austin N" w:date="2018-11-07T14:49:00Z">
            <w:rPr>
              <w:rFonts w:ascii="CMU Serif" w:eastAsiaTheme="minorHAnsi" w:hAnsi="CMU Serif" w:cs="CMU Serif"/>
              <w:b w:val="0"/>
              <w:bCs w:val="0"/>
              <w:sz w:val="24"/>
              <w:szCs w:val="22"/>
            </w:rPr>
          </w:rPrChange>
        </w:rPr>
        <w:t xml:space="preserve"> (</w:t>
      </w:r>
      <w:proofErr w:type="spellStart"/>
      <w:r w:rsidR="00967982" w:rsidRPr="009A1F47">
        <w:rPr>
          <w:rFonts w:ascii="CMU Serif" w:eastAsiaTheme="minorHAnsi" w:hAnsi="CMU Serif" w:cs="CMU Serif"/>
          <w:b w:val="0"/>
          <w:bCs w:val="0"/>
          <w:sz w:val="26"/>
          <w:szCs w:val="22"/>
          <w:rPrChange w:id="1047" w:author="Fife,Austin N" w:date="2018-11-07T14:49:00Z">
            <w:rPr>
              <w:rFonts w:ascii="CMU Serif" w:eastAsiaTheme="minorHAnsi" w:hAnsi="CMU Serif" w:cs="CMU Serif"/>
              <w:b w:val="0"/>
              <w:bCs w:val="0"/>
              <w:sz w:val="24"/>
              <w:szCs w:val="22"/>
            </w:rPr>
          </w:rPrChange>
        </w:rPr>
        <w:t>Munyaneza</w:t>
      </w:r>
      <w:proofErr w:type="spellEnd"/>
      <w:r w:rsidR="00967982" w:rsidRPr="009A1F47">
        <w:rPr>
          <w:rFonts w:ascii="CMU Serif" w:eastAsiaTheme="minorHAnsi" w:hAnsi="CMU Serif" w:cs="CMU Serif"/>
          <w:b w:val="0"/>
          <w:bCs w:val="0"/>
          <w:sz w:val="26"/>
          <w:szCs w:val="22"/>
          <w:rPrChange w:id="1048" w:author="Fife,Austin N" w:date="2018-11-07T14:49:00Z">
            <w:rPr>
              <w:rFonts w:ascii="CMU Serif" w:eastAsiaTheme="minorHAnsi" w:hAnsi="CMU Serif" w:cs="CMU Serif"/>
              <w:b w:val="0"/>
              <w:bCs w:val="0"/>
              <w:sz w:val="24"/>
              <w:szCs w:val="22"/>
            </w:rPr>
          </w:rPrChange>
        </w:rPr>
        <w:t xml:space="preserve"> et al. 2011) and </w:t>
      </w:r>
      <w:r w:rsidR="00A42C23" w:rsidRPr="009A1F47">
        <w:rPr>
          <w:rFonts w:ascii="CMU Serif" w:eastAsiaTheme="minorHAnsi" w:hAnsi="CMU Serif" w:cs="CMU Serif"/>
          <w:b w:val="0"/>
          <w:bCs w:val="0"/>
          <w:sz w:val="26"/>
          <w:szCs w:val="22"/>
          <w:rPrChange w:id="1049" w:author="Fife,Austin N" w:date="2018-11-07T14:49:00Z">
            <w:rPr>
              <w:rFonts w:ascii="CMU Serif" w:eastAsiaTheme="minorHAnsi" w:hAnsi="CMU Serif" w:cs="CMU Serif"/>
              <w:b w:val="0"/>
              <w:bCs w:val="0"/>
              <w:sz w:val="24"/>
              <w:szCs w:val="22"/>
            </w:rPr>
          </w:rPrChange>
        </w:rPr>
        <w:t>because of its large</w:t>
      </w:r>
      <w:r w:rsidR="00967982" w:rsidRPr="009A1F47">
        <w:rPr>
          <w:rFonts w:ascii="CMU Serif" w:eastAsiaTheme="minorHAnsi" w:hAnsi="CMU Serif" w:cs="CMU Serif"/>
          <w:b w:val="0"/>
          <w:bCs w:val="0"/>
          <w:sz w:val="26"/>
          <w:szCs w:val="22"/>
          <w:rPrChange w:id="1050" w:author="Fife,Austin N" w:date="2018-11-07T14:49:00Z">
            <w:rPr>
              <w:rFonts w:ascii="CMU Serif" w:eastAsiaTheme="minorHAnsi" w:hAnsi="CMU Serif" w:cs="CMU Serif"/>
              <w:b w:val="0"/>
              <w:bCs w:val="0"/>
              <w:sz w:val="24"/>
              <w:szCs w:val="22"/>
            </w:rPr>
          </w:rPrChange>
        </w:rPr>
        <w:t xml:space="preserve"> impact on </w:t>
      </w:r>
      <w:r w:rsidR="00040DC4" w:rsidRPr="009A1F47">
        <w:rPr>
          <w:rFonts w:ascii="CMU Serif" w:eastAsiaTheme="minorHAnsi" w:hAnsi="CMU Serif" w:cs="CMU Serif"/>
          <w:b w:val="0"/>
          <w:bCs w:val="0"/>
          <w:sz w:val="26"/>
          <w:szCs w:val="22"/>
          <w:rPrChange w:id="1051" w:author="Fife,Austin N" w:date="2018-11-07T14:49:00Z">
            <w:rPr>
              <w:rFonts w:ascii="CMU Serif" w:eastAsiaTheme="minorHAnsi" w:hAnsi="CMU Serif" w:cs="CMU Serif"/>
              <w:b w:val="0"/>
              <w:bCs w:val="0"/>
              <w:sz w:val="24"/>
              <w:szCs w:val="22"/>
            </w:rPr>
          </w:rPrChange>
        </w:rPr>
        <w:t>potato production in the Pacific Northwest</w:t>
      </w:r>
      <w:r w:rsidR="0055198E" w:rsidRPr="009A1F47">
        <w:rPr>
          <w:rFonts w:ascii="CMU Serif" w:eastAsiaTheme="minorHAnsi" w:hAnsi="CMU Serif" w:cs="CMU Serif"/>
          <w:b w:val="0"/>
          <w:bCs w:val="0"/>
          <w:sz w:val="26"/>
          <w:szCs w:val="22"/>
          <w:rPrChange w:id="1052" w:author="Fife,Austin N" w:date="2018-11-07T14:49:00Z">
            <w:rPr>
              <w:rFonts w:ascii="CMU Serif" w:eastAsiaTheme="minorHAnsi" w:hAnsi="CMU Serif" w:cs="CMU Serif"/>
              <w:b w:val="0"/>
              <w:bCs w:val="0"/>
              <w:sz w:val="24"/>
              <w:szCs w:val="22"/>
            </w:rPr>
          </w:rPrChange>
        </w:rPr>
        <w:t xml:space="preserve"> (NASS 2017)</w:t>
      </w:r>
      <w:r w:rsidR="00C42818" w:rsidRPr="009A1F47">
        <w:rPr>
          <w:rFonts w:ascii="CMU Serif" w:eastAsiaTheme="minorHAnsi" w:hAnsi="CMU Serif" w:cs="CMU Serif"/>
          <w:b w:val="0"/>
          <w:bCs w:val="0"/>
          <w:sz w:val="26"/>
          <w:szCs w:val="22"/>
          <w:rPrChange w:id="1053" w:author="Fife,Austin N" w:date="2018-11-07T14:49:00Z">
            <w:rPr>
              <w:rFonts w:ascii="CMU Serif" w:eastAsiaTheme="minorHAnsi" w:hAnsi="CMU Serif" w:cs="CMU Serif"/>
              <w:b w:val="0"/>
              <w:bCs w:val="0"/>
              <w:sz w:val="24"/>
              <w:szCs w:val="22"/>
            </w:rPr>
          </w:rPrChange>
        </w:rPr>
        <w:t>.</w:t>
      </w:r>
      <w:bookmarkEnd w:id="1023"/>
      <w:bookmarkEnd w:id="1024"/>
    </w:p>
    <w:p w14:paraId="7942FA86" w14:textId="0DCADD17" w:rsidR="009D7710" w:rsidRPr="009A1F47" w:rsidRDefault="00A42C23" w:rsidP="0075501E">
      <w:pPr>
        <w:pStyle w:val="Heading2"/>
        <w:keepNext w:val="0"/>
        <w:keepLines w:val="0"/>
        <w:widowControl w:val="0"/>
        <w:ind w:firstLine="720"/>
        <w:mirrorIndents/>
        <w:rPr>
          <w:rFonts w:ascii="CMU Serif" w:eastAsiaTheme="minorHAnsi" w:hAnsi="CMU Serif" w:cs="CMU Serif"/>
          <w:b w:val="0"/>
          <w:bCs w:val="0"/>
          <w:sz w:val="26"/>
          <w:szCs w:val="22"/>
          <w:rPrChange w:id="1054" w:author="Fife,Austin N" w:date="2018-11-07T14:49:00Z">
            <w:rPr>
              <w:rFonts w:ascii="CMU Serif" w:eastAsiaTheme="minorHAnsi" w:hAnsi="CMU Serif" w:cs="CMU Serif"/>
              <w:b w:val="0"/>
              <w:bCs w:val="0"/>
              <w:sz w:val="24"/>
              <w:szCs w:val="22"/>
            </w:rPr>
          </w:rPrChange>
        </w:rPr>
      </w:pPr>
      <w:bookmarkStart w:id="1055" w:name="_Toc528752952"/>
      <w:bookmarkStart w:id="1056" w:name="_Toc528941662"/>
      <w:r w:rsidRPr="009A1F47">
        <w:rPr>
          <w:rFonts w:ascii="CMU Serif" w:eastAsiaTheme="minorHAnsi" w:hAnsi="CMU Serif" w:cs="CMU Serif"/>
          <w:b w:val="0"/>
          <w:bCs w:val="0"/>
          <w:sz w:val="26"/>
          <w:szCs w:val="22"/>
          <w:rPrChange w:id="1057" w:author="Fife,Austin N" w:date="2018-11-07T14:49:00Z">
            <w:rPr>
              <w:rFonts w:ascii="CMU Serif" w:eastAsiaTheme="minorHAnsi" w:hAnsi="CMU Serif" w:cs="CMU Serif"/>
              <w:b w:val="0"/>
              <w:bCs w:val="0"/>
              <w:sz w:val="24"/>
              <w:szCs w:val="22"/>
            </w:rPr>
          </w:rPrChange>
        </w:rPr>
        <w:t>The selected p</w:t>
      </w:r>
      <w:r w:rsidR="009D7710" w:rsidRPr="009A1F47">
        <w:rPr>
          <w:rFonts w:ascii="CMU Serif" w:eastAsiaTheme="minorHAnsi" w:hAnsi="CMU Serif" w:cs="CMU Serif"/>
          <w:b w:val="0"/>
          <w:bCs w:val="0"/>
          <w:sz w:val="26"/>
          <w:szCs w:val="22"/>
          <w:rPrChange w:id="1058" w:author="Fife,Austin N" w:date="2018-11-07T14:49:00Z">
            <w:rPr>
              <w:rFonts w:ascii="CMU Serif" w:eastAsiaTheme="minorHAnsi" w:hAnsi="CMU Serif" w:cs="CMU Serif"/>
              <w:b w:val="0"/>
              <w:bCs w:val="0"/>
              <w:sz w:val="24"/>
              <w:szCs w:val="22"/>
            </w:rPr>
          </w:rPrChange>
        </w:rPr>
        <w:t xml:space="preserve">otatoes were grown in a greenhouse maintained between 25-32°C, 32% RH, with a photoperiod of 16:8 (L:D). Plants were grown in pots of approximately 8.5 cm length </w:t>
      </w:r>
      <w:r w:rsidR="00967982" w:rsidRPr="009A1F47">
        <w:rPr>
          <w:rFonts w:ascii="Cambria" w:eastAsiaTheme="minorHAnsi" w:hAnsi="Cambria" w:cs="Cambria"/>
          <w:b w:val="0"/>
          <w:bCs w:val="0"/>
          <w:sz w:val="28"/>
          <w:szCs w:val="22"/>
          <w:rPrChange w:id="1059" w:author="Fife,Austin N" w:date="2018-11-07T14:49:00Z">
            <w:rPr>
              <w:rFonts w:ascii="Cambria" w:eastAsiaTheme="minorHAnsi" w:hAnsi="Cambria" w:cs="Cambria"/>
              <w:b w:val="0"/>
              <w:bCs w:val="0"/>
              <w:sz w:val="24"/>
              <w:szCs w:val="22"/>
            </w:rPr>
          </w:rPrChange>
        </w:rPr>
        <w:t>×</w:t>
      </w:r>
      <w:r w:rsidR="009D7710" w:rsidRPr="009A1F47">
        <w:rPr>
          <w:rFonts w:ascii="CMU Serif" w:eastAsiaTheme="minorHAnsi" w:hAnsi="CMU Serif" w:cs="CMU Serif"/>
          <w:b w:val="0"/>
          <w:bCs w:val="0"/>
          <w:sz w:val="26"/>
          <w:szCs w:val="22"/>
          <w:rPrChange w:id="1060" w:author="Fife,Austin N" w:date="2018-11-07T14:49:00Z">
            <w:rPr>
              <w:rFonts w:ascii="CMU Serif" w:eastAsiaTheme="minorHAnsi" w:hAnsi="CMU Serif" w:cs="CMU Serif"/>
              <w:b w:val="0"/>
              <w:bCs w:val="0"/>
              <w:sz w:val="24"/>
              <w:szCs w:val="22"/>
            </w:rPr>
          </w:rPrChange>
        </w:rPr>
        <w:t xml:space="preserve"> 8.5 cm width </w:t>
      </w:r>
      <w:r w:rsidR="00967982" w:rsidRPr="009A1F47">
        <w:rPr>
          <w:rFonts w:ascii="Cambria" w:eastAsiaTheme="minorHAnsi" w:hAnsi="Cambria" w:cs="Cambria"/>
          <w:b w:val="0"/>
          <w:bCs w:val="0"/>
          <w:sz w:val="28"/>
          <w:szCs w:val="22"/>
          <w:rPrChange w:id="1061" w:author="Fife,Austin N" w:date="2018-11-07T14:49:00Z">
            <w:rPr>
              <w:rFonts w:ascii="Cambria" w:eastAsiaTheme="minorHAnsi" w:hAnsi="Cambria" w:cs="Cambria"/>
              <w:b w:val="0"/>
              <w:bCs w:val="0"/>
              <w:sz w:val="24"/>
              <w:szCs w:val="22"/>
            </w:rPr>
          </w:rPrChange>
        </w:rPr>
        <w:t>×</w:t>
      </w:r>
      <w:r w:rsidR="009D7710" w:rsidRPr="009A1F47">
        <w:rPr>
          <w:rFonts w:ascii="CMU Serif" w:eastAsiaTheme="minorHAnsi" w:hAnsi="CMU Serif" w:cs="CMU Serif"/>
          <w:b w:val="0"/>
          <w:bCs w:val="0"/>
          <w:sz w:val="26"/>
          <w:szCs w:val="22"/>
          <w:rPrChange w:id="1062" w:author="Fife,Austin N" w:date="2018-11-07T14:49:00Z">
            <w:rPr>
              <w:rFonts w:ascii="CMU Serif" w:eastAsiaTheme="minorHAnsi" w:hAnsi="CMU Serif" w:cs="CMU Serif"/>
              <w:b w:val="0"/>
              <w:bCs w:val="0"/>
              <w:sz w:val="24"/>
              <w:szCs w:val="22"/>
            </w:rPr>
          </w:rPrChange>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9A1F47">
        <w:rPr>
          <w:rFonts w:ascii="CMU Serif" w:eastAsiaTheme="minorHAnsi" w:hAnsi="CMU Serif" w:cs="CMU Serif"/>
          <w:b w:val="0"/>
          <w:bCs w:val="0"/>
          <w:sz w:val="26"/>
          <w:szCs w:val="22"/>
          <w:rPrChange w:id="1063" w:author="Fife,Austin N" w:date="2018-11-07T14:49:00Z">
            <w:rPr>
              <w:rFonts w:ascii="CMU Serif" w:eastAsiaTheme="minorHAnsi" w:hAnsi="CMU Serif" w:cs="CMU Serif"/>
              <w:b w:val="0"/>
              <w:bCs w:val="0"/>
              <w:sz w:val="24"/>
              <w:szCs w:val="22"/>
            </w:rPr>
          </w:rPrChange>
        </w:rPr>
        <w:t>Burts</w:t>
      </w:r>
      <w:proofErr w:type="spellEnd"/>
      <w:r w:rsidR="009D7710" w:rsidRPr="009A1F47">
        <w:rPr>
          <w:rFonts w:ascii="CMU Serif" w:eastAsiaTheme="minorHAnsi" w:hAnsi="CMU Serif" w:cs="CMU Serif"/>
          <w:b w:val="0"/>
          <w:bCs w:val="0"/>
          <w:sz w:val="26"/>
          <w:szCs w:val="22"/>
          <w:rPrChange w:id="1064" w:author="Fife,Austin N" w:date="2018-11-07T14:49:00Z">
            <w:rPr>
              <w:rFonts w:ascii="CMU Serif" w:eastAsiaTheme="minorHAnsi" w:hAnsi="CMU Serif" w:cs="CMU Serif"/>
              <w:b w:val="0"/>
              <w:bCs w:val="0"/>
              <w:sz w:val="24"/>
              <w:szCs w:val="22"/>
            </w:rPr>
          </w:rPrChange>
        </w:rPr>
        <w:t xml:space="preserve"> 1983, 1984). We used plants in their vegetative growth stage (growth stage II) (</w:t>
      </w:r>
      <w:proofErr w:type="spellStart"/>
      <w:r w:rsidR="009D7710" w:rsidRPr="009A1F47">
        <w:rPr>
          <w:rFonts w:ascii="CMU Serif" w:eastAsiaTheme="minorHAnsi" w:hAnsi="CMU Serif" w:cs="CMU Serif"/>
          <w:b w:val="0"/>
          <w:bCs w:val="0"/>
          <w:sz w:val="26"/>
          <w:szCs w:val="22"/>
          <w:rPrChange w:id="1065" w:author="Fife,Austin N" w:date="2018-11-07T14:49:00Z">
            <w:rPr>
              <w:rFonts w:ascii="CMU Serif" w:eastAsiaTheme="minorHAnsi" w:hAnsi="CMU Serif" w:cs="CMU Serif"/>
              <w:b w:val="0"/>
              <w:bCs w:val="0"/>
              <w:sz w:val="24"/>
              <w:szCs w:val="22"/>
            </w:rPr>
          </w:rPrChange>
        </w:rPr>
        <w:t>Dwelle</w:t>
      </w:r>
      <w:proofErr w:type="spellEnd"/>
      <w:r w:rsidR="009D7710" w:rsidRPr="009A1F47">
        <w:rPr>
          <w:rFonts w:ascii="CMU Serif" w:eastAsiaTheme="minorHAnsi" w:hAnsi="CMU Serif" w:cs="CMU Serif"/>
          <w:b w:val="0"/>
          <w:bCs w:val="0"/>
          <w:sz w:val="26"/>
          <w:szCs w:val="22"/>
          <w:rPrChange w:id="1066" w:author="Fife,Austin N" w:date="2018-11-07T14:49:00Z">
            <w:rPr>
              <w:rFonts w:ascii="CMU Serif" w:eastAsiaTheme="minorHAnsi" w:hAnsi="CMU Serif" w:cs="CMU Serif"/>
              <w:b w:val="0"/>
              <w:bCs w:val="0"/>
              <w:sz w:val="24"/>
              <w:szCs w:val="22"/>
            </w:rPr>
          </w:rPrChange>
        </w:rPr>
        <w:t xml:space="preserve"> et al. 2003).</w:t>
      </w:r>
      <w:bookmarkEnd w:id="1055"/>
      <w:bookmarkEnd w:id="1056"/>
      <w:r w:rsidR="009D7710" w:rsidRPr="009A1F47">
        <w:rPr>
          <w:rFonts w:ascii="CMU Serif" w:eastAsiaTheme="minorHAnsi" w:hAnsi="CMU Serif" w:cs="CMU Serif"/>
          <w:b w:val="0"/>
          <w:bCs w:val="0"/>
          <w:sz w:val="26"/>
          <w:szCs w:val="22"/>
          <w:rPrChange w:id="1067" w:author="Fife,Austin N" w:date="2018-11-07T14:49:00Z">
            <w:rPr>
              <w:rFonts w:ascii="CMU Serif" w:eastAsiaTheme="minorHAnsi" w:hAnsi="CMU Serif" w:cs="CMU Serif"/>
              <w:b w:val="0"/>
              <w:bCs w:val="0"/>
              <w:sz w:val="24"/>
              <w:szCs w:val="22"/>
            </w:rPr>
          </w:rPrChange>
        </w:rPr>
        <w:t xml:space="preserve"> </w:t>
      </w:r>
    </w:p>
    <w:p w14:paraId="1991DEB8" w14:textId="77777777" w:rsidR="009D7710" w:rsidRPr="009A1F47" w:rsidRDefault="009D7710" w:rsidP="0075501E">
      <w:pPr>
        <w:widowControl w:val="0"/>
        <w:spacing w:line="480" w:lineRule="auto"/>
        <w:contextualSpacing/>
        <w:mirrorIndents/>
        <w:rPr>
          <w:rFonts w:ascii="CMU Serif" w:hAnsi="CMU Serif" w:cs="CMU Serif"/>
          <w:sz w:val="26"/>
          <w:rPrChange w:id="1068" w:author="Fife,Austin N" w:date="2018-11-07T14:49:00Z">
            <w:rPr>
              <w:rFonts w:ascii="CMU Serif" w:hAnsi="CMU Serif" w:cs="CMU Serif"/>
              <w:sz w:val="24"/>
            </w:rPr>
          </w:rPrChange>
        </w:rPr>
      </w:pPr>
    </w:p>
    <w:p w14:paraId="0C19EC06" w14:textId="563852BD" w:rsidR="009D7710" w:rsidRPr="009A1F47" w:rsidRDefault="009D7710" w:rsidP="0075501E">
      <w:pPr>
        <w:pStyle w:val="Heading2"/>
        <w:keepNext w:val="0"/>
        <w:keepLines w:val="0"/>
        <w:widowControl w:val="0"/>
        <w:mirrorIndents/>
        <w:rPr>
          <w:rFonts w:ascii="CMU Serif" w:hAnsi="CMU Serif" w:cs="CMU Serif"/>
          <w:i/>
          <w:iCs/>
          <w:sz w:val="26"/>
          <w:szCs w:val="22"/>
          <w:rPrChange w:id="1069" w:author="Fife,Austin N" w:date="2018-11-07T14:49:00Z">
            <w:rPr>
              <w:rFonts w:ascii="CMU Serif" w:hAnsi="CMU Serif" w:cs="CMU Serif"/>
              <w:i/>
              <w:iCs/>
              <w:sz w:val="24"/>
              <w:szCs w:val="22"/>
            </w:rPr>
          </w:rPrChange>
        </w:rPr>
      </w:pPr>
      <w:bookmarkStart w:id="1070" w:name="_Toc528941663"/>
      <w:bookmarkEnd w:id="1025"/>
      <w:r w:rsidRPr="009A1F47">
        <w:rPr>
          <w:rFonts w:ascii="CMU Serif" w:hAnsi="CMU Serif" w:cs="CMU Serif"/>
          <w:sz w:val="26"/>
          <w:szCs w:val="22"/>
          <w:rPrChange w:id="1071" w:author="Fife,Austin N" w:date="2018-11-07T14:49:00Z">
            <w:rPr>
              <w:rFonts w:ascii="CMU Serif" w:hAnsi="CMU Serif" w:cs="CMU Serif"/>
              <w:sz w:val="24"/>
              <w:szCs w:val="22"/>
            </w:rPr>
          </w:rPrChange>
        </w:rPr>
        <w:t>Insect characteristics and living conditions</w:t>
      </w:r>
      <w:bookmarkEnd w:id="1070"/>
    </w:p>
    <w:p w14:paraId="598057FA" w14:textId="50BF9B16" w:rsidR="00FF7415" w:rsidRPr="009A1F47" w:rsidRDefault="0079064C" w:rsidP="0075501E">
      <w:pPr>
        <w:widowControl w:val="0"/>
        <w:spacing w:line="480" w:lineRule="auto"/>
        <w:ind w:firstLine="720"/>
        <w:contextualSpacing/>
        <w:mirrorIndents/>
        <w:rPr>
          <w:rFonts w:ascii="CMU Serif" w:hAnsi="CMU Serif" w:cs="CMU Serif"/>
          <w:sz w:val="26"/>
          <w:rPrChange w:id="1072" w:author="Fife,Austin N" w:date="2018-11-07T14:49:00Z">
            <w:rPr>
              <w:rFonts w:ascii="CMU Serif" w:hAnsi="CMU Serif" w:cs="CMU Serif"/>
              <w:sz w:val="24"/>
            </w:rPr>
          </w:rPrChange>
        </w:rPr>
      </w:pPr>
      <w:bookmarkStart w:id="1073" w:name="_Toc495324092"/>
      <w:r w:rsidRPr="009A1F47">
        <w:rPr>
          <w:rFonts w:ascii="CMU Serif" w:hAnsi="CMU Serif" w:cs="CMU Serif"/>
          <w:sz w:val="26"/>
          <w:rPrChange w:id="1074" w:author="Fife,Austin N" w:date="2018-11-07T14:49:00Z">
            <w:rPr>
              <w:rFonts w:ascii="CMU Serif" w:hAnsi="CMU Serif" w:cs="CMU Serif"/>
              <w:sz w:val="24"/>
            </w:rPr>
          </w:rPrChange>
        </w:rPr>
        <w:t xml:space="preserve">A </w:t>
      </w:r>
      <w:proofErr w:type="spellStart"/>
      <w:r w:rsidRPr="009A1F47">
        <w:rPr>
          <w:rFonts w:ascii="CMU Serif" w:hAnsi="CMU Serif" w:cs="CMU Serif"/>
          <w:sz w:val="26"/>
          <w:rPrChange w:id="1075" w:author="Fife,Austin N" w:date="2018-11-07T14:49:00Z">
            <w:rPr>
              <w:rFonts w:ascii="CMU Serif" w:hAnsi="CMU Serif" w:cs="CMU Serif"/>
              <w:sz w:val="24"/>
            </w:rPr>
          </w:rPrChange>
        </w:rPr>
        <w:t>Lso</w:t>
      </w:r>
      <w:proofErr w:type="spellEnd"/>
      <w:r w:rsidRPr="009A1F47">
        <w:rPr>
          <w:rFonts w:ascii="CMU Serif" w:hAnsi="CMU Serif" w:cs="CMU Serif"/>
          <w:sz w:val="26"/>
          <w:rPrChange w:id="1076" w:author="Fife,Austin N" w:date="2018-11-07T14:49:00Z">
            <w:rPr>
              <w:rFonts w:ascii="CMU Serif" w:hAnsi="CMU Serif" w:cs="CMU Serif"/>
              <w:sz w:val="24"/>
            </w:rPr>
          </w:rPrChange>
        </w:rPr>
        <w:t xml:space="preserve">-positive potato psyllid colony was reared in the same greenhouse conditions as described above to avoid phenological asynchrony (Hodkinson et al. 2015). </w:t>
      </w:r>
      <w:r w:rsidR="009D7710" w:rsidRPr="009A1F47">
        <w:rPr>
          <w:rFonts w:ascii="CMU Serif" w:hAnsi="CMU Serif" w:cs="CMU Serif"/>
          <w:sz w:val="26"/>
          <w:rPrChange w:id="1077" w:author="Fife,Austin N" w:date="2018-11-07T14:49:00Z">
            <w:rPr>
              <w:rFonts w:ascii="CMU Serif" w:hAnsi="CMU Serif" w:cs="CMU Serif"/>
              <w:sz w:val="24"/>
            </w:rPr>
          </w:rPrChange>
        </w:rPr>
        <w:t>Psyllids were allowed free access to both Russet Burbank potatoes and ‘Yellow Pear’ tomatoes (</w:t>
      </w:r>
      <w:r w:rsidR="009D7710" w:rsidRPr="009A1F47">
        <w:rPr>
          <w:rFonts w:ascii="CMU Serif" w:hAnsi="CMU Serif" w:cs="CMU Serif"/>
          <w:i/>
          <w:sz w:val="26"/>
          <w:rPrChange w:id="1078" w:author="Fife,Austin N" w:date="2018-11-07T14:49:00Z">
            <w:rPr>
              <w:rFonts w:ascii="CMU Serif" w:hAnsi="CMU Serif" w:cs="CMU Serif"/>
              <w:i/>
              <w:sz w:val="24"/>
            </w:rPr>
          </w:rPrChange>
        </w:rPr>
        <w:t xml:space="preserve">Solanum </w:t>
      </w:r>
      <w:proofErr w:type="spellStart"/>
      <w:r w:rsidR="009D7710" w:rsidRPr="009A1F47">
        <w:rPr>
          <w:rFonts w:ascii="CMU Serif" w:hAnsi="CMU Serif" w:cs="CMU Serif"/>
          <w:i/>
          <w:sz w:val="26"/>
          <w:rPrChange w:id="1079" w:author="Fife,Austin N" w:date="2018-11-07T14:49:00Z">
            <w:rPr>
              <w:rFonts w:ascii="CMU Serif" w:hAnsi="CMU Serif" w:cs="CMU Serif"/>
              <w:i/>
              <w:sz w:val="24"/>
            </w:rPr>
          </w:rPrChange>
        </w:rPr>
        <w:t>lycopersicum</w:t>
      </w:r>
      <w:proofErr w:type="spellEnd"/>
      <w:r w:rsidR="009D7710" w:rsidRPr="009A1F47">
        <w:rPr>
          <w:rFonts w:ascii="CMU Serif" w:hAnsi="CMU Serif" w:cs="CMU Serif"/>
          <w:sz w:val="26"/>
          <w:rPrChange w:id="1080" w:author="Fife,Austin N" w:date="2018-11-07T14:49:00Z">
            <w:rPr>
              <w:rFonts w:ascii="CMU Serif" w:hAnsi="CMU Serif" w:cs="CMU Serif"/>
              <w:sz w:val="24"/>
            </w:rPr>
          </w:rPrChange>
        </w:rPr>
        <w:t>)</w:t>
      </w:r>
      <w:r w:rsidR="00DE0525" w:rsidRPr="009A1F47">
        <w:rPr>
          <w:rFonts w:ascii="CMU Serif" w:hAnsi="CMU Serif" w:cs="CMU Serif"/>
          <w:sz w:val="26"/>
          <w:rPrChange w:id="1081" w:author="Fife,Austin N" w:date="2018-11-07T14:49:00Z">
            <w:rPr>
              <w:rFonts w:ascii="CMU Serif" w:hAnsi="CMU Serif" w:cs="CMU Serif"/>
              <w:sz w:val="24"/>
            </w:rPr>
          </w:rPrChange>
        </w:rPr>
        <w:t xml:space="preserve"> L</w:t>
      </w:r>
      <w:r w:rsidR="009D7710" w:rsidRPr="009A1F47">
        <w:rPr>
          <w:rFonts w:ascii="CMU Serif" w:hAnsi="CMU Serif" w:cs="CMU Serif"/>
          <w:sz w:val="26"/>
          <w:rPrChange w:id="1082" w:author="Fife,Austin N" w:date="2018-11-07T14:49:00Z">
            <w:rPr>
              <w:rFonts w:ascii="CMU Serif" w:hAnsi="CMU Serif" w:cs="CMU Serif"/>
              <w:sz w:val="24"/>
            </w:rPr>
          </w:rPrChange>
        </w:rPr>
        <w:t>. Colony plants were fertilized once weekly with approximately 17 g of 24:8:16 NPK fertilizer per gallon of water (</w:t>
      </w:r>
      <w:proofErr w:type="spellStart"/>
      <w:r w:rsidR="009D7710" w:rsidRPr="009A1F47">
        <w:rPr>
          <w:rFonts w:ascii="CMU Serif" w:hAnsi="CMU Serif" w:cs="CMU Serif"/>
          <w:sz w:val="26"/>
          <w:rPrChange w:id="1083" w:author="Fife,Austin N" w:date="2018-11-07T14:49:00Z">
            <w:rPr>
              <w:rFonts w:ascii="CMU Serif" w:hAnsi="CMU Serif" w:cs="CMU Serif"/>
              <w:sz w:val="24"/>
            </w:rPr>
          </w:rPrChange>
        </w:rPr>
        <w:t>MiracleGro</w:t>
      </w:r>
      <w:proofErr w:type="spellEnd"/>
      <w:r w:rsidR="009D7710" w:rsidRPr="009A1F47">
        <w:rPr>
          <w:rFonts w:ascii="CMU Serif" w:hAnsi="CMU Serif" w:cs="CMU Serif"/>
          <w:sz w:val="26"/>
          <w:rPrChange w:id="1084" w:author="Fife,Austin N" w:date="2018-11-07T14:49:00Z">
            <w:rPr>
              <w:rFonts w:ascii="CMU Serif" w:hAnsi="CMU Serif" w:cs="CMU Serif"/>
              <w:sz w:val="24"/>
            </w:rPr>
          </w:rPrChange>
        </w:rPr>
        <w:t xml:space="preserve">® All Purpose Plant Food, Scotts Company, Marysville, OH). Plants were replaced as needed. </w:t>
      </w:r>
      <w:bookmarkEnd w:id="1073"/>
    </w:p>
    <w:p w14:paraId="2BBBFBB2" w14:textId="77777777" w:rsidR="009D7710" w:rsidRPr="009A1F47" w:rsidRDefault="009D7710" w:rsidP="0075501E">
      <w:pPr>
        <w:widowControl w:val="0"/>
        <w:spacing w:line="480" w:lineRule="auto"/>
        <w:contextualSpacing/>
        <w:mirrorIndents/>
        <w:rPr>
          <w:rFonts w:ascii="CMU Serif" w:hAnsi="CMU Serif" w:cs="CMU Serif"/>
          <w:sz w:val="26"/>
          <w:rPrChange w:id="1085" w:author="Fife,Austin N" w:date="2018-11-07T14:49:00Z">
            <w:rPr>
              <w:rFonts w:ascii="CMU Serif" w:hAnsi="CMU Serif" w:cs="CMU Serif"/>
              <w:sz w:val="24"/>
            </w:rPr>
          </w:rPrChange>
        </w:rPr>
      </w:pPr>
    </w:p>
    <w:p w14:paraId="65B3A863" w14:textId="0CF8A71B" w:rsidR="009D7710" w:rsidRPr="009A1F47"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6"/>
          <w:lang w:eastAsia="zh-CN"/>
          <w:rPrChange w:id="1086" w:author="Fife,Austin N" w:date="2018-11-07T14:49:00Z">
            <w:rPr>
              <w:rFonts w:ascii="CMU Serif" w:eastAsia="DengXian" w:hAnsi="CMU Serif" w:cs="CMU Serif"/>
              <w:b/>
              <w:sz w:val="24"/>
              <w:lang w:eastAsia="zh-CN"/>
            </w:rPr>
          </w:rPrChange>
        </w:rPr>
      </w:pPr>
      <w:bookmarkStart w:id="1087" w:name="_Toc528941664"/>
      <w:proofErr w:type="spellStart"/>
      <w:r w:rsidRPr="009A1F47">
        <w:rPr>
          <w:rFonts w:ascii="CMU Serif" w:eastAsia="DengXian" w:hAnsi="CMU Serif" w:cs="CMU Serif"/>
          <w:b/>
          <w:iCs/>
          <w:sz w:val="26"/>
          <w:lang w:eastAsia="zh-CN"/>
          <w:rPrChange w:id="1088" w:author="Fife,Austin N" w:date="2018-11-07T14:49:00Z">
            <w:rPr>
              <w:rFonts w:ascii="CMU Serif" w:eastAsia="DengXian" w:hAnsi="CMU Serif" w:cs="CMU Serif"/>
              <w:b/>
              <w:iCs/>
              <w:sz w:val="24"/>
              <w:lang w:eastAsia="zh-CN"/>
            </w:rPr>
          </w:rPrChange>
        </w:rPr>
        <w:t>Lso</w:t>
      </w:r>
      <w:proofErr w:type="spellEnd"/>
      <w:r w:rsidRPr="009A1F47">
        <w:rPr>
          <w:rFonts w:ascii="CMU Serif" w:eastAsia="DengXian" w:hAnsi="CMU Serif" w:cs="CMU Serif"/>
          <w:b/>
          <w:iCs/>
          <w:sz w:val="26"/>
          <w:lang w:eastAsia="zh-CN"/>
          <w:rPrChange w:id="1089" w:author="Fife,Austin N" w:date="2018-11-07T14:49:00Z">
            <w:rPr>
              <w:rFonts w:ascii="CMU Serif" w:eastAsia="DengXian" w:hAnsi="CMU Serif" w:cs="CMU Serif"/>
              <w:b/>
              <w:iCs/>
              <w:sz w:val="24"/>
              <w:lang w:eastAsia="zh-CN"/>
            </w:rPr>
          </w:rPrChange>
        </w:rPr>
        <w:t xml:space="preserve"> </w:t>
      </w:r>
      <w:r w:rsidR="00AD5A23" w:rsidRPr="009A1F47">
        <w:rPr>
          <w:rFonts w:ascii="CMU Serif" w:eastAsia="DengXian" w:hAnsi="CMU Serif" w:cs="CMU Serif"/>
          <w:b/>
          <w:iCs/>
          <w:sz w:val="26"/>
          <w:lang w:eastAsia="zh-CN"/>
          <w:rPrChange w:id="1090" w:author="Fife,Austin N" w:date="2018-11-07T14:49:00Z">
            <w:rPr>
              <w:rFonts w:ascii="CMU Serif" w:eastAsia="DengXian" w:hAnsi="CMU Serif" w:cs="CMU Serif"/>
              <w:b/>
              <w:iCs/>
              <w:sz w:val="24"/>
              <w:lang w:eastAsia="zh-CN"/>
            </w:rPr>
          </w:rPrChange>
        </w:rPr>
        <w:t>confirmation</w:t>
      </w:r>
      <w:bookmarkEnd w:id="1087"/>
      <w:r w:rsidRPr="009A1F47">
        <w:rPr>
          <w:rFonts w:ascii="CMU Serif" w:eastAsia="DengXian" w:hAnsi="CMU Serif" w:cs="CMU Serif"/>
          <w:b/>
          <w:iCs/>
          <w:sz w:val="26"/>
          <w:lang w:eastAsia="zh-CN"/>
          <w:rPrChange w:id="1091" w:author="Fife,Austin N" w:date="2018-11-07T14:49:00Z">
            <w:rPr>
              <w:rFonts w:ascii="CMU Serif" w:eastAsia="DengXian" w:hAnsi="CMU Serif" w:cs="CMU Serif"/>
              <w:b/>
              <w:iCs/>
              <w:sz w:val="24"/>
              <w:lang w:eastAsia="zh-CN"/>
            </w:rPr>
          </w:rPrChange>
        </w:rPr>
        <w:t xml:space="preserve"> </w:t>
      </w:r>
    </w:p>
    <w:p w14:paraId="37746563" w14:textId="20188464" w:rsidR="00531FFD" w:rsidRPr="009A1F47" w:rsidRDefault="00531FFD" w:rsidP="0075501E">
      <w:pPr>
        <w:widowControl w:val="0"/>
        <w:spacing w:line="480" w:lineRule="auto"/>
        <w:ind w:firstLine="720"/>
        <w:contextualSpacing/>
        <w:mirrorIndents/>
        <w:rPr>
          <w:rFonts w:ascii="CMU Serif" w:hAnsi="CMU Serif" w:cs="CMU Serif"/>
          <w:sz w:val="26"/>
          <w:rPrChange w:id="1092" w:author="Fife,Austin N" w:date="2018-11-07T14:49:00Z">
            <w:rPr>
              <w:rFonts w:ascii="CMU Serif" w:hAnsi="CMU Serif" w:cs="CMU Serif"/>
              <w:sz w:val="24"/>
            </w:rPr>
          </w:rPrChange>
        </w:rPr>
      </w:pPr>
      <w:r w:rsidRPr="009A1F47">
        <w:rPr>
          <w:rFonts w:ascii="CMU Serif" w:hAnsi="CMU Serif" w:cs="CMU Serif"/>
          <w:sz w:val="26"/>
          <w:rPrChange w:id="1093" w:author="Fife,Austin N" w:date="2018-11-07T14:49:00Z">
            <w:rPr>
              <w:rFonts w:ascii="CMU Serif" w:hAnsi="CMU Serif" w:cs="CMU Serif"/>
              <w:sz w:val="24"/>
            </w:rPr>
          </w:rPrChange>
        </w:rPr>
        <w:t>Idaho harbors four haplotypes of the potato psyllid</w:t>
      </w:r>
      <w:r w:rsidR="00D05C97" w:rsidRPr="009A1F47">
        <w:rPr>
          <w:rFonts w:ascii="CMU Serif" w:hAnsi="CMU Serif" w:cs="CMU Serif"/>
          <w:sz w:val="26"/>
          <w:rPrChange w:id="1094" w:author="Fife,Austin N" w:date="2018-11-07T14:49:00Z">
            <w:rPr>
              <w:rFonts w:ascii="CMU Serif" w:hAnsi="CMU Serif" w:cs="CMU Serif"/>
              <w:sz w:val="24"/>
            </w:rPr>
          </w:rPrChange>
        </w:rPr>
        <w:t>:</w:t>
      </w:r>
      <w:r w:rsidRPr="009A1F47">
        <w:rPr>
          <w:rFonts w:ascii="CMU Serif" w:hAnsi="CMU Serif" w:cs="CMU Serif"/>
          <w:sz w:val="26"/>
          <w:rPrChange w:id="1095" w:author="Fife,Austin N" w:date="2018-11-07T14:49:00Z">
            <w:rPr>
              <w:rFonts w:ascii="CMU Serif" w:hAnsi="CMU Serif" w:cs="CMU Serif"/>
              <w:sz w:val="24"/>
            </w:rPr>
          </w:rPrChange>
        </w:rPr>
        <w:t xml:space="preserve"> Northwestern, </w:t>
      </w:r>
      <w:r w:rsidRPr="009A1F47">
        <w:rPr>
          <w:rFonts w:ascii="CMU Serif" w:hAnsi="CMU Serif" w:cs="CMU Serif"/>
          <w:sz w:val="26"/>
          <w:rPrChange w:id="1096" w:author="Fife,Austin N" w:date="2018-11-07T14:49:00Z">
            <w:rPr>
              <w:rFonts w:ascii="CMU Serif" w:hAnsi="CMU Serif" w:cs="CMU Serif"/>
              <w:sz w:val="24"/>
            </w:rPr>
          </w:rPrChange>
        </w:rPr>
        <w:lastRenderedPageBreak/>
        <w:t xml:space="preserve">Western, Central and Southwestern and two haplotypes of </w:t>
      </w:r>
      <w:proofErr w:type="spellStart"/>
      <w:r w:rsidRPr="009A1F47">
        <w:rPr>
          <w:rFonts w:ascii="CMU Serif" w:hAnsi="CMU Serif" w:cs="CMU Serif"/>
          <w:sz w:val="26"/>
          <w:rPrChange w:id="1097" w:author="Fife,Austin N" w:date="2018-11-07T14:49:00Z">
            <w:rPr>
              <w:rFonts w:ascii="CMU Serif" w:hAnsi="CMU Serif" w:cs="CMU Serif"/>
              <w:sz w:val="24"/>
            </w:rPr>
          </w:rPrChange>
        </w:rPr>
        <w:t>Lso</w:t>
      </w:r>
      <w:proofErr w:type="spellEnd"/>
      <w:r w:rsidR="00D05C97" w:rsidRPr="009A1F47">
        <w:rPr>
          <w:rFonts w:ascii="CMU Serif" w:hAnsi="CMU Serif" w:cs="CMU Serif"/>
          <w:sz w:val="26"/>
          <w:rPrChange w:id="1098" w:author="Fife,Austin N" w:date="2018-11-07T14:49:00Z">
            <w:rPr>
              <w:rFonts w:ascii="CMU Serif" w:hAnsi="CMU Serif" w:cs="CMU Serif"/>
              <w:sz w:val="24"/>
            </w:rPr>
          </w:rPrChange>
        </w:rPr>
        <w:t>:</w:t>
      </w:r>
      <w:r w:rsidRPr="009A1F47">
        <w:rPr>
          <w:rFonts w:ascii="CMU Serif" w:hAnsi="CMU Serif" w:cs="CMU Serif"/>
          <w:sz w:val="26"/>
          <w:rPrChange w:id="1099" w:author="Fife,Austin N" w:date="2018-11-07T14:49:00Z">
            <w:rPr>
              <w:rFonts w:ascii="CMU Serif" w:hAnsi="CMU Serif" w:cs="CMU Serif"/>
              <w:sz w:val="24"/>
            </w:rPr>
          </w:rPrChange>
        </w:rPr>
        <w:t xml:space="preserve"> A and B (</w:t>
      </w:r>
      <w:proofErr w:type="spellStart"/>
      <w:r w:rsidRPr="009A1F47">
        <w:rPr>
          <w:rFonts w:ascii="CMU Serif" w:hAnsi="CMU Serif" w:cs="CMU Serif"/>
          <w:sz w:val="26"/>
          <w:rPrChange w:id="1100" w:author="Fife,Austin N" w:date="2018-11-07T14:49:00Z">
            <w:rPr>
              <w:rFonts w:ascii="CMU Serif" w:hAnsi="CMU Serif" w:cs="CMU Serif"/>
              <w:sz w:val="24"/>
            </w:rPr>
          </w:rPrChange>
        </w:rPr>
        <w:t>Dahan</w:t>
      </w:r>
      <w:proofErr w:type="spellEnd"/>
      <w:r w:rsidRPr="009A1F47">
        <w:rPr>
          <w:rFonts w:ascii="CMU Serif" w:hAnsi="CMU Serif" w:cs="CMU Serif"/>
          <w:sz w:val="26"/>
          <w:rPrChange w:id="1101" w:author="Fife,Austin N" w:date="2018-11-07T14:49:00Z">
            <w:rPr>
              <w:rFonts w:ascii="CMU Serif" w:hAnsi="CMU Serif" w:cs="CMU Serif"/>
              <w:sz w:val="24"/>
            </w:rPr>
          </w:rPrChange>
        </w:rPr>
        <w:t xml:space="preserve"> et al. 2017, Wenninger et al. 2017).  The ‘Central’ psyllid haplotype was confirmed in our laboratory colony via the methods described in Swisher and </w:t>
      </w:r>
      <w:proofErr w:type="spellStart"/>
      <w:r w:rsidRPr="009A1F47">
        <w:rPr>
          <w:rFonts w:ascii="CMU Serif" w:hAnsi="CMU Serif" w:cs="CMU Serif"/>
          <w:sz w:val="26"/>
          <w:rPrChange w:id="1102" w:author="Fife,Austin N" w:date="2018-11-07T14:49:00Z">
            <w:rPr>
              <w:rFonts w:ascii="CMU Serif" w:hAnsi="CMU Serif" w:cs="CMU Serif"/>
              <w:sz w:val="24"/>
            </w:rPr>
          </w:rPrChange>
        </w:rPr>
        <w:t>Crosslin</w:t>
      </w:r>
      <w:proofErr w:type="spellEnd"/>
      <w:r w:rsidRPr="009A1F47">
        <w:rPr>
          <w:rFonts w:ascii="CMU Serif" w:hAnsi="CMU Serif" w:cs="CMU Serif"/>
          <w:sz w:val="26"/>
          <w:rPrChange w:id="1103" w:author="Fife,Austin N" w:date="2018-11-07T14:49:00Z">
            <w:rPr>
              <w:rFonts w:ascii="CMU Serif" w:hAnsi="CMU Serif" w:cs="CMU Serif"/>
              <w:sz w:val="24"/>
            </w:rPr>
          </w:rPrChange>
        </w:rPr>
        <w:t xml:space="preserve"> (2014) and analyzed with ethidium bromide-stained agarose gels.</w:t>
      </w:r>
    </w:p>
    <w:p w14:paraId="384FDE2B" w14:textId="24F54535" w:rsidR="009D7710" w:rsidRPr="009A1F47" w:rsidRDefault="00E17A1E" w:rsidP="0075501E">
      <w:pPr>
        <w:widowControl w:val="0"/>
        <w:spacing w:line="480" w:lineRule="auto"/>
        <w:ind w:firstLine="720"/>
        <w:contextualSpacing/>
        <w:mirrorIndents/>
        <w:rPr>
          <w:rFonts w:ascii="CMU Serif" w:hAnsi="CMU Serif" w:cs="CMU Serif"/>
          <w:sz w:val="26"/>
          <w:rPrChange w:id="1104" w:author="Fife,Austin N" w:date="2018-11-07T14:49:00Z">
            <w:rPr>
              <w:rFonts w:ascii="CMU Serif" w:hAnsi="CMU Serif" w:cs="CMU Serif"/>
              <w:sz w:val="24"/>
            </w:rPr>
          </w:rPrChange>
        </w:rPr>
      </w:pPr>
      <w:r w:rsidRPr="009A1F47">
        <w:rPr>
          <w:rFonts w:ascii="CMU Serif" w:hAnsi="CMU Serif" w:cs="CMU Serif"/>
          <w:sz w:val="26"/>
          <w:rPrChange w:id="1105" w:author="Fife,Austin N" w:date="2018-11-07T14:49:00Z">
            <w:rPr>
              <w:rFonts w:ascii="CMU Serif" w:hAnsi="CMU Serif" w:cs="CMU Serif"/>
              <w:sz w:val="24"/>
            </w:rPr>
          </w:rPrChange>
        </w:rPr>
        <w:t>A sample of f</w:t>
      </w:r>
      <w:r w:rsidR="009D7710" w:rsidRPr="009A1F47">
        <w:rPr>
          <w:rFonts w:ascii="CMU Serif" w:hAnsi="CMU Serif" w:cs="CMU Serif"/>
          <w:sz w:val="26"/>
          <w:rPrChange w:id="1106" w:author="Fife,Austin N" w:date="2018-11-07T14:49:00Z">
            <w:rPr>
              <w:rFonts w:ascii="CMU Serif" w:hAnsi="CMU Serif" w:cs="CMU Serif"/>
              <w:sz w:val="24"/>
            </w:rPr>
          </w:rPrChange>
        </w:rPr>
        <w:t xml:space="preserve">orty psyllids </w:t>
      </w:r>
      <w:r w:rsidRPr="009A1F47">
        <w:rPr>
          <w:rFonts w:ascii="CMU Serif" w:hAnsi="CMU Serif" w:cs="CMU Serif"/>
          <w:sz w:val="26"/>
          <w:rPrChange w:id="1107" w:author="Fife,Austin N" w:date="2018-11-07T14:49:00Z">
            <w:rPr>
              <w:rFonts w:ascii="CMU Serif" w:hAnsi="CMU Serif" w:cs="CMU Serif"/>
              <w:sz w:val="24"/>
            </w:rPr>
          </w:rPrChange>
        </w:rPr>
        <w:t xml:space="preserve">taken from the colony </w:t>
      </w:r>
      <w:r w:rsidR="009D7710" w:rsidRPr="009A1F47">
        <w:rPr>
          <w:rFonts w:ascii="CMU Serif" w:hAnsi="CMU Serif" w:cs="CMU Serif"/>
          <w:sz w:val="26"/>
          <w:rPrChange w:id="1108" w:author="Fife,Austin N" w:date="2018-11-07T14:49:00Z">
            <w:rPr>
              <w:rFonts w:ascii="CMU Serif" w:hAnsi="CMU Serif" w:cs="CMU Serif"/>
              <w:sz w:val="24"/>
            </w:rPr>
          </w:rPrChange>
        </w:rPr>
        <w:t xml:space="preserve">were transferred to individual microcentrifuge tubes filled with 70% ethanol. </w:t>
      </w:r>
      <w:proofErr w:type="spellStart"/>
      <w:r w:rsidR="009D7710" w:rsidRPr="009A1F47">
        <w:rPr>
          <w:rFonts w:ascii="CMU Serif" w:hAnsi="CMU Serif" w:cs="CMU Serif"/>
          <w:sz w:val="26"/>
          <w:rPrChange w:id="1109" w:author="Fife,Austin N" w:date="2018-11-07T14:49:00Z">
            <w:rPr>
              <w:rFonts w:ascii="CMU Serif" w:hAnsi="CMU Serif" w:cs="CMU Serif"/>
              <w:sz w:val="24"/>
            </w:rPr>
          </w:rPrChange>
        </w:rPr>
        <w:t>Lso</w:t>
      </w:r>
      <w:proofErr w:type="spellEnd"/>
      <w:r w:rsidR="009D7710" w:rsidRPr="009A1F47">
        <w:rPr>
          <w:rFonts w:ascii="CMU Serif" w:hAnsi="CMU Serif" w:cs="CMU Serif"/>
          <w:sz w:val="26"/>
          <w:rPrChange w:id="1110" w:author="Fife,Austin N" w:date="2018-11-07T14:49:00Z">
            <w:rPr>
              <w:rFonts w:ascii="CMU Serif" w:hAnsi="CMU Serif" w:cs="CMU Serif"/>
              <w:sz w:val="24"/>
            </w:rPr>
          </w:rPrChange>
        </w:rPr>
        <w:t xml:space="preserve"> incidence was tested </w:t>
      </w:r>
      <w:r w:rsidR="005C649E" w:rsidRPr="009A1F47">
        <w:rPr>
          <w:rFonts w:ascii="CMU Serif" w:hAnsi="CMU Serif" w:cs="CMU Serif"/>
          <w:sz w:val="26"/>
          <w:rPrChange w:id="1111" w:author="Fife,Austin N" w:date="2018-11-07T14:49:00Z">
            <w:rPr>
              <w:rFonts w:ascii="CMU Serif" w:hAnsi="CMU Serif" w:cs="CMU Serif"/>
              <w:sz w:val="24"/>
            </w:rPr>
          </w:rPrChange>
        </w:rPr>
        <w:t xml:space="preserve">according to established protocols </w:t>
      </w:r>
      <w:r w:rsidR="009D7710" w:rsidRPr="009A1F47">
        <w:rPr>
          <w:rFonts w:ascii="CMU Serif" w:hAnsi="CMU Serif" w:cs="CMU Serif"/>
          <w:sz w:val="26"/>
          <w:rPrChange w:id="1112" w:author="Fife,Austin N" w:date="2018-11-07T14:49:00Z">
            <w:rPr>
              <w:rFonts w:ascii="CMU Serif" w:hAnsi="CMU Serif" w:cs="CMU Serif"/>
              <w:sz w:val="24"/>
            </w:rPr>
          </w:rPrChange>
        </w:rPr>
        <w:t>at the Aberdeen Research and Extension Center (Aberdeen, ID, USA)</w:t>
      </w:r>
      <w:r w:rsidR="005C649E" w:rsidRPr="009A1F47">
        <w:rPr>
          <w:rFonts w:ascii="CMU Serif" w:hAnsi="CMU Serif" w:cs="CMU Serif"/>
          <w:sz w:val="26"/>
          <w:rPrChange w:id="1113" w:author="Fife,Austin N" w:date="2018-11-07T14:49:00Z">
            <w:rPr>
              <w:rFonts w:ascii="CMU Serif" w:hAnsi="CMU Serif" w:cs="CMU Serif"/>
              <w:sz w:val="24"/>
            </w:rPr>
          </w:rPrChange>
        </w:rPr>
        <w:t xml:space="preserve"> (</w:t>
      </w:r>
      <w:proofErr w:type="spellStart"/>
      <w:r w:rsidR="005C649E" w:rsidRPr="009A1F47">
        <w:rPr>
          <w:rFonts w:ascii="CMU Serif" w:hAnsi="CMU Serif" w:cs="CMU Serif"/>
          <w:sz w:val="26"/>
          <w:rPrChange w:id="1114" w:author="Fife,Austin N" w:date="2018-11-07T14:49:00Z">
            <w:rPr>
              <w:rFonts w:ascii="CMU Serif" w:hAnsi="CMU Serif" w:cs="CMU Serif"/>
              <w:sz w:val="24"/>
            </w:rPr>
          </w:rPrChange>
        </w:rPr>
        <w:t>Dahan</w:t>
      </w:r>
      <w:proofErr w:type="spellEnd"/>
      <w:r w:rsidR="005C649E" w:rsidRPr="009A1F47">
        <w:rPr>
          <w:rFonts w:ascii="CMU Serif" w:hAnsi="CMU Serif" w:cs="CMU Serif"/>
          <w:sz w:val="26"/>
          <w:rPrChange w:id="1115" w:author="Fife,Austin N" w:date="2018-11-07T14:49:00Z">
            <w:rPr>
              <w:rFonts w:ascii="CMU Serif" w:hAnsi="CMU Serif" w:cs="CMU Serif"/>
              <w:sz w:val="24"/>
            </w:rPr>
          </w:rPrChange>
        </w:rPr>
        <w:t xml:space="preserve"> et al. 2017)</w:t>
      </w:r>
      <w:r w:rsidR="009D7710" w:rsidRPr="009A1F47">
        <w:rPr>
          <w:rFonts w:ascii="CMU Serif" w:hAnsi="CMU Serif" w:cs="CMU Serif"/>
          <w:sz w:val="26"/>
          <w:rPrChange w:id="1116" w:author="Fife,Austin N" w:date="2018-11-07T14:49:00Z">
            <w:rPr>
              <w:rFonts w:ascii="CMU Serif" w:hAnsi="CMU Serif" w:cs="CMU Serif"/>
              <w:sz w:val="24"/>
            </w:rPr>
          </w:rPrChange>
        </w:rPr>
        <w:t xml:space="preserve">. DNA extraction was based on the methods described by </w:t>
      </w:r>
      <w:proofErr w:type="spellStart"/>
      <w:r w:rsidR="009D7710" w:rsidRPr="009A1F47">
        <w:rPr>
          <w:rFonts w:ascii="CMU Serif" w:hAnsi="CMU Serif" w:cs="CMU Serif"/>
          <w:sz w:val="26"/>
          <w:rPrChange w:id="1117" w:author="Fife,Austin N" w:date="2018-11-07T14:49:00Z">
            <w:rPr>
              <w:rFonts w:ascii="CMU Serif" w:hAnsi="CMU Serif" w:cs="CMU Serif"/>
              <w:sz w:val="24"/>
            </w:rPr>
          </w:rPrChange>
        </w:rPr>
        <w:t>Marzachi</w:t>
      </w:r>
      <w:proofErr w:type="spellEnd"/>
      <w:r w:rsidR="009D7710" w:rsidRPr="009A1F47">
        <w:rPr>
          <w:rFonts w:ascii="CMU Serif" w:hAnsi="CMU Serif" w:cs="CMU Serif"/>
          <w:sz w:val="26"/>
          <w:rPrChange w:id="1118" w:author="Fife,Austin N" w:date="2018-11-07T14:49:00Z">
            <w:rPr>
              <w:rFonts w:ascii="CMU Serif" w:hAnsi="CMU Serif" w:cs="CMU Serif"/>
              <w:sz w:val="24"/>
            </w:rPr>
          </w:rPrChange>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9A1F47">
        <w:rPr>
          <w:rFonts w:ascii="CMU Serif" w:hAnsi="CMU Serif" w:cs="CMU Serif"/>
          <w:sz w:val="26"/>
          <w:rPrChange w:id="1119" w:author="Fife,Austin N" w:date="2018-11-07T14:49:00Z">
            <w:rPr>
              <w:rFonts w:ascii="CMU Serif" w:hAnsi="CMU Serif" w:cs="CMU Serif"/>
              <w:sz w:val="24"/>
            </w:rPr>
          </w:rPrChange>
        </w:rPr>
        <w:t>Teknova</w:t>
      </w:r>
      <w:proofErr w:type="spellEnd"/>
      <w:r w:rsidR="009D7710" w:rsidRPr="009A1F47">
        <w:rPr>
          <w:rFonts w:ascii="CMU Serif" w:hAnsi="CMU Serif" w:cs="CMU Serif"/>
          <w:sz w:val="26"/>
          <w:rPrChange w:id="1120" w:author="Fife,Austin N" w:date="2018-11-07T14:49:00Z">
            <w:rPr>
              <w:rFonts w:ascii="CMU Serif" w:hAnsi="CMU Serif" w:cs="CMU Serif"/>
              <w:sz w:val="24"/>
            </w:rPr>
          </w:rPrChange>
        </w:rPr>
        <w:t xml:space="preserve">, Inc., Hollister, CA, Cat. No. C2190) (Composition: 2% CTAB, 100mM Tris-HCl, pH 8.0, 20mM EDTA, pH 8.0, 1.4M Sodium Chloride (NaCl). Microcentrifuge tubes were then incubated at 60°C for 30 minutes and gently mixed by inversion every 10 minutes while incubating. Tubes were then spun in a centrifuge at 14,000 rpm for 5 minutes and then the supernatant was transferred to clean 2 ml tubes. The supernatant was vortexed for approximately 20 seconds with 500 ml of </w:t>
      </w:r>
      <w:proofErr w:type="spellStart"/>
      <w:proofErr w:type="gramStart"/>
      <w:r w:rsidR="009D7710" w:rsidRPr="009A1F47">
        <w:rPr>
          <w:rFonts w:ascii="CMU Serif" w:hAnsi="CMU Serif" w:cs="CMU Serif"/>
          <w:sz w:val="26"/>
          <w:rPrChange w:id="1121" w:author="Fife,Austin N" w:date="2018-11-07T14:49:00Z">
            <w:rPr>
              <w:rFonts w:ascii="CMU Serif" w:hAnsi="CMU Serif" w:cs="CMU Serif"/>
              <w:sz w:val="24"/>
            </w:rPr>
          </w:rPrChange>
        </w:rPr>
        <w:t>chloroform:isoamyl</w:t>
      </w:r>
      <w:proofErr w:type="spellEnd"/>
      <w:proofErr w:type="gramEnd"/>
      <w:r w:rsidR="009D7710" w:rsidRPr="009A1F47">
        <w:rPr>
          <w:rFonts w:ascii="CMU Serif" w:hAnsi="CMU Serif" w:cs="CMU Serif"/>
          <w:sz w:val="26"/>
          <w:rPrChange w:id="1122" w:author="Fife,Austin N" w:date="2018-11-07T14:49:00Z">
            <w:rPr>
              <w:rFonts w:ascii="CMU Serif" w:hAnsi="CMU Serif" w:cs="CMU Serif"/>
              <w:sz w:val="24"/>
            </w:rPr>
          </w:rPrChange>
        </w:rPr>
        <w:t xml:space="preserve"> alcohol (24:1 v:v) (Sigma-Aldrich, Inc., Atlanta, GA; Catalogue number C0549), then centrifuged at 14,000 rpm for 5-10 minutes at 4</w:t>
      </w:r>
      <w:r w:rsidR="009D7710" w:rsidRPr="009A1F47">
        <w:rPr>
          <w:rFonts w:ascii="Times New Roman" w:hAnsi="Times New Roman" w:cs="Times New Roman"/>
          <w:sz w:val="28"/>
          <w:rPrChange w:id="1123" w:author="Fife,Austin N" w:date="2018-11-07T14:49:00Z">
            <w:rPr>
              <w:rFonts w:ascii="Times New Roman" w:hAnsi="Times New Roman" w:cs="Times New Roman"/>
              <w:sz w:val="24"/>
            </w:rPr>
          </w:rPrChange>
        </w:rPr>
        <w:t>℃</w:t>
      </w:r>
      <w:r w:rsidR="009D7710" w:rsidRPr="009A1F47">
        <w:rPr>
          <w:rFonts w:ascii="CMU Serif" w:hAnsi="CMU Serif" w:cs="CMU Serif"/>
          <w:sz w:val="26"/>
          <w:rPrChange w:id="1124" w:author="Fife,Austin N" w:date="2018-11-07T14:49:00Z">
            <w:rPr>
              <w:rFonts w:ascii="CMU Serif" w:hAnsi="CMU Serif" w:cs="CMU Serif"/>
              <w:sz w:val="24"/>
            </w:rPr>
          </w:rPrChange>
        </w:rPr>
        <w:t xml:space="preserve">. The clean supernatant was transferred to a new tube, then refrigerated isopropanol (Sigma-Aldrich, Inc., Atlanta, GA; Catalogue number I9516) was added at a rate of 2/3 of the volume of the </w:t>
      </w:r>
      <w:r w:rsidR="009D7710" w:rsidRPr="009A1F47">
        <w:rPr>
          <w:rFonts w:ascii="CMU Serif" w:hAnsi="CMU Serif" w:cs="CMU Serif"/>
          <w:sz w:val="26"/>
          <w:rPrChange w:id="1125" w:author="Fife,Austin N" w:date="2018-11-07T14:49:00Z">
            <w:rPr>
              <w:rFonts w:ascii="CMU Serif" w:hAnsi="CMU Serif" w:cs="CMU Serif"/>
              <w:sz w:val="24"/>
            </w:rPr>
          </w:rPrChange>
        </w:rPr>
        <w:lastRenderedPageBreak/>
        <w:t xml:space="preserve">supernatant. The mixture was then refrigerated at </w:t>
      </w:r>
      <w:r w:rsidR="009D7710" w:rsidRPr="009A1F47">
        <w:rPr>
          <w:rFonts w:ascii="Times New Roman" w:hAnsi="Times New Roman" w:cs="Times New Roman"/>
          <w:sz w:val="28"/>
          <w:rPrChange w:id="1126" w:author="Fife,Austin N" w:date="2018-11-07T14:49:00Z">
            <w:rPr>
              <w:rFonts w:ascii="Times New Roman" w:hAnsi="Times New Roman" w:cs="Times New Roman"/>
              <w:sz w:val="24"/>
            </w:rPr>
          </w:rPrChange>
        </w:rPr>
        <w:t>˗</w:t>
      </w:r>
      <w:r w:rsidR="009D7710" w:rsidRPr="009A1F47">
        <w:rPr>
          <w:rFonts w:ascii="CMU Serif" w:hAnsi="CMU Serif" w:cs="CMU Serif"/>
          <w:sz w:val="26"/>
          <w:rPrChange w:id="1127" w:author="Fife,Austin N" w:date="2018-11-07T14:49:00Z">
            <w:rPr>
              <w:rFonts w:ascii="CMU Serif" w:hAnsi="CMU Serif" w:cs="CMU Serif"/>
              <w:sz w:val="24"/>
            </w:rPr>
          </w:rPrChange>
        </w:rPr>
        <w:t>20°C for 20-30 minutes. DNA was precipitated by centrifuging the mixture for 20 minutes at 14,000 rpm at 4</w:t>
      </w:r>
      <w:r w:rsidR="009D7710" w:rsidRPr="009A1F47">
        <w:rPr>
          <w:rFonts w:ascii="Times New Roman" w:hAnsi="Times New Roman" w:cs="Times New Roman"/>
          <w:sz w:val="28"/>
          <w:rPrChange w:id="1128" w:author="Fife,Austin N" w:date="2018-11-07T14:49:00Z">
            <w:rPr>
              <w:rFonts w:ascii="Times New Roman" w:hAnsi="Times New Roman" w:cs="Times New Roman"/>
              <w:sz w:val="24"/>
            </w:rPr>
          </w:rPrChange>
        </w:rPr>
        <w:t>℃</w:t>
      </w:r>
      <w:r w:rsidR="009D7710" w:rsidRPr="009A1F47">
        <w:rPr>
          <w:rFonts w:ascii="CMU Serif" w:hAnsi="CMU Serif" w:cs="CMU Serif"/>
          <w:sz w:val="26"/>
          <w:rPrChange w:id="1129" w:author="Fife,Austin N" w:date="2018-11-07T14:49:00Z">
            <w:rPr>
              <w:rFonts w:ascii="CMU Serif" w:hAnsi="CMU Serif" w:cs="CMU Serif"/>
              <w:sz w:val="24"/>
            </w:rPr>
          </w:rPrChange>
        </w:rPr>
        <w:t>, gently pouring off the supernatant and keeping the precipitated DNA pellet. The pellet was washed in 300 µl of 70% ethanol and centrifuged for 5 min</w:t>
      </w:r>
      <w:r w:rsidR="00253C79" w:rsidRPr="009A1F47">
        <w:rPr>
          <w:rFonts w:ascii="CMU Serif" w:hAnsi="CMU Serif" w:cs="CMU Serif"/>
          <w:sz w:val="26"/>
          <w:rPrChange w:id="1130" w:author="Fife,Austin N" w:date="2018-11-07T14:49:00Z">
            <w:rPr>
              <w:rFonts w:ascii="CMU Serif" w:hAnsi="CMU Serif" w:cs="CMU Serif"/>
              <w:sz w:val="24"/>
            </w:rPr>
          </w:rPrChange>
        </w:rPr>
        <w:t>ute</w:t>
      </w:r>
      <w:r w:rsidR="009D7710" w:rsidRPr="009A1F47">
        <w:rPr>
          <w:rFonts w:ascii="CMU Serif" w:hAnsi="CMU Serif" w:cs="CMU Serif"/>
          <w:sz w:val="26"/>
          <w:rPrChange w:id="1131" w:author="Fife,Austin N" w:date="2018-11-07T14:49:00Z">
            <w:rPr>
              <w:rFonts w:ascii="CMU Serif" w:hAnsi="CMU Serif" w:cs="CMU Serif"/>
              <w:sz w:val="24"/>
            </w:rPr>
          </w:rPrChange>
        </w:rPr>
        <w:t xml:space="preserve">s at 10,000 rpm. The pellet was then dried overnight in a fume hood. Once dry, 30 µl of nuclease-free water was added. DNA was stored at </w:t>
      </w:r>
      <w:r w:rsidR="009D7710" w:rsidRPr="009A1F47">
        <w:rPr>
          <w:rFonts w:ascii="Times New Roman" w:hAnsi="Times New Roman" w:cs="Times New Roman"/>
          <w:sz w:val="28"/>
          <w:rPrChange w:id="1132" w:author="Fife,Austin N" w:date="2018-11-07T14:49:00Z">
            <w:rPr>
              <w:rFonts w:ascii="Times New Roman" w:hAnsi="Times New Roman" w:cs="Times New Roman"/>
              <w:sz w:val="24"/>
            </w:rPr>
          </w:rPrChange>
        </w:rPr>
        <w:t>˗</w:t>
      </w:r>
      <w:r w:rsidR="009D7710" w:rsidRPr="009A1F47">
        <w:rPr>
          <w:rFonts w:ascii="CMU Serif" w:hAnsi="CMU Serif" w:cs="CMU Serif"/>
          <w:sz w:val="26"/>
          <w:rPrChange w:id="1133" w:author="Fife,Austin N" w:date="2018-11-07T14:49:00Z">
            <w:rPr>
              <w:rFonts w:ascii="CMU Serif" w:hAnsi="CMU Serif" w:cs="CMU Serif"/>
              <w:sz w:val="24"/>
            </w:rPr>
          </w:rPrChange>
        </w:rPr>
        <w:t>20°C.</w:t>
      </w:r>
    </w:p>
    <w:p w14:paraId="1CA4BBA3" w14:textId="108E8166" w:rsidR="009D7710" w:rsidRPr="009A1F47" w:rsidRDefault="009D7710" w:rsidP="0075501E">
      <w:pPr>
        <w:widowControl w:val="0"/>
        <w:spacing w:line="480" w:lineRule="auto"/>
        <w:ind w:firstLine="720"/>
        <w:contextualSpacing/>
        <w:mirrorIndents/>
        <w:rPr>
          <w:rFonts w:ascii="CMU Serif" w:hAnsi="CMU Serif" w:cs="CMU Serif"/>
          <w:sz w:val="26"/>
          <w:rPrChange w:id="1134" w:author="Fife,Austin N" w:date="2018-11-07T14:49:00Z">
            <w:rPr>
              <w:rFonts w:ascii="CMU Serif" w:hAnsi="CMU Serif" w:cs="CMU Serif"/>
              <w:sz w:val="24"/>
            </w:rPr>
          </w:rPrChange>
        </w:rPr>
      </w:pPr>
      <w:r w:rsidRPr="009A1F47">
        <w:rPr>
          <w:rFonts w:ascii="CMU Serif" w:hAnsi="CMU Serif" w:cs="CMU Serif"/>
          <w:sz w:val="26"/>
          <w:rPrChange w:id="1135" w:author="Fife,Austin N" w:date="2018-11-07T14:49:00Z">
            <w:rPr>
              <w:rFonts w:ascii="CMU Serif" w:hAnsi="CMU Serif" w:cs="CMU Serif"/>
              <w:sz w:val="24"/>
            </w:rPr>
          </w:rPrChange>
        </w:rPr>
        <w:t xml:space="preserve">Extracted DNA samples were then processed using a </w:t>
      </w:r>
      <w:proofErr w:type="spellStart"/>
      <w:r w:rsidRPr="009A1F47">
        <w:rPr>
          <w:rFonts w:ascii="CMU Serif" w:hAnsi="CMU Serif" w:cs="CMU Serif"/>
          <w:sz w:val="26"/>
          <w:rPrChange w:id="1136" w:author="Fife,Austin N" w:date="2018-11-07T14:49:00Z">
            <w:rPr>
              <w:rFonts w:ascii="CMU Serif" w:hAnsi="CMU Serif" w:cs="CMU Serif"/>
              <w:sz w:val="24"/>
            </w:rPr>
          </w:rPrChange>
        </w:rPr>
        <w:t>Sybgreen</w:t>
      </w:r>
      <w:proofErr w:type="spellEnd"/>
      <w:r w:rsidRPr="009A1F47">
        <w:rPr>
          <w:rFonts w:ascii="CMU Serif" w:hAnsi="CMU Serif" w:cs="CMU Serif"/>
          <w:sz w:val="26"/>
          <w:rPrChange w:id="1137" w:author="Fife,Austin N" w:date="2018-11-07T14:49:00Z">
            <w:rPr>
              <w:rFonts w:ascii="CMU Serif" w:hAnsi="CMU Serif" w:cs="CMU Serif"/>
              <w:sz w:val="24"/>
            </w:rPr>
          </w:rPrChange>
        </w:rPr>
        <w:t xml:space="preserve"> method. </w:t>
      </w:r>
      <w:proofErr w:type="spellStart"/>
      <w:r w:rsidRPr="009A1F47">
        <w:rPr>
          <w:rFonts w:ascii="CMU Serif" w:hAnsi="CMU Serif" w:cs="CMU Serif"/>
          <w:sz w:val="26"/>
          <w:rPrChange w:id="1138" w:author="Fife,Austin N" w:date="2018-11-07T14:49:00Z">
            <w:rPr>
              <w:rFonts w:ascii="CMU Serif" w:hAnsi="CMU Serif" w:cs="CMU Serif"/>
              <w:sz w:val="24"/>
            </w:rPr>
          </w:rPrChange>
        </w:rPr>
        <w:t>SsoAdvanced</w:t>
      </w:r>
      <w:proofErr w:type="spellEnd"/>
      <w:r w:rsidRPr="009A1F47">
        <w:rPr>
          <w:rFonts w:ascii="CMU Serif" w:hAnsi="CMU Serif" w:cs="CMU Serif"/>
          <w:sz w:val="26"/>
          <w:rPrChange w:id="1139" w:author="Fife,Austin N" w:date="2018-11-07T14:49:00Z">
            <w:rPr>
              <w:rFonts w:ascii="CMU Serif" w:hAnsi="CMU Serif" w:cs="CMU Serif"/>
              <w:sz w:val="24"/>
            </w:rPr>
          </w:rPrChange>
        </w:rPr>
        <w:t xml:space="preserve">™ Universal SYBR® Green </w:t>
      </w:r>
      <w:proofErr w:type="spellStart"/>
      <w:r w:rsidRPr="009A1F47">
        <w:rPr>
          <w:rFonts w:ascii="CMU Serif" w:hAnsi="CMU Serif" w:cs="CMU Serif"/>
          <w:sz w:val="26"/>
          <w:rPrChange w:id="1140" w:author="Fife,Austin N" w:date="2018-11-07T14:49:00Z">
            <w:rPr>
              <w:rFonts w:ascii="CMU Serif" w:hAnsi="CMU Serif" w:cs="CMU Serif"/>
              <w:sz w:val="24"/>
            </w:rPr>
          </w:rPrChange>
        </w:rPr>
        <w:t>Supermix</w:t>
      </w:r>
      <w:proofErr w:type="spellEnd"/>
      <w:r w:rsidRPr="009A1F47">
        <w:rPr>
          <w:rFonts w:ascii="CMU Serif" w:hAnsi="CMU Serif" w:cs="CMU Serif"/>
          <w:sz w:val="26"/>
          <w:rPrChange w:id="1141" w:author="Fife,Austin N" w:date="2018-11-07T14:49:00Z">
            <w:rPr>
              <w:rFonts w:ascii="CMU Serif" w:hAnsi="CMU Serif" w:cs="CMU Serif"/>
              <w:sz w:val="24"/>
            </w:rPr>
          </w:rPrChange>
        </w:rPr>
        <w:t xml:space="preserve"> (</w:t>
      </w:r>
      <w:proofErr w:type="spellStart"/>
      <w:r w:rsidRPr="009A1F47">
        <w:rPr>
          <w:rFonts w:ascii="CMU Serif" w:hAnsi="CMU Serif" w:cs="CMU Serif"/>
          <w:sz w:val="26"/>
          <w:rPrChange w:id="1142" w:author="Fife,Austin N" w:date="2018-11-07T14:49:00Z">
            <w:rPr>
              <w:rFonts w:ascii="CMU Serif" w:hAnsi="CMU Serif" w:cs="CMU Serif"/>
              <w:sz w:val="24"/>
            </w:rPr>
          </w:rPrChange>
        </w:rPr>
        <w:t>Biorad</w:t>
      </w:r>
      <w:proofErr w:type="spellEnd"/>
      <w:r w:rsidRPr="009A1F47">
        <w:rPr>
          <w:rFonts w:ascii="CMU Serif" w:hAnsi="CMU Serif" w:cs="CMU Serif"/>
          <w:sz w:val="26"/>
          <w:rPrChange w:id="1143" w:author="Fife,Austin N" w:date="2018-11-07T14:49:00Z">
            <w:rPr>
              <w:rFonts w:ascii="CMU Serif" w:hAnsi="CMU Serif" w:cs="CMU Serif"/>
              <w:sz w:val="24"/>
            </w:rPr>
          </w:rPrChange>
        </w:rPr>
        <w:t>, Hercules, CA) was mixed in a CFX Connect Real-Time PCR Detection System (</w:t>
      </w:r>
      <w:proofErr w:type="spellStart"/>
      <w:r w:rsidRPr="009A1F47">
        <w:rPr>
          <w:rFonts w:ascii="CMU Serif" w:hAnsi="CMU Serif" w:cs="CMU Serif"/>
          <w:sz w:val="26"/>
          <w:rPrChange w:id="1144" w:author="Fife,Austin N" w:date="2018-11-07T14:49:00Z">
            <w:rPr>
              <w:rFonts w:ascii="CMU Serif" w:hAnsi="CMU Serif" w:cs="CMU Serif"/>
              <w:sz w:val="24"/>
            </w:rPr>
          </w:rPrChange>
        </w:rPr>
        <w:t>Biorad</w:t>
      </w:r>
      <w:proofErr w:type="spellEnd"/>
      <w:r w:rsidRPr="009A1F47">
        <w:rPr>
          <w:rFonts w:ascii="CMU Serif" w:hAnsi="CMU Serif" w:cs="CMU Serif"/>
          <w:sz w:val="26"/>
          <w:rPrChange w:id="1145" w:author="Fife,Austin N" w:date="2018-11-07T14:49:00Z">
            <w:rPr>
              <w:rFonts w:ascii="CMU Serif" w:hAnsi="CMU Serif" w:cs="CMU Serif"/>
              <w:sz w:val="24"/>
            </w:rPr>
          </w:rPrChange>
        </w:rPr>
        <w:t xml:space="preserve">, Hercules, CA). </w:t>
      </w:r>
      <w:proofErr w:type="spellStart"/>
      <w:r w:rsidRPr="009A1F47">
        <w:rPr>
          <w:rFonts w:ascii="CMU Serif" w:hAnsi="CMU Serif" w:cs="CMU Serif"/>
          <w:sz w:val="26"/>
          <w:rPrChange w:id="1146" w:author="Fife,Austin N" w:date="2018-11-07T14:49:00Z">
            <w:rPr>
              <w:rFonts w:ascii="CMU Serif" w:hAnsi="CMU Serif" w:cs="CMU Serif"/>
              <w:sz w:val="24"/>
            </w:rPr>
          </w:rPrChange>
        </w:rPr>
        <w:t>HLBr</w:t>
      </w:r>
      <w:proofErr w:type="spellEnd"/>
      <w:r w:rsidRPr="009A1F47">
        <w:rPr>
          <w:rFonts w:ascii="CMU Serif" w:hAnsi="CMU Serif" w:cs="CMU Serif"/>
          <w:sz w:val="26"/>
          <w:rPrChange w:id="1147" w:author="Fife,Austin N" w:date="2018-11-07T14:49:00Z">
            <w:rPr>
              <w:rFonts w:ascii="CMU Serif" w:hAnsi="CMU Serif" w:cs="CMU Serif"/>
              <w:sz w:val="24"/>
            </w:rPr>
          </w:rPrChange>
        </w:rPr>
        <w:t xml:space="preserve"> (5’-GCG TTA TCC CGT AGA AAA AGG TAG-3’) and </w:t>
      </w:r>
      <w:proofErr w:type="spellStart"/>
      <w:r w:rsidRPr="009A1F47">
        <w:rPr>
          <w:rFonts w:ascii="CMU Serif" w:hAnsi="CMU Serif" w:cs="CMU Serif"/>
          <w:sz w:val="26"/>
          <w:rPrChange w:id="1148" w:author="Fife,Austin N" w:date="2018-11-07T14:49:00Z">
            <w:rPr>
              <w:rFonts w:ascii="CMU Serif" w:hAnsi="CMU Serif" w:cs="CMU Serif"/>
              <w:sz w:val="24"/>
            </w:rPr>
          </w:rPrChange>
        </w:rPr>
        <w:t>LsoF</w:t>
      </w:r>
      <w:proofErr w:type="spellEnd"/>
      <w:r w:rsidRPr="009A1F47">
        <w:rPr>
          <w:rFonts w:ascii="CMU Serif" w:hAnsi="CMU Serif" w:cs="CMU Serif"/>
          <w:sz w:val="26"/>
          <w:rPrChange w:id="1149" w:author="Fife,Austin N" w:date="2018-11-07T14:49:00Z">
            <w:rPr>
              <w:rFonts w:ascii="CMU Serif" w:hAnsi="CMU Serif" w:cs="CMU Serif"/>
              <w:sz w:val="24"/>
            </w:rPr>
          </w:rPrChange>
        </w:rPr>
        <w:t xml:space="preserve"> (5’-GTC GAG CGC TTA TTT TTA ATA GGA-3’) were used as primers (Li et al. 2006; Li et al. 2009) and 10 µl of </w:t>
      </w:r>
      <w:proofErr w:type="spellStart"/>
      <w:r w:rsidRPr="009A1F47">
        <w:rPr>
          <w:rFonts w:ascii="CMU Serif" w:hAnsi="CMU Serif" w:cs="CMU Serif"/>
          <w:sz w:val="26"/>
          <w:rPrChange w:id="1150" w:author="Fife,Austin N" w:date="2018-11-07T14:49:00Z">
            <w:rPr>
              <w:rFonts w:ascii="CMU Serif" w:hAnsi="CMU Serif" w:cs="CMU Serif"/>
              <w:sz w:val="24"/>
            </w:rPr>
          </w:rPrChange>
        </w:rPr>
        <w:t>Sybgreen</w:t>
      </w:r>
      <w:proofErr w:type="spellEnd"/>
      <w:r w:rsidRPr="009A1F47">
        <w:rPr>
          <w:rFonts w:ascii="CMU Serif" w:hAnsi="CMU Serif" w:cs="CMU Serif"/>
          <w:sz w:val="26"/>
          <w:rPrChange w:id="1151" w:author="Fife,Austin N" w:date="2018-11-07T14:49:00Z">
            <w:rPr>
              <w:rFonts w:ascii="CMU Serif" w:hAnsi="CMU Serif" w:cs="CMU Serif"/>
              <w:sz w:val="24"/>
            </w:rPr>
          </w:rPrChange>
        </w:rPr>
        <w:t xml:space="preserve"> </w:t>
      </w:r>
      <w:proofErr w:type="spellStart"/>
      <w:r w:rsidRPr="009A1F47">
        <w:rPr>
          <w:rFonts w:ascii="CMU Serif" w:hAnsi="CMU Serif" w:cs="CMU Serif"/>
          <w:sz w:val="26"/>
          <w:rPrChange w:id="1152" w:author="Fife,Austin N" w:date="2018-11-07T14:49:00Z">
            <w:rPr>
              <w:rFonts w:ascii="CMU Serif" w:hAnsi="CMU Serif" w:cs="CMU Serif"/>
              <w:sz w:val="24"/>
            </w:rPr>
          </w:rPrChange>
        </w:rPr>
        <w:t>supermix</w:t>
      </w:r>
      <w:proofErr w:type="spellEnd"/>
      <w:r w:rsidRPr="009A1F47">
        <w:rPr>
          <w:rFonts w:ascii="CMU Serif" w:hAnsi="CMU Serif" w:cs="CMU Serif"/>
          <w:sz w:val="26"/>
          <w:rPrChange w:id="1153" w:author="Fife,Austin N" w:date="2018-11-07T14:49:00Z">
            <w:rPr>
              <w:rFonts w:ascii="CMU Serif" w:hAnsi="CMU Serif" w:cs="CMU Serif"/>
              <w:sz w:val="24"/>
            </w:rPr>
          </w:rPrChange>
        </w:rPr>
        <w:t xml:space="preserve"> was added to 150 </w:t>
      </w:r>
      <w:proofErr w:type="spellStart"/>
      <w:r w:rsidRPr="009A1F47">
        <w:rPr>
          <w:rFonts w:ascii="CMU Serif" w:hAnsi="CMU Serif" w:cs="CMU Serif"/>
          <w:sz w:val="26"/>
          <w:rPrChange w:id="1154" w:author="Fife,Austin N" w:date="2018-11-07T14:49:00Z">
            <w:rPr>
              <w:rFonts w:ascii="CMU Serif" w:hAnsi="CMU Serif" w:cs="CMU Serif"/>
              <w:sz w:val="24"/>
            </w:rPr>
          </w:rPrChange>
        </w:rPr>
        <w:t>nM</w:t>
      </w:r>
      <w:proofErr w:type="spellEnd"/>
      <w:r w:rsidRPr="009A1F47">
        <w:rPr>
          <w:rFonts w:ascii="CMU Serif" w:hAnsi="CMU Serif" w:cs="CMU Serif"/>
          <w:sz w:val="26"/>
          <w:rPrChange w:id="1155" w:author="Fife,Austin N" w:date="2018-11-07T14:49:00Z">
            <w:rPr>
              <w:rFonts w:ascii="CMU Serif" w:hAnsi="CMU Serif" w:cs="CMU Serif"/>
              <w:sz w:val="24"/>
            </w:rPr>
          </w:rPrChange>
        </w:rPr>
        <w:t xml:space="preserve"> of each primer with 1 µl of DNA template. The program cycle was as follows: one cycle at 98°C for 2 mins followed by 40 cycles of 95°C for 10 sec and 62°C for 20 sec. The melt curve was 65°C to 95°C, with increments of 0.5°C sec-1. DNA of a healthy tuber was used as a negative control. DNA of a </w:t>
      </w:r>
      <w:proofErr w:type="spellStart"/>
      <w:r w:rsidRPr="009A1F47">
        <w:rPr>
          <w:rFonts w:ascii="CMU Serif" w:hAnsi="CMU Serif" w:cs="CMU Serif"/>
          <w:sz w:val="26"/>
          <w:rPrChange w:id="1156" w:author="Fife,Austin N" w:date="2018-11-07T14:49:00Z">
            <w:rPr>
              <w:rFonts w:ascii="CMU Serif" w:hAnsi="CMU Serif" w:cs="CMU Serif"/>
              <w:sz w:val="24"/>
            </w:rPr>
          </w:rPrChange>
        </w:rPr>
        <w:t>Lso</w:t>
      </w:r>
      <w:proofErr w:type="spellEnd"/>
      <w:r w:rsidRPr="009A1F47">
        <w:rPr>
          <w:rFonts w:ascii="CMU Serif" w:hAnsi="CMU Serif" w:cs="CMU Serif"/>
          <w:sz w:val="26"/>
          <w:rPrChange w:id="1157" w:author="Fife,Austin N" w:date="2018-11-07T14:49:00Z">
            <w:rPr>
              <w:rFonts w:ascii="CMU Serif" w:hAnsi="CMU Serif" w:cs="CMU Serif"/>
              <w:sz w:val="24"/>
            </w:rPr>
          </w:rPrChange>
        </w:rPr>
        <w:t xml:space="preserve">-infected tuber was used as a positive control and water was used as a no-template control in all tests. </w:t>
      </w:r>
      <w:proofErr w:type="spellStart"/>
      <w:r w:rsidRPr="009A1F47">
        <w:rPr>
          <w:rFonts w:ascii="CMU Serif" w:hAnsi="CMU Serif" w:cs="CMU Serif"/>
          <w:sz w:val="26"/>
          <w:rPrChange w:id="1158" w:author="Fife,Austin N" w:date="2018-11-07T14:49:00Z">
            <w:rPr>
              <w:rFonts w:ascii="CMU Serif" w:hAnsi="CMU Serif" w:cs="CMU Serif"/>
              <w:sz w:val="24"/>
            </w:rPr>
          </w:rPrChange>
        </w:rPr>
        <w:t>pIDTSmart</w:t>
      </w:r>
      <w:proofErr w:type="spellEnd"/>
      <w:r w:rsidRPr="009A1F47">
        <w:rPr>
          <w:rFonts w:ascii="CMU Serif" w:hAnsi="CMU Serif" w:cs="CMU Serif"/>
          <w:sz w:val="26"/>
          <w:rPrChange w:id="1159" w:author="Fife,Austin N" w:date="2018-11-07T14:49:00Z">
            <w:rPr>
              <w:rFonts w:ascii="CMU Serif" w:hAnsi="CMU Serif" w:cs="CMU Serif"/>
              <w:sz w:val="24"/>
            </w:rPr>
          </w:rPrChange>
        </w:rPr>
        <w:t xml:space="preserve"> Kan (Synthetic Genomics, SGI-DNA, CA) with a 250 bp region was amplified with the primer </w:t>
      </w:r>
      <w:proofErr w:type="spellStart"/>
      <w:r w:rsidRPr="009A1F47">
        <w:rPr>
          <w:rFonts w:ascii="CMU Serif" w:hAnsi="CMU Serif" w:cs="CMU Serif"/>
          <w:sz w:val="26"/>
          <w:rPrChange w:id="1160" w:author="Fife,Austin N" w:date="2018-11-07T14:49:00Z">
            <w:rPr>
              <w:rFonts w:ascii="CMU Serif" w:hAnsi="CMU Serif" w:cs="CMU Serif"/>
              <w:sz w:val="24"/>
            </w:rPr>
          </w:rPrChange>
        </w:rPr>
        <w:t>HLBr</w:t>
      </w:r>
      <w:proofErr w:type="spellEnd"/>
      <w:r w:rsidRPr="009A1F47">
        <w:rPr>
          <w:rFonts w:ascii="CMU Serif" w:hAnsi="CMU Serif" w:cs="CMU Serif"/>
          <w:sz w:val="26"/>
          <w:rPrChange w:id="1161" w:author="Fife,Austin N" w:date="2018-11-07T14:49:00Z">
            <w:rPr>
              <w:rFonts w:ascii="CMU Serif" w:hAnsi="CMU Serif" w:cs="CMU Serif"/>
              <w:sz w:val="24"/>
            </w:rPr>
          </w:rPrChange>
        </w:rPr>
        <w:t xml:space="preserve">. The plasmid was diluted 10-fold and used with the following dilutions: 1 </w:t>
      </w:r>
      <w:r w:rsidR="00AD5A23" w:rsidRPr="009A1F47">
        <w:rPr>
          <w:rFonts w:ascii="Cambria" w:hAnsi="Cambria" w:cs="Cambria"/>
          <w:sz w:val="28"/>
          <w:rPrChange w:id="1162" w:author="Fife,Austin N" w:date="2018-11-07T14:49:00Z">
            <w:rPr>
              <w:rFonts w:ascii="Cambria" w:hAnsi="Cambria" w:cs="Cambria"/>
              <w:sz w:val="24"/>
            </w:rPr>
          </w:rPrChange>
        </w:rPr>
        <w:t>×</w:t>
      </w:r>
      <w:r w:rsidRPr="009A1F47">
        <w:rPr>
          <w:rFonts w:ascii="CMU Serif" w:hAnsi="CMU Serif" w:cs="CMU Serif"/>
          <w:sz w:val="26"/>
          <w:rPrChange w:id="1163" w:author="Fife,Austin N" w:date="2018-11-07T14:49:00Z">
            <w:rPr>
              <w:rFonts w:ascii="CMU Serif" w:hAnsi="CMU Serif" w:cs="CMU Serif"/>
              <w:sz w:val="24"/>
            </w:rPr>
          </w:rPrChange>
        </w:rPr>
        <w:t xml:space="preserve"> 10</w:t>
      </w:r>
      <w:r w:rsidRPr="009A1F47">
        <w:rPr>
          <w:rFonts w:ascii="CMU Serif" w:hAnsi="CMU Serif" w:cs="CMU Serif"/>
          <w:sz w:val="26"/>
          <w:vertAlign w:val="superscript"/>
          <w:rPrChange w:id="1164" w:author="Fife,Austin N" w:date="2018-11-07T14:49:00Z">
            <w:rPr>
              <w:rFonts w:ascii="CMU Serif" w:hAnsi="CMU Serif" w:cs="CMU Serif"/>
              <w:sz w:val="24"/>
              <w:vertAlign w:val="superscript"/>
            </w:rPr>
          </w:rPrChange>
        </w:rPr>
        <w:t>-2</w:t>
      </w:r>
      <w:r w:rsidRPr="009A1F47">
        <w:rPr>
          <w:rFonts w:ascii="CMU Serif" w:hAnsi="CMU Serif" w:cs="CMU Serif"/>
          <w:sz w:val="26"/>
          <w:rPrChange w:id="1165" w:author="Fife,Austin N" w:date="2018-11-07T14:49:00Z">
            <w:rPr>
              <w:rFonts w:ascii="CMU Serif" w:hAnsi="CMU Serif" w:cs="CMU Serif"/>
              <w:sz w:val="24"/>
            </w:rPr>
          </w:rPrChange>
        </w:rPr>
        <w:t xml:space="preserve">, 1 </w:t>
      </w:r>
      <w:r w:rsidR="00AD5A23" w:rsidRPr="009A1F47">
        <w:rPr>
          <w:rFonts w:ascii="Cambria" w:hAnsi="Cambria" w:cs="Cambria"/>
          <w:sz w:val="28"/>
          <w:rPrChange w:id="1166" w:author="Fife,Austin N" w:date="2018-11-07T14:49:00Z">
            <w:rPr>
              <w:rFonts w:ascii="Cambria" w:hAnsi="Cambria" w:cs="Cambria"/>
              <w:sz w:val="24"/>
            </w:rPr>
          </w:rPrChange>
        </w:rPr>
        <w:t>×</w:t>
      </w:r>
      <w:r w:rsidR="00AD5A23" w:rsidRPr="009A1F47">
        <w:rPr>
          <w:rFonts w:ascii="CMU Serif" w:hAnsi="CMU Serif" w:cs="CMU Serif"/>
          <w:sz w:val="26"/>
          <w:rPrChange w:id="1167" w:author="Fife,Austin N" w:date="2018-11-07T14:49:00Z">
            <w:rPr>
              <w:rFonts w:ascii="CMU Serif" w:hAnsi="CMU Serif" w:cs="CMU Serif"/>
              <w:sz w:val="24"/>
            </w:rPr>
          </w:rPrChange>
        </w:rPr>
        <w:t xml:space="preserve"> </w:t>
      </w:r>
      <w:r w:rsidRPr="009A1F47">
        <w:rPr>
          <w:rFonts w:ascii="CMU Serif" w:hAnsi="CMU Serif" w:cs="CMU Serif"/>
          <w:sz w:val="26"/>
          <w:rPrChange w:id="1168" w:author="Fife,Austin N" w:date="2018-11-07T14:49:00Z">
            <w:rPr>
              <w:rFonts w:ascii="CMU Serif" w:hAnsi="CMU Serif" w:cs="CMU Serif"/>
              <w:sz w:val="24"/>
            </w:rPr>
          </w:rPrChange>
        </w:rPr>
        <w:t>10</w:t>
      </w:r>
      <w:r w:rsidRPr="009A1F47">
        <w:rPr>
          <w:rFonts w:ascii="CMU Serif" w:hAnsi="CMU Serif" w:cs="CMU Serif"/>
          <w:sz w:val="26"/>
          <w:vertAlign w:val="superscript"/>
          <w:rPrChange w:id="1169" w:author="Fife,Austin N" w:date="2018-11-07T14:49:00Z">
            <w:rPr>
              <w:rFonts w:ascii="CMU Serif" w:hAnsi="CMU Serif" w:cs="CMU Serif"/>
              <w:sz w:val="24"/>
              <w:vertAlign w:val="superscript"/>
            </w:rPr>
          </w:rPrChange>
        </w:rPr>
        <w:t>-3</w:t>
      </w:r>
      <w:r w:rsidRPr="009A1F47">
        <w:rPr>
          <w:rFonts w:ascii="CMU Serif" w:hAnsi="CMU Serif" w:cs="CMU Serif"/>
          <w:sz w:val="26"/>
          <w:rPrChange w:id="1170" w:author="Fife,Austin N" w:date="2018-11-07T14:49:00Z">
            <w:rPr>
              <w:rFonts w:ascii="CMU Serif" w:hAnsi="CMU Serif" w:cs="CMU Serif"/>
              <w:sz w:val="24"/>
            </w:rPr>
          </w:rPrChange>
        </w:rPr>
        <w:t xml:space="preserve">, 1 </w:t>
      </w:r>
      <w:r w:rsidR="00AD5A23" w:rsidRPr="009A1F47">
        <w:rPr>
          <w:rFonts w:ascii="Cambria" w:hAnsi="Cambria" w:cs="Cambria"/>
          <w:sz w:val="28"/>
          <w:rPrChange w:id="1171" w:author="Fife,Austin N" w:date="2018-11-07T14:49:00Z">
            <w:rPr>
              <w:rFonts w:ascii="Cambria" w:hAnsi="Cambria" w:cs="Cambria"/>
              <w:sz w:val="24"/>
            </w:rPr>
          </w:rPrChange>
        </w:rPr>
        <w:t>×</w:t>
      </w:r>
      <w:r w:rsidR="00AD5A23" w:rsidRPr="009A1F47">
        <w:rPr>
          <w:rFonts w:ascii="CMU Serif" w:hAnsi="CMU Serif" w:cs="CMU Serif"/>
          <w:sz w:val="26"/>
          <w:rPrChange w:id="1172" w:author="Fife,Austin N" w:date="2018-11-07T14:49:00Z">
            <w:rPr>
              <w:rFonts w:ascii="CMU Serif" w:hAnsi="CMU Serif" w:cs="CMU Serif"/>
              <w:sz w:val="24"/>
            </w:rPr>
          </w:rPrChange>
        </w:rPr>
        <w:t xml:space="preserve"> </w:t>
      </w:r>
      <w:r w:rsidRPr="009A1F47">
        <w:rPr>
          <w:rFonts w:ascii="CMU Serif" w:hAnsi="CMU Serif" w:cs="CMU Serif"/>
          <w:sz w:val="26"/>
          <w:rPrChange w:id="1173" w:author="Fife,Austin N" w:date="2018-11-07T14:49:00Z">
            <w:rPr>
              <w:rFonts w:ascii="CMU Serif" w:hAnsi="CMU Serif" w:cs="CMU Serif"/>
              <w:sz w:val="24"/>
            </w:rPr>
          </w:rPrChange>
        </w:rPr>
        <w:t>10</w:t>
      </w:r>
      <w:r w:rsidRPr="009A1F47">
        <w:rPr>
          <w:rFonts w:ascii="CMU Serif" w:hAnsi="CMU Serif" w:cs="CMU Serif"/>
          <w:sz w:val="26"/>
          <w:vertAlign w:val="superscript"/>
          <w:rPrChange w:id="1174" w:author="Fife,Austin N" w:date="2018-11-07T14:49:00Z">
            <w:rPr>
              <w:rFonts w:ascii="CMU Serif" w:hAnsi="CMU Serif" w:cs="CMU Serif"/>
              <w:sz w:val="24"/>
              <w:vertAlign w:val="superscript"/>
            </w:rPr>
          </w:rPrChange>
        </w:rPr>
        <w:t>-4</w:t>
      </w:r>
      <w:r w:rsidRPr="009A1F47">
        <w:rPr>
          <w:rFonts w:ascii="CMU Serif" w:hAnsi="CMU Serif" w:cs="CMU Serif"/>
          <w:sz w:val="26"/>
          <w:rPrChange w:id="1175" w:author="Fife,Austin N" w:date="2018-11-07T14:49:00Z">
            <w:rPr>
              <w:rFonts w:ascii="CMU Serif" w:hAnsi="CMU Serif" w:cs="CMU Serif"/>
              <w:sz w:val="24"/>
            </w:rPr>
          </w:rPrChange>
        </w:rPr>
        <w:t xml:space="preserve">, 1 </w:t>
      </w:r>
      <w:r w:rsidR="00AD5A23" w:rsidRPr="009A1F47">
        <w:rPr>
          <w:rFonts w:ascii="Cambria" w:hAnsi="Cambria" w:cs="Cambria"/>
          <w:sz w:val="28"/>
          <w:rPrChange w:id="1176" w:author="Fife,Austin N" w:date="2018-11-07T14:49:00Z">
            <w:rPr>
              <w:rFonts w:ascii="Cambria" w:hAnsi="Cambria" w:cs="Cambria"/>
              <w:sz w:val="24"/>
            </w:rPr>
          </w:rPrChange>
        </w:rPr>
        <w:t>×</w:t>
      </w:r>
      <w:r w:rsidR="00AD5A23" w:rsidRPr="009A1F47">
        <w:rPr>
          <w:rFonts w:ascii="CMU Serif" w:hAnsi="CMU Serif" w:cs="CMU Serif"/>
          <w:sz w:val="26"/>
          <w:rPrChange w:id="1177" w:author="Fife,Austin N" w:date="2018-11-07T14:49:00Z">
            <w:rPr>
              <w:rFonts w:ascii="CMU Serif" w:hAnsi="CMU Serif" w:cs="CMU Serif"/>
              <w:sz w:val="24"/>
            </w:rPr>
          </w:rPrChange>
        </w:rPr>
        <w:t xml:space="preserve"> </w:t>
      </w:r>
      <w:r w:rsidRPr="009A1F47">
        <w:rPr>
          <w:rFonts w:ascii="CMU Serif" w:hAnsi="CMU Serif" w:cs="CMU Serif"/>
          <w:sz w:val="26"/>
          <w:rPrChange w:id="1178" w:author="Fife,Austin N" w:date="2018-11-07T14:49:00Z">
            <w:rPr>
              <w:rFonts w:ascii="CMU Serif" w:hAnsi="CMU Serif" w:cs="CMU Serif"/>
              <w:sz w:val="24"/>
            </w:rPr>
          </w:rPrChange>
        </w:rPr>
        <w:t>10</w:t>
      </w:r>
      <w:r w:rsidRPr="009A1F47">
        <w:rPr>
          <w:rFonts w:ascii="CMU Serif" w:hAnsi="CMU Serif" w:cs="CMU Serif"/>
          <w:sz w:val="26"/>
          <w:vertAlign w:val="superscript"/>
          <w:rPrChange w:id="1179" w:author="Fife,Austin N" w:date="2018-11-07T14:49:00Z">
            <w:rPr>
              <w:rFonts w:ascii="CMU Serif" w:hAnsi="CMU Serif" w:cs="CMU Serif"/>
              <w:sz w:val="24"/>
              <w:vertAlign w:val="superscript"/>
            </w:rPr>
          </w:rPrChange>
        </w:rPr>
        <w:t>-6</w:t>
      </w:r>
      <w:r w:rsidRPr="009A1F47">
        <w:rPr>
          <w:rFonts w:ascii="CMU Serif" w:hAnsi="CMU Serif" w:cs="CMU Serif"/>
          <w:sz w:val="26"/>
          <w:rPrChange w:id="1180" w:author="Fife,Austin N" w:date="2018-11-07T14:49:00Z">
            <w:rPr>
              <w:rFonts w:ascii="CMU Serif" w:hAnsi="CMU Serif" w:cs="CMU Serif"/>
              <w:sz w:val="24"/>
            </w:rPr>
          </w:rPrChange>
        </w:rPr>
        <w:t xml:space="preserve">, 1 </w:t>
      </w:r>
      <w:r w:rsidR="00AD5A23" w:rsidRPr="009A1F47">
        <w:rPr>
          <w:rFonts w:ascii="Cambria" w:hAnsi="Cambria" w:cs="Cambria"/>
          <w:sz w:val="28"/>
          <w:rPrChange w:id="1181" w:author="Fife,Austin N" w:date="2018-11-07T14:49:00Z">
            <w:rPr>
              <w:rFonts w:ascii="Cambria" w:hAnsi="Cambria" w:cs="Cambria"/>
              <w:sz w:val="24"/>
            </w:rPr>
          </w:rPrChange>
        </w:rPr>
        <w:t>×</w:t>
      </w:r>
      <w:r w:rsidR="00AD5A23" w:rsidRPr="009A1F47">
        <w:rPr>
          <w:rFonts w:ascii="CMU Serif" w:hAnsi="CMU Serif" w:cs="CMU Serif"/>
          <w:sz w:val="26"/>
          <w:rPrChange w:id="1182" w:author="Fife,Austin N" w:date="2018-11-07T14:49:00Z">
            <w:rPr>
              <w:rFonts w:ascii="CMU Serif" w:hAnsi="CMU Serif" w:cs="CMU Serif"/>
              <w:sz w:val="24"/>
            </w:rPr>
          </w:rPrChange>
        </w:rPr>
        <w:t xml:space="preserve"> </w:t>
      </w:r>
      <w:r w:rsidRPr="009A1F47">
        <w:rPr>
          <w:rFonts w:ascii="CMU Serif" w:hAnsi="CMU Serif" w:cs="CMU Serif"/>
          <w:sz w:val="26"/>
          <w:rPrChange w:id="1183" w:author="Fife,Austin N" w:date="2018-11-07T14:49:00Z">
            <w:rPr>
              <w:rFonts w:ascii="CMU Serif" w:hAnsi="CMU Serif" w:cs="CMU Serif"/>
              <w:sz w:val="24"/>
            </w:rPr>
          </w:rPrChange>
        </w:rPr>
        <w:t>10</w:t>
      </w:r>
      <w:r w:rsidRPr="009A1F47">
        <w:rPr>
          <w:rFonts w:ascii="CMU Serif" w:hAnsi="CMU Serif" w:cs="CMU Serif"/>
          <w:sz w:val="26"/>
          <w:vertAlign w:val="superscript"/>
          <w:rPrChange w:id="1184" w:author="Fife,Austin N" w:date="2018-11-07T14:49:00Z">
            <w:rPr>
              <w:rFonts w:ascii="CMU Serif" w:hAnsi="CMU Serif" w:cs="CMU Serif"/>
              <w:sz w:val="24"/>
              <w:vertAlign w:val="superscript"/>
            </w:rPr>
          </w:rPrChange>
        </w:rPr>
        <w:t>-7</w:t>
      </w:r>
      <w:r w:rsidRPr="009A1F47">
        <w:rPr>
          <w:rFonts w:ascii="CMU Serif" w:hAnsi="CMU Serif" w:cs="CMU Serif"/>
          <w:sz w:val="26"/>
          <w:rPrChange w:id="1185" w:author="Fife,Austin N" w:date="2018-11-07T14:49:00Z">
            <w:rPr>
              <w:rFonts w:ascii="CMU Serif" w:hAnsi="CMU Serif" w:cs="CMU Serif"/>
              <w:sz w:val="24"/>
            </w:rPr>
          </w:rPrChange>
        </w:rPr>
        <w:t xml:space="preserve">, and 1 </w:t>
      </w:r>
      <w:r w:rsidR="00AD5A23" w:rsidRPr="009A1F47">
        <w:rPr>
          <w:rFonts w:ascii="Cambria" w:hAnsi="Cambria" w:cs="Cambria"/>
          <w:sz w:val="28"/>
          <w:rPrChange w:id="1186" w:author="Fife,Austin N" w:date="2018-11-07T14:49:00Z">
            <w:rPr>
              <w:rFonts w:ascii="Cambria" w:hAnsi="Cambria" w:cs="Cambria"/>
              <w:sz w:val="24"/>
            </w:rPr>
          </w:rPrChange>
        </w:rPr>
        <w:t>×</w:t>
      </w:r>
      <w:r w:rsidR="00AD5A23" w:rsidRPr="009A1F47">
        <w:rPr>
          <w:rFonts w:ascii="CMU Serif" w:hAnsi="CMU Serif" w:cs="CMU Serif"/>
          <w:sz w:val="26"/>
          <w:rPrChange w:id="1187" w:author="Fife,Austin N" w:date="2018-11-07T14:49:00Z">
            <w:rPr>
              <w:rFonts w:ascii="CMU Serif" w:hAnsi="CMU Serif" w:cs="CMU Serif"/>
              <w:sz w:val="24"/>
            </w:rPr>
          </w:rPrChange>
        </w:rPr>
        <w:t xml:space="preserve"> </w:t>
      </w:r>
      <w:r w:rsidRPr="009A1F47">
        <w:rPr>
          <w:rFonts w:ascii="CMU Serif" w:hAnsi="CMU Serif" w:cs="CMU Serif"/>
          <w:sz w:val="26"/>
          <w:rPrChange w:id="1188" w:author="Fife,Austin N" w:date="2018-11-07T14:49:00Z">
            <w:rPr>
              <w:rFonts w:ascii="CMU Serif" w:hAnsi="CMU Serif" w:cs="CMU Serif"/>
              <w:sz w:val="24"/>
            </w:rPr>
          </w:rPrChange>
        </w:rPr>
        <w:t>10</w:t>
      </w:r>
      <w:r w:rsidRPr="009A1F47">
        <w:rPr>
          <w:rFonts w:ascii="CMU Serif" w:hAnsi="CMU Serif" w:cs="CMU Serif"/>
          <w:sz w:val="26"/>
          <w:vertAlign w:val="superscript"/>
          <w:rPrChange w:id="1189" w:author="Fife,Austin N" w:date="2018-11-07T14:49:00Z">
            <w:rPr>
              <w:rFonts w:ascii="CMU Serif" w:hAnsi="CMU Serif" w:cs="CMU Serif"/>
              <w:sz w:val="24"/>
              <w:vertAlign w:val="superscript"/>
            </w:rPr>
          </w:rPrChange>
        </w:rPr>
        <w:t>-8</w:t>
      </w:r>
      <w:r w:rsidRPr="009A1F47">
        <w:rPr>
          <w:rFonts w:ascii="CMU Serif" w:hAnsi="CMU Serif" w:cs="CMU Serif"/>
          <w:sz w:val="26"/>
          <w:rPrChange w:id="1190" w:author="Fife,Austin N" w:date="2018-11-07T14:49:00Z">
            <w:rPr>
              <w:rFonts w:ascii="CMU Serif" w:hAnsi="CMU Serif" w:cs="CMU Serif"/>
              <w:sz w:val="24"/>
            </w:rPr>
          </w:rPrChange>
        </w:rPr>
        <w:t xml:space="preserve"> ng. Pathogen quantity was reported as copy </w:t>
      </w:r>
      <w:r w:rsidRPr="009A1F47">
        <w:rPr>
          <w:rFonts w:ascii="CMU Serif" w:hAnsi="CMU Serif" w:cs="CMU Serif"/>
          <w:sz w:val="26"/>
          <w:rPrChange w:id="1191" w:author="Fife,Austin N" w:date="2018-11-07T14:49:00Z">
            <w:rPr>
              <w:rFonts w:ascii="CMU Serif" w:hAnsi="CMU Serif" w:cs="CMU Serif"/>
              <w:sz w:val="24"/>
            </w:rPr>
          </w:rPrChange>
        </w:rPr>
        <w:lastRenderedPageBreak/>
        <w:t xml:space="preserve">number of </w:t>
      </w:r>
      <w:proofErr w:type="spellStart"/>
      <w:r w:rsidRPr="009A1F47">
        <w:rPr>
          <w:rFonts w:ascii="CMU Serif" w:hAnsi="CMU Serif" w:cs="CMU Serif"/>
          <w:sz w:val="26"/>
          <w:rPrChange w:id="1192" w:author="Fife,Austin N" w:date="2018-11-07T14:49:00Z">
            <w:rPr>
              <w:rFonts w:ascii="CMU Serif" w:hAnsi="CMU Serif" w:cs="CMU Serif"/>
              <w:sz w:val="24"/>
            </w:rPr>
          </w:rPrChange>
        </w:rPr>
        <w:t>Lso</w:t>
      </w:r>
      <w:proofErr w:type="spellEnd"/>
      <w:r w:rsidRPr="009A1F47">
        <w:rPr>
          <w:rFonts w:ascii="CMU Serif" w:hAnsi="CMU Serif" w:cs="CMU Serif"/>
          <w:sz w:val="26"/>
          <w:rPrChange w:id="1193" w:author="Fife,Austin N" w:date="2018-11-07T14:49:00Z">
            <w:rPr>
              <w:rFonts w:ascii="CMU Serif" w:hAnsi="CMU Serif" w:cs="CMU Serif"/>
              <w:sz w:val="24"/>
            </w:rPr>
          </w:rPrChange>
        </w:rPr>
        <w:t xml:space="preserve">; copy numbers were determined using the methods of Levy et al. (2011). </w:t>
      </w:r>
    </w:p>
    <w:p w14:paraId="76BF2A83" w14:textId="447BB2CF" w:rsidR="00FF7415" w:rsidRPr="009A1F47" w:rsidRDefault="00E17A1E" w:rsidP="0075501E">
      <w:pPr>
        <w:widowControl w:val="0"/>
        <w:spacing w:line="480" w:lineRule="auto"/>
        <w:ind w:firstLine="720"/>
        <w:contextualSpacing/>
        <w:mirrorIndents/>
        <w:rPr>
          <w:rFonts w:ascii="CMU Serif" w:hAnsi="CMU Serif" w:cs="CMU Serif"/>
          <w:sz w:val="26"/>
          <w:rPrChange w:id="1194" w:author="Fife,Austin N" w:date="2018-11-07T14:49:00Z">
            <w:rPr>
              <w:rFonts w:ascii="CMU Serif" w:hAnsi="CMU Serif" w:cs="CMU Serif"/>
              <w:sz w:val="24"/>
            </w:rPr>
          </w:rPrChange>
        </w:rPr>
      </w:pPr>
      <w:r w:rsidRPr="009A1F47">
        <w:rPr>
          <w:rFonts w:ascii="CMU Serif" w:hAnsi="CMU Serif" w:cs="CMU Serif"/>
          <w:sz w:val="26"/>
          <w:rPrChange w:id="1195" w:author="Fife,Austin N" w:date="2018-11-07T14:49:00Z">
            <w:rPr>
              <w:rFonts w:ascii="CMU Serif" w:hAnsi="CMU Serif" w:cs="CMU Serif"/>
              <w:sz w:val="24"/>
            </w:rPr>
          </w:rPrChange>
        </w:rPr>
        <w:t>Each</w:t>
      </w:r>
      <w:r w:rsidR="009D7710" w:rsidRPr="009A1F47">
        <w:rPr>
          <w:rFonts w:ascii="CMU Serif" w:hAnsi="CMU Serif" w:cs="CMU Serif"/>
          <w:sz w:val="26"/>
          <w:rPrChange w:id="1196" w:author="Fife,Austin N" w:date="2018-11-07T14:49:00Z">
            <w:rPr>
              <w:rFonts w:ascii="CMU Serif" w:hAnsi="CMU Serif" w:cs="CMU Serif"/>
              <w:sz w:val="24"/>
            </w:rPr>
          </w:rPrChange>
        </w:rPr>
        <w:t xml:space="preserve"> psyllid</w:t>
      </w:r>
      <w:r w:rsidRPr="009A1F47">
        <w:rPr>
          <w:rFonts w:ascii="CMU Serif" w:hAnsi="CMU Serif" w:cs="CMU Serif"/>
          <w:sz w:val="26"/>
          <w:rPrChange w:id="1197" w:author="Fife,Austin N" w:date="2018-11-07T14:49:00Z">
            <w:rPr>
              <w:rFonts w:ascii="CMU Serif" w:hAnsi="CMU Serif" w:cs="CMU Serif"/>
              <w:sz w:val="24"/>
            </w:rPr>
          </w:rPrChange>
        </w:rPr>
        <w:t xml:space="preserve"> tested</w:t>
      </w:r>
      <w:r w:rsidR="009D7710" w:rsidRPr="009A1F47">
        <w:rPr>
          <w:rFonts w:ascii="CMU Serif" w:hAnsi="CMU Serif" w:cs="CMU Serif"/>
          <w:sz w:val="26"/>
          <w:rPrChange w:id="1198" w:author="Fife,Austin N" w:date="2018-11-07T14:49:00Z">
            <w:rPr>
              <w:rFonts w:ascii="CMU Serif" w:hAnsi="CMU Serif" w:cs="CMU Serif"/>
              <w:sz w:val="24"/>
            </w:rPr>
          </w:rPrChange>
        </w:rPr>
        <w:t xml:space="preserve"> positive</w:t>
      </w:r>
      <w:r w:rsidRPr="009A1F47">
        <w:rPr>
          <w:rFonts w:ascii="CMU Serif" w:hAnsi="CMU Serif" w:cs="CMU Serif"/>
          <w:sz w:val="26"/>
          <w:rPrChange w:id="1199" w:author="Fife,Austin N" w:date="2018-11-07T14:49:00Z">
            <w:rPr>
              <w:rFonts w:ascii="CMU Serif" w:hAnsi="CMU Serif" w:cs="CMU Serif"/>
              <w:sz w:val="24"/>
            </w:rPr>
          </w:rPrChange>
        </w:rPr>
        <w:t xml:space="preserve"> for </w:t>
      </w:r>
      <w:proofErr w:type="spellStart"/>
      <w:r w:rsidRPr="009A1F47">
        <w:rPr>
          <w:rFonts w:ascii="CMU Serif" w:hAnsi="CMU Serif" w:cs="CMU Serif"/>
          <w:sz w:val="26"/>
          <w:rPrChange w:id="1200" w:author="Fife,Austin N" w:date="2018-11-07T14:49:00Z">
            <w:rPr>
              <w:rFonts w:ascii="CMU Serif" w:hAnsi="CMU Serif" w:cs="CMU Serif"/>
              <w:sz w:val="24"/>
            </w:rPr>
          </w:rPrChange>
        </w:rPr>
        <w:t>Lso</w:t>
      </w:r>
      <w:proofErr w:type="spellEnd"/>
      <w:r w:rsidRPr="009A1F47">
        <w:rPr>
          <w:rFonts w:ascii="CMU Serif" w:hAnsi="CMU Serif" w:cs="CMU Serif"/>
          <w:sz w:val="26"/>
          <w:rPrChange w:id="1201" w:author="Fife,Austin N" w:date="2018-11-07T14:49:00Z">
            <w:rPr>
              <w:rFonts w:ascii="CMU Serif" w:hAnsi="CMU Serif" w:cs="CMU Serif"/>
              <w:sz w:val="24"/>
            </w:rPr>
          </w:rPrChange>
        </w:rPr>
        <w:t>,</w:t>
      </w:r>
      <w:r w:rsidR="009D7710" w:rsidRPr="009A1F47">
        <w:rPr>
          <w:rFonts w:ascii="CMU Serif" w:hAnsi="CMU Serif" w:cs="CMU Serif"/>
          <w:sz w:val="26"/>
          <w:rPrChange w:id="1202" w:author="Fife,Austin N" w:date="2018-11-07T14:49:00Z">
            <w:rPr>
              <w:rFonts w:ascii="CMU Serif" w:hAnsi="CMU Serif" w:cs="CMU Serif"/>
              <w:sz w:val="24"/>
            </w:rPr>
          </w:rPrChange>
        </w:rPr>
        <w:t xml:space="preserve"> suggesting a 100% rate of </w:t>
      </w:r>
      <w:r w:rsidRPr="009A1F47">
        <w:rPr>
          <w:rFonts w:ascii="CMU Serif" w:hAnsi="CMU Serif" w:cs="CMU Serif"/>
          <w:sz w:val="26"/>
          <w:rPrChange w:id="1203" w:author="Fife,Austin N" w:date="2018-11-07T14:49:00Z">
            <w:rPr>
              <w:rFonts w:ascii="CMU Serif" w:hAnsi="CMU Serif" w:cs="CMU Serif"/>
              <w:sz w:val="24"/>
            </w:rPr>
          </w:rPrChange>
        </w:rPr>
        <w:t xml:space="preserve">infection </w:t>
      </w:r>
      <w:r w:rsidR="009D7710" w:rsidRPr="009A1F47">
        <w:rPr>
          <w:rFonts w:ascii="CMU Serif" w:hAnsi="CMU Serif" w:cs="CMU Serif"/>
          <w:sz w:val="26"/>
          <w:rPrChange w:id="1204" w:author="Fife,Austin N" w:date="2018-11-07T14:49:00Z">
            <w:rPr>
              <w:rFonts w:ascii="CMU Serif" w:hAnsi="CMU Serif" w:cs="CMU Serif"/>
              <w:sz w:val="24"/>
            </w:rPr>
          </w:rPrChange>
        </w:rPr>
        <w:t>for the colony.</w:t>
      </w:r>
      <w:r w:rsidR="00FF7415" w:rsidRPr="009A1F47">
        <w:rPr>
          <w:rFonts w:ascii="CMU Serif" w:hAnsi="CMU Serif" w:cs="CMU Serif"/>
          <w:sz w:val="26"/>
          <w:rPrChange w:id="1205" w:author="Fife,Austin N" w:date="2018-11-07T14:49:00Z">
            <w:rPr>
              <w:rFonts w:ascii="CMU Serif" w:hAnsi="CMU Serif" w:cs="CMU Serif"/>
              <w:sz w:val="24"/>
            </w:rPr>
          </w:rPrChange>
        </w:rPr>
        <w:t xml:space="preserve"> </w:t>
      </w:r>
    </w:p>
    <w:p w14:paraId="1ECEDCAD" w14:textId="565FBACD" w:rsidR="00FF7415" w:rsidRPr="009A1F47" w:rsidRDefault="009D7710" w:rsidP="0075501E">
      <w:pPr>
        <w:pStyle w:val="Heading2"/>
        <w:keepNext w:val="0"/>
        <w:keepLines w:val="0"/>
        <w:widowControl w:val="0"/>
        <w:mirrorIndents/>
        <w:rPr>
          <w:rFonts w:ascii="CMU Serif" w:hAnsi="CMU Serif" w:cs="CMU Serif"/>
          <w:sz w:val="26"/>
          <w:szCs w:val="22"/>
          <w:rPrChange w:id="1206" w:author="Fife,Austin N" w:date="2018-11-07T14:49:00Z">
            <w:rPr>
              <w:rFonts w:ascii="CMU Serif" w:hAnsi="CMU Serif" w:cs="CMU Serif"/>
              <w:sz w:val="24"/>
              <w:szCs w:val="22"/>
            </w:rPr>
          </w:rPrChange>
        </w:rPr>
      </w:pPr>
      <w:bookmarkStart w:id="1207" w:name="_Toc528941665"/>
      <w:r w:rsidRPr="009A1F47">
        <w:rPr>
          <w:rFonts w:ascii="CMU Serif" w:hAnsi="CMU Serif" w:cs="CMU Serif"/>
          <w:sz w:val="26"/>
          <w:szCs w:val="22"/>
          <w:rPrChange w:id="1208" w:author="Fife,Austin N" w:date="2018-11-07T14:49:00Z">
            <w:rPr>
              <w:rFonts w:ascii="CMU Serif" w:hAnsi="CMU Serif" w:cs="CMU Serif"/>
              <w:sz w:val="24"/>
              <w:szCs w:val="22"/>
            </w:rPr>
          </w:rPrChange>
        </w:rPr>
        <w:t>No-choice behavior assays</w:t>
      </w:r>
      <w:bookmarkEnd w:id="1207"/>
    </w:p>
    <w:p w14:paraId="00F4A0B5" w14:textId="5B3E0C33" w:rsidR="009D7710" w:rsidRPr="009A1F47" w:rsidRDefault="00FF7415" w:rsidP="0075501E">
      <w:pPr>
        <w:widowControl w:val="0"/>
        <w:spacing w:line="480" w:lineRule="auto"/>
        <w:contextualSpacing/>
        <w:mirrorIndents/>
        <w:rPr>
          <w:rFonts w:ascii="CMU Serif" w:hAnsi="CMU Serif" w:cs="CMU Serif"/>
          <w:sz w:val="26"/>
          <w:rPrChange w:id="1209" w:author="Fife,Austin N" w:date="2018-11-07T14:49:00Z">
            <w:rPr>
              <w:rFonts w:ascii="CMU Serif" w:hAnsi="CMU Serif" w:cs="CMU Serif"/>
              <w:sz w:val="24"/>
            </w:rPr>
          </w:rPrChange>
        </w:rPr>
      </w:pPr>
      <w:r w:rsidRPr="009A1F47">
        <w:rPr>
          <w:rFonts w:ascii="CMU Serif" w:hAnsi="CMU Serif" w:cs="CMU Serif"/>
          <w:sz w:val="26"/>
          <w:rPrChange w:id="1210" w:author="Fife,Austin N" w:date="2018-11-07T14:49:00Z">
            <w:rPr>
              <w:rFonts w:ascii="CMU Serif" w:hAnsi="CMU Serif" w:cs="CMU Serif"/>
              <w:sz w:val="24"/>
            </w:rPr>
          </w:rPrChange>
        </w:rPr>
        <w:tab/>
      </w:r>
      <w:bookmarkStart w:id="1211" w:name="_Toc495324094"/>
      <w:bookmarkStart w:id="1212" w:name="_Toc497474459"/>
      <w:r w:rsidR="009D7710" w:rsidRPr="009A1F47">
        <w:rPr>
          <w:rFonts w:ascii="CMU Serif" w:hAnsi="CMU Serif" w:cs="CMU Serif"/>
          <w:sz w:val="26"/>
          <w:rPrChange w:id="1213" w:author="Fife,Austin N" w:date="2018-11-07T14:49:00Z">
            <w:rPr>
              <w:rFonts w:ascii="CMU Serif" w:hAnsi="CMU Serif" w:cs="CMU Serif"/>
              <w:sz w:val="24"/>
            </w:rPr>
          </w:rPrChange>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9A1F47">
        <w:rPr>
          <w:rFonts w:ascii="CMU Serif" w:hAnsi="CMU Serif" w:cs="CMU Serif"/>
          <w:sz w:val="26"/>
          <w:rPrChange w:id="1214" w:author="Fife,Austin N" w:date="2018-11-07T14:49:00Z">
            <w:rPr>
              <w:rFonts w:ascii="CMU Serif" w:hAnsi="CMU Serif" w:cs="CMU Serif"/>
              <w:sz w:val="24"/>
            </w:rPr>
          </w:rPrChange>
        </w:rPr>
        <w:t>Digilight</w:t>
      </w:r>
      <w:proofErr w:type="spellEnd"/>
      <w:r w:rsidR="009D7710" w:rsidRPr="009A1F47">
        <w:rPr>
          <w:rFonts w:ascii="CMU Serif" w:hAnsi="CMU Serif" w:cs="CMU Serif"/>
          <w:sz w:val="26"/>
          <w:rPrChange w:id="1215" w:author="Fife,Austin N" w:date="2018-11-07T14:49:00Z">
            <w:rPr>
              <w:rFonts w:ascii="CMU Serif" w:hAnsi="CMU Serif" w:cs="CMU Serif"/>
              <w:sz w:val="24"/>
            </w:rPr>
          </w:rPrChange>
        </w:rPr>
        <w:t xml:space="preserve"> fixtures (Smith-Victor Corporation, Bartlett, IL) were used with three </w:t>
      </w:r>
      <w:proofErr w:type="spellStart"/>
      <w:r w:rsidR="009D7710" w:rsidRPr="009A1F47">
        <w:rPr>
          <w:rFonts w:ascii="CMU Serif" w:hAnsi="CMU Serif" w:cs="CMU Serif"/>
          <w:sz w:val="26"/>
          <w:rPrChange w:id="1216" w:author="Fife,Austin N" w:date="2018-11-07T14:49:00Z">
            <w:rPr>
              <w:rFonts w:ascii="CMU Serif" w:hAnsi="CMU Serif" w:cs="CMU Serif"/>
              <w:sz w:val="24"/>
            </w:rPr>
          </w:rPrChange>
        </w:rPr>
        <w:t>Azlo</w:t>
      </w:r>
      <w:proofErr w:type="spellEnd"/>
      <w:r w:rsidR="009D7710" w:rsidRPr="009A1F47">
        <w:rPr>
          <w:rFonts w:ascii="CMU Serif" w:hAnsi="CMU Serif" w:cs="CMU Serif"/>
          <w:sz w:val="26"/>
          <w:rPrChange w:id="1217" w:author="Fife,Austin N" w:date="2018-11-07T14:49:00Z">
            <w:rPr>
              <w:rFonts w:ascii="CMU Serif" w:hAnsi="CMU Serif" w:cs="CMU Serif"/>
              <w:sz w:val="24"/>
            </w:rPr>
          </w:rPrChange>
        </w:rPr>
        <w:t xml:space="preserve"> (</w:t>
      </w:r>
      <w:proofErr w:type="spellStart"/>
      <w:r w:rsidR="009D7710" w:rsidRPr="009A1F47">
        <w:rPr>
          <w:rFonts w:ascii="CMU Serif" w:hAnsi="CMU Serif" w:cs="CMU Serif"/>
          <w:sz w:val="26"/>
          <w:rPrChange w:id="1218" w:author="Fife,Austin N" w:date="2018-11-07T14:49:00Z">
            <w:rPr>
              <w:rFonts w:ascii="CMU Serif" w:hAnsi="CMU Serif" w:cs="CMU Serif"/>
              <w:sz w:val="24"/>
            </w:rPr>
          </w:rPrChange>
        </w:rPr>
        <w:t>Akces</w:t>
      </w:r>
      <w:proofErr w:type="spellEnd"/>
      <w:r w:rsidR="009D7710" w:rsidRPr="009A1F47">
        <w:rPr>
          <w:rFonts w:ascii="CMU Serif" w:hAnsi="CMU Serif" w:cs="CMU Serif"/>
          <w:sz w:val="26"/>
          <w:rPrChange w:id="1219" w:author="Fife,Austin N" w:date="2018-11-07T14:49:00Z">
            <w:rPr>
              <w:rFonts w:ascii="CMU Serif" w:hAnsi="CMU Serif" w:cs="CMU Serif"/>
              <w:sz w:val="24"/>
            </w:rPr>
          </w:rPrChange>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9A1F47">
        <w:rPr>
          <w:rFonts w:ascii="CMU Serif" w:hAnsi="CMU Serif" w:cs="CMU Serif"/>
          <w:sz w:val="26"/>
          <w:rPrChange w:id="1220" w:author="Fife,Austin N" w:date="2018-11-07T14:49:00Z">
            <w:rPr>
              <w:rFonts w:ascii="CMU Serif" w:hAnsi="CMU Serif" w:cs="CMU Serif"/>
              <w:sz w:val="24"/>
            </w:rPr>
          </w:rPrChange>
        </w:rPr>
        <w:t>material</w:t>
      </w:r>
      <w:r w:rsidR="009D7710" w:rsidRPr="009A1F47">
        <w:rPr>
          <w:rFonts w:ascii="CMU Serif" w:hAnsi="CMU Serif" w:cs="CMU Serif"/>
          <w:sz w:val="26"/>
          <w:rPrChange w:id="1221" w:author="Fife,Austin N" w:date="2018-11-07T14:49:00Z">
            <w:rPr>
              <w:rFonts w:ascii="CMU Serif" w:hAnsi="CMU Serif" w:cs="CMU Serif"/>
              <w:sz w:val="24"/>
            </w:rPr>
          </w:rPrChange>
        </w:rPr>
        <w:t>. The remaining light fixture was placed so that its light source was 45 cm below the testing arena and was softened with diffusion material as well. Illuminance was 3600 lx at the surface of the arena (</w:t>
      </w:r>
      <w:proofErr w:type="spellStart"/>
      <w:r w:rsidR="009D7710" w:rsidRPr="009A1F47">
        <w:rPr>
          <w:rFonts w:ascii="CMU Serif" w:hAnsi="CMU Serif" w:cs="CMU Serif"/>
          <w:sz w:val="26"/>
          <w:rPrChange w:id="1222" w:author="Fife,Austin N" w:date="2018-11-07T14:49:00Z">
            <w:rPr>
              <w:rFonts w:ascii="CMU Serif" w:hAnsi="CMU Serif" w:cs="CMU Serif"/>
              <w:sz w:val="24"/>
            </w:rPr>
          </w:rPrChange>
        </w:rPr>
        <w:t>Sekonic</w:t>
      </w:r>
      <w:proofErr w:type="spellEnd"/>
      <w:r w:rsidR="009D7710" w:rsidRPr="009A1F47">
        <w:rPr>
          <w:rFonts w:ascii="CMU Serif" w:hAnsi="CMU Serif" w:cs="CMU Serif"/>
          <w:sz w:val="26"/>
          <w:rPrChange w:id="1223" w:author="Fife,Austin N" w:date="2018-11-07T14:49:00Z">
            <w:rPr>
              <w:rFonts w:ascii="CMU Serif" w:hAnsi="CMU Serif" w:cs="CMU Serif"/>
              <w:sz w:val="24"/>
            </w:rPr>
          </w:rPrChange>
        </w:rPr>
        <w:t xml:space="preserve"> L-308DC-U Light Meter, </w:t>
      </w:r>
      <w:proofErr w:type="spellStart"/>
      <w:r w:rsidR="009D7710" w:rsidRPr="009A1F47">
        <w:rPr>
          <w:rFonts w:ascii="CMU Serif" w:hAnsi="CMU Serif" w:cs="CMU Serif"/>
          <w:sz w:val="26"/>
          <w:rPrChange w:id="1224" w:author="Fife,Austin N" w:date="2018-11-07T14:49:00Z">
            <w:rPr>
              <w:rFonts w:ascii="CMU Serif" w:hAnsi="CMU Serif" w:cs="CMU Serif"/>
              <w:sz w:val="24"/>
            </w:rPr>
          </w:rPrChange>
        </w:rPr>
        <w:t>Sekonic</w:t>
      </w:r>
      <w:proofErr w:type="spellEnd"/>
      <w:r w:rsidR="009D7710" w:rsidRPr="009A1F47">
        <w:rPr>
          <w:rFonts w:ascii="CMU Serif" w:hAnsi="CMU Serif" w:cs="CMU Serif"/>
          <w:sz w:val="26"/>
          <w:rPrChange w:id="1225" w:author="Fife,Austin N" w:date="2018-11-07T14:49:00Z">
            <w:rPr>
              <w:rFonts w:ascii="CMU Serif" w:hAnsi="CMU Serif" w:cs="CMU Serif"/>
              <w:sz w:val="24"/>
            </w:rPr>
          </w:rPrChange>
        </w:rPr>
        <w:t xml:space="preserve"> Corporation, Tokyo, Japan). </w:t>
      </w:r>
    </w:p>
    <w:p w14:paraId="1D2D834E" w14:textId="741372CA" w:rsidR="009D7710" w:rsidRPr="009A1F47" w:rsidRDefault="009D7710" w:rsidP="0075501E">
      <w:pPr>
        <w:widowControl w:val="0"/>
        <w:spacing w:line="480" w:lineRule="auto"/>
        <w:ind w:firstLine="720"/>
        <w:contextualSpacing/>
        <w:mirrorIndents/>
        <w:rPr>
          <w:rFonts w:ascii="CMU Serif" w:hAnsi="CMU Serif" w:cs="CMU Serif"/>
          <w:sz w:val="26"/>
          <w:rPrChange w:id="1226" w:author="Fife,Austin N" w:date="2018-11-07T14:49:00Z">
            <w:rPr>
              <w:rFonts w:ascii="CMU Serif" w:hAnsi="CMU Serif" w:cs="CMU Serif"/>
              <w:sz w:val="24"/>
            </w:rPr>
          </w:rPrChange>
        </w:rPr>
      </w:pPr>
      <w:r w:rsidRPr="009A1F47">
        <w:rPr>
          <w:rFonts w:ascii="CMU Serif" w:hAnsi="CMU Serif" w:cs="CMU Serif"/>
          <w:sz w:val="26"/>
          <w:rPrChange w:id="1227" w:author="Fife,Austin N" w:date="2018-11-07T14:49:00Z">
            <w:rPr>
              <w:rFonts w:ascii="CMU Serif" w:hAnsi="CMU Serif" w:cs="CMU Serif"/>
              <w:sz w:val="24"/>
            </w:rPr>
          </w:rPrChange>
        </w:rPr>
        <w:t xml:space="preserve">The observation arena (Fig. </w:t>
      </w:r>
      <w:r w:rsidR="00E62C92" w:rsidRPr="009A1F47">
        <w:rPr>
          <w:rFonts w:ascii="CMU Serif" w:hAnsi="CMU Serif" w:cs="CMU Serif"/>
          <w:sz w:val="26"/>
          <w:rPrChange w:id="1228" w:author="Fife,Austin N" w:date="2018-11-07T14:49:00Z">
            <w:rPr>
              <w:rFonts w:ascii="CMU Serif" w:hAnsi="CMU Serif" w:cs="CMU Serif"/>
              <w:sz w:val="24"/>
            </w:rPr>
          </w:rPrChange>
        </w:rPr>
        <w:t>2.</w:t>
      </w:r>
      <w:r w:rsidRPr="009A1F47">
        <w:rPr>
          <w:rFonts w:ascii="CMU Serif" w:hAnsi="CMU Serif" w:cs="CMU Serif"/>
          <w:sz w:val="26"/>
          <w:rPrChange w:id="1229" w:author="Fife,Austin N" w:date="2018-11-07T14:49:00Z">
            <w:rPr>
              <w:rFonts w:ascii="CMU Serif" w:hAnsi="CMU Serif" w:cs="CMU Serif"/>
              <w:sz w:val="24"/>
            </w:rPr>
          </w:rPrChange>
        </w:rPr>
        <w:t xml:space="preserve">1) was modeled after the design described by Liu and </w:t>
      </w:r>
      <w:proofErr w:type="spellStart"/>
      <w:r w:rsidRPr="009A1F47">
        <w:rPr>
          <w:rFonts w:ascii="CMU Serif" w:hAnsi="CMU Serif" w:cs="CMU Serif"/>
          <w:sz w:val="26"/>
          <w:rPrChange w:id="1230" w:author="Fife,Austin N" w:date="2018-11-07T14:49:00Z">
            <w:rPr>
              <w:rFonts w:ascii="CMU Serif" w:hAnsi="CMU Serif" w:cs="CMU Serif"/>
              <w:sz w:val="24"/>
            </w:rPr>
          </w:rPrChange>
        </w:rPr>
        <w:t>Trumble</w:t>
      </w:r>
      <w:proofErr w:type="spellEnd"/>
      <w:r w:rsidRPr="009A1F47">
        <w:rPr>
          <w:rFonts w:ascii="CMU Serif" w:hAnsi="CMU Serif" w:cs="CMU Serif"/>
          <w:sz w:val="26"/>
          <w:rPrChange w:id="1231" w:author="Fife,Austin N" w:date="2018-11-07T14:49:00Z">
            <w:rPr>
              <w:rFonts w:ascii="CMU Serif" w:hAnsi="CMU Serif" w:cs="CMU Serif"/>
              <w:sz w:val="24"/>
            </w:rPr>
          </w:rPrChange>
        </w:rPr>
        <w:t xml:space="preserve"> (2004)</w:t>
      </w:r>
      <w:r w:rsidR="009635DB" w:rsidRPr="009A1F47">
        <w:rPr>
          <w:rFonts w:ascii="CMU Serif" w:hAnsi="CMU Serif" w:cs="CMU Serif"/>
          <w:sz w:val="26"/>
          <w:rPrChange w:id="1232" w:author="Fife,Austin N" w:date="2018-11-07T14:49:00Z">
            <w:rPr>
              <w:rFonts w:ascii="CMU Serif" w:hAnsi="CMU Serif" w:cs="CMU Serif"/>
              <w:sz w:val="24"/>
            </w:rPr>
          </w:rPrChange>
        </w:rPr>
        <w:t>,</w:t>
      </w:r>
      <w:r w:rsidR="00694BC5" w:rsidRPr="009A1F47">
        <w:rPr>
          <w:rFonts w:ascii="CMU Serif" w:hAnsi="CMU Serif" w:cs="CMU Serif"/>
          <w:sz w:val="26"/>
          <w:rPrChange w:id="1233" w:author="Fife,Austin N" w:date="2018-11-07T14:49:00Z">
            <w:rPr>
              <w:rFonts w:ascii="CMU Serif" w:hAnsi="CMU Serif" w:cs="CMU Serif"/>
              <w:sz w:val="24"/>
            </w:rPr>
          </w:rPrChange>
        </w:rPr>
        <w:t xml:space="preserve"> but</w:t>
      </w:r>
      <w:r w:rsidR="009635DB" w:rsidRPr="009A1F47">
        <w:rPr>
          <w:rFonts w:ascii="CMU Serif" w:hAnsi="CMU Serif" w:cs="CMU Serif"/>
          <w:sz w:val="26"/>
          <w:rPrChange w:id="1234" w:author="Fife,Austin N" w:date="2018-11-07T14:49:00Z">
            <w:rPr>
              <w:rFonts w:ascii="CMU Serif" w:hAnsi="CMU Serif" w:cs="CMU Serif"/>
              <w:sz w:val="24"/>
            </w:rPr>
          </w:rPrChange>
        </w:rPr>
        <w:t xml:space="preserve"> </w:t>
      </w:r>
      <w:r w:rsidR="00F06111" w:rsidRPr="009A1F47">
        <w:rPr>
          <w:rFonts w:ascii="CMU Serif" w:hAnsi="CMU Serif" w:cs="CMU Serif"/>
          <w:sz w:val="26"/>
          <w:rPrChange w:id="1235" w:author="Fife,Austin N" w:date="2018-11-07T14:49:00Z">
            <w:rPr>
              <w:rFonts w:ascii="CMU Serif" w:hAnsi="CMU Serif" w:cs="CMU Serif"/>
              <w:sz w:val="24"/>
            </w:rPr>
          </w:rPrChange>
        </w:rPr>
        <w:t>modified</w:t>
      </w:r>
      <w:r w:rsidR="00694BC5" w:rsidRPr="009A1F47">
        <w:rPr>
          <w:rFonts w:ascii="CMU Serif" w:hAnsi="CMU Serif" w:cs="CMU Serif"/>
          <w:sz w:val="26"/>
          <w:rPrChange w:id="1236" w:author="Fife,Austin N" w:date="2018-11-07T14:49:00Z">
            <w:rPr>
              <w:rFonts w:ascii="CMU Serif" w:hAnsi="CMU Serif" w:cs="CMU Serif"/>
              <w:sz w:val="24"/>
            </w:rPr>
          </w:rPrChange>
        </w:rPr>
        <w:t xml:space="preserve"> </w:t>
      </w:r>
      <w:r w:rsidR="00F153F1" w:rsidRPr="009A1F47">
        <w:rPr>
          <w:rFonts w:ascii="CMU Serif" w:hAnsi="CMU Serif" w:cs="CMU Serif"/>
          <w:sz w:val="26"/>
          <w:rPrChange w:id="1237" w:author="Fife,Austin N" w:date="2018-11-07T14:49:00Z">
            <w:rPr>
              <w:rFonts w:ascii="CMU Serif" w:hAnsi="CMU Serif" w:cs="CMU Serif"/>
              <w:sz w:val="24"/>
            </w:rPr>
          </w:rPrChange>
        </w:rPr>
        <w:t>to use</w:t>
      </w:r>
      <w:r w:rsidR="009635DB" w:rsidRPr="009A1F47">
        <w:rPr>
          <w:rFonts w:ascii="CMU Serif" w:hAnsi="CMU Serif" w:cs="CMU Serif"/>
          <w:sz w:val="26"/>
          <w:rPrChange w:id="1238" w:author="Fife,Austin N" w:date="2018-11-07T14:49:00Z">
            <w:rPr>
              <w:rFonts w:ascii="CMU Serif" w:hAnsi="CMU Serif" w:cs="CMU Serif"/>
              <w:sz w:val="24"/>
            </w:rPr>
          </w:rPrChange>
        </w:rPr>
        <w:t xml:space="preserve"> </w:t>
      </w:r>
      <w:r w:rsidRPr="009A1F47">
        <w:rPr>
          <w:rFonts w:ascii="CMU Serif" w:hAnsi="CMU Serif" w:cs="CMU Serif"/>
          <w:sz w:val="26"/>
          <w:rPrChange w:id="1239" w:author="Fife,Austin N" w:date="2018-11-07T14:49:00Z">
            <w:rPr>
              <w:rFonts w:ascii="CMU Serif" w:hAnsi="CMU Serif" w:cs="CMU Serif"/>
              <w:sz w:val="24"/>
            </w:rPr>
          </w:rPrChange>
        </w:rPr>
        <w:t>leaflets</w:t>
      </w:r>
      <w:r w:rsidR="00F06111" w:rsidRPr="009A1F47">
        <w:rPr>
          <w:rFonts w:ascii="CMU Serif" w:hAnsi="CMU Serif" w:cs="CMU Serif"/>
          <w:sz w:val="26"/>
          <w:rPrChange w:id="1240" w:author="Fife,Austin N" w:date="2018-11-07T14:49:00Z">
            <w:rPr>
              <w:rFonts w:ascii="CMU Serif" w:hAnsi="CMU Serif" w:cs="CMU Serif"/>
              <w:sz w:val="24"/>
            </w:rPr>
          </w:rPrChange>
        </w:rPr>
        <w:t xml:space="preserve"> of intact, potted plants</w:t>
      </w:r>
      <w:r w:rsidR="005B65D1" w:rsidRPr="009A1F47">
        <w:rPr>
          <w:rFonts w:ascii="CMU Serif" w:hAnsi="CMU Serif" w:cs="CMU Serif"/>
          <w:sz w:val="26"/>
          <w:rPrChange w:id="1241" w:author="Fife,Austin N" w:date="2018-11-07T14:49:00Z">
            <w:rPr>
              <w:rFonts w:ascii="CMU Serif" w:hAnsi="CMU Serif" w:cs="CMU Serif"/>
              <w:sz w:val="24"/>
            </w:rPr>
          </w:rPrChange>
        </w:rPr>
        <w:t xml:space="preserve"> like Butler et al (2011)</w:t>
      </w:r>
      <w:r w:rsidR="00F153F1" w:rsidRPr="009A1F47">
        <w:rPr>
          <w:rFonts w:ascii="CMU Serif" w:hAnsi="CMU Serif" w:cs="CMU Serif"/>
          <w:sz w:val="26"/>
          <w:rPrChange w:id="1242" w:author="Fife,Austin N" w:date="2018-11-07T14:49:00Z">
            <w:rPr>
              <w:rFonts w:ascii="CMU Serif" w:hAnsi="CMU Serif" w:cs="CMU Serif"/>
              <w:sz w:val="24"/>
            </w:rPr>
          </w:rPrChange>
        </w:rPr>
        <w:t>.</w:t>
      </w:r>
      <w:r w:rsidR="0079064C" w:rsidRPr="009A1F47">
        <w:rPr>
          <w:rFonts w:ascii="CMU Serif" w:hAnsi="CMU Serif" w:cs="CMU Serif"/>
          <w:sz w:val="26"/>
          <w:rPrChange w:id="1243" w:author="Fife,Austin N" w:date="2018-11-07T14:49:00Z">
            <w:rPr>
              <w:rFonts w:ascii="CMU Serif" w:hAnsi="CMU Serif" w:cs="CMU Serif"/>
              <w:sz w:val="24"/>
            </w:rPr>
          </w:rPrChange>
        </w:rPr>
        <w:t xml:space="preserve"> This </w:t>
      </w:r>
      <w:r w:rsidR="002739F5" w:rsidRPr="009A1F47">
        <w:rPr>
          <w:rFonts w:ascii="CMU Serif" w:hAnsi="CMU Serif" w:cs="CMU Serif"/>
          <w:sz w:val="26"/>
          <w:rPrChange w:id="1244" w:author="Fife,Austin N" w:date="2018-11-07T14:49:00Z">
            <w:rPr>
              <w:rFonts w:ascii="CMU Serif" w:hAnsi="CMU Serif" w:cs="CMU Serif"/>
              <w:sz w:val="24"/>
            </w:rPr>
          </w:rPrChange>
        </w:rPr>
        <w:t>permitted</w:t>
      </w:r>
      <w:r w:rsidR="0079064C" w:rsidRPr="009A1F47">
        <w:rPr>
          <w:rFonts w:ascii="CMU Serif" w:hAnsi="CMU Serif" w:cs="CMU Serif"/>
          <w:sz w:val="26"/>
          <w:rPrChange w:id="1245" w:author="Fife,Austin N" w:date="2018-11-07T14:49:00Z">
            <w:rPr>
              <w:rFonts w:ascii="CMU Serif" w:hAnsi="CMU Serif" w:cs="CMU Serif"/>
              <w:sz w:val="24"/>
            </w:rPr>
          </w:rPrChange>
        </w:rPr>
        <w:t xml:space="preserve"> us to observe the psyllids </w:t>
      </w:r>
      <w:r w:rsidR="002739F5" w:rsidRPr="009A1F47">
        <w:rPr>
          <w:rFonts w:ascii="CMU Serif" w:hAnsi="CMU Serif" w:cs="CMU Serif"/>
          <w:sz w:val="26"/>
          <w:rPrChange w:id="1246" w:author="Fife,Austin N" w:date="2018-11-07T14:49:00Z">
            <w:rPr>
              <w:rFonts w:ascii="CMU Serif" w:hAnsi="CMU Serif" w:cs="CMU Serif"/>
              <w:sz w:val="24"/>
            </w:rPr>
          </w:rPrChange>
        </w:rPr>
        <w:t>with minimal</w:t>
      </w:r>
      <w:r w:rsidR="0079064C" w:rsidRPr="009A1F47">
        <w:rPr>
          <w:rFonts w:ascii="CMU Serif" w:hAnsi="CMU Serif" w:cs="CMU Serif"/>
          <w:sz w:val="26"/>
          <w:rPrChange w:id="1247" w:author="Fife,Austin N" w:date="2018-11-07T14:49:00Z">
            <w:rPr>
              <w:rFonts w:ascii="CMU Serif" w:hAnsi="CMU Serif" w:cs="CMU Serif"/>
              <w:sz w:val="24"/>
            </w:rPr>
          </w:rPrChange>
        </w:rPr>
        <w:t xml:space="preserve"> interference to plant physiology</w:t>
      </w:r>
      <w:r w:rsidR="00253C79" w:rsidRPr="009A1F47">
        <w:rPr>
          <w:rFonts w:ascii="CMU Serif" w:hAnsi="CMU Serif" w:cs="CMU Serif"/>
          <w:sz w:val="26"/>
          <w:rPrChange w:id="1248" w:author="Fife,Austin N" w:date="2018-11-07T14:49:00Z">
            <w:rPr>
              <w:rFonts w:ascii="CMU Serif" w:hAnsi="CMU Serif" w:cs="CMU Serif"/>
              <w:sz w:val="24"/>
            </w:rPr>
          </w:rPrChange>
        </w:rPr>
        <w:t xml:space="preserve"> and </w:t>
      </w:r>
      <w:r w:rsidR="002739F5" w:rsidRPr="009A1F47">
        <w:rPr>
          <w:rFonts w:ascii="CMU Serif" w:hAnsi="CMU Serif" w:cs="CMU Serif"/>
          <w:sz w:val="26"/>
          <w:rPrChange w:id="1249" w:author="Fife,Austin N" w:date="2018-11-07T14:49:00Z">
            <w:rPr>
              <w:rFonts w:ascii="CMU Serif" w:hAnsi="CMU Serif" w:cs="CMU Serif"/>
              <w:sz w:val="24"/>
            </w:rPr>
          </w:rPrChange>
        </w:rPr>
        <w:t>avoid</w:t>
      </w:r>
      <w:r w:rsidR="00253C79" w:rsidRPr="009A1F47">
        <w:rPr>
          <w:rFonts w:ascii="CMU Serif" w:hAnsi="CMU Serif" w:cs="CMU Serif"/>
          <w:sz w:val="26"/>
          <w:rPrChange w:id="1250" w:author="Fife,Austin N" w:date="2018-11-07T14:49:00Z">
            <w:rPr>
              <w:rFonts w:ascii="CMU Serif" w:hAnsi="CMU Serif" w:cs="CMU Serif"/>
              <w:sz w:val="24"/>
            </w:rPr>
          </w:rPrChange>
        </w:rPr>
        <w:t>ed</w:t>
      </w:r>
      <w:r w:rsidR="002739F5" w:rsidRPr="009A1F47">
        <w:rPr>
          <w:rFonts w:ascii="CMU Serif" w:hAnsi="CMU Serif" w:cs="CMU Serif"/>
          <w:sz w:val="26"/>
          <w:rPrChange w:id="1251" w:author="Fife,Austin N" w:date="2018-11-07T14:49:00Z">
            <w:rPr>
              <w:rFonts w:ascii="CMU Serif" w:hAnsi="CMU Serif" w:cs="CMU Serif"/>
              <w:sz w:val="24"/>
            </w:rPr>
          </w:rPrChange>
        </w:rPr>
        <w:t xml:space="preserve"> altering plant volatiles or chemical defenses activated by damaging plant tissues </w:t>
      </w:r>
      <w:r w:rsidR="009635DB" w:rsidRPr="009A1F47">
        <w:rPr>
          <w:rFonts w:ascii="CMU Serif" w:hAnsi="CMU Serif" w:cs="CMU Serif"/>
          <w:sz w:val="26"/>
          <w:rPrChange w:id="1252" w:author="Fife,Austin N" w:date="2018-11-07T14:49:00Z">
            <w:rPr>
              <w:rFonts w:ascii="CMU Serif" w:hAnsi="CMU Serif" w:cs="CMU Serif"/>
              <w:sz w:val="24"/>
            </w:rPr>
          </w:rPrChange>
        </w:rPr>
        <w:t>(Klingler 2005)</w:t>
      </w:r>
      <w:r w:rsidRPr="009A1F47">
        <w:rPr>
          <w:rFonts w:ascii="CMU Serif" w:hAnsi="CMU Serif" w:cs="CMU Serif"/>
          <w:sz w:val="26"/>
          <w:rPrChange w:id="1253" w:author="Fife,Austin N" w:date="2018-11-07T14:49:00Z">
            <w:rPr>
              <w:rFonts w:ascii="CMU Serif" w:hAnsi="CMU Serif" w:cs="CMU Serif"/>
              <w:sz w:val="24"/>
            </w:rPr>
          </w:rPrChange>
        </w:rPr>
        <w:t xml:space="preserve">. A recording arena was formed by sandwiching </w:t>
      </w:r>
      <w:r w:rsidRPr="009A1F47">
        <w:rPr>
          <w:rFonts w:ascii="CMU Serif" w:hAnsi="CMU Serif" w:cs="CMU Serif"/>
          <w:sz w:val="26"/>
          <w:rPrChange w:id="1254" w:author="Fife,Austin N" w:date="2018-11-07T14:49:00Z">
            <w:rPr>
              <w:rFonts w:ascii="CMU Serif" w:hAnsi="CMU Serif" w:cs="CMU Serif"/>
              <w:sz w:val="24"/>
            </w:rPr>
          </w:rPrChange>
        </w:rPr>
        <w:lastRenderedPageBreak/>
        <w:t xml:space="preserve">a panel of glass, a wetted filter paper, a leaf, and a piece of </w:t>
      </w:r>
      <w:proofErr w:type="spellStart"/>
      <w:r w:rsidRPr="009A1F47">
        <w:rPr>
          <w:rFonts w:ascii="CMU Serif" w:hAnsi="CMU Serif" w:cs="CMU Serif"/>
          <w:sz w:val="26"/>
          <w:rPrChange w:id="1255" w:author="Fife,Austin N" w:date="2018-11-07T14:49:00Z">
            <w:rPr>
              <w:rFonts w:ascii="CMU Serif" w:hAnsi="CMU Serif" w:cs="CMU Serif"/>
              <w:sz w:val="24"/>
            </w:rPr>
          </w:rPrChange>
        </w:rPr>
        <w:t>Plastazote</w:t>
      </w:r>
      <w:proofErr w:type="spellEnd"/>
      <w:r w:rsidRPr="009A1F47">
        <w:rPr>
          <w:rFonts w:ascii="CMU Serif" w:hAnsi="CMU Serif" w:cs="CMU Serif"/>
          <w:sz w:val="26"/>
          <w:rPrChange w:id="1256" w:author="Fife,Austin N" w:date="2018-11-07T14:49:00Z">
            <w:rPr>
              <w:rFonts w:ascii="CMU Serif" w:hAnsi="CMU Serif" w:cs="CMU Serif"/>
              <w:sz w:val="24"/>
            </w:rPr>
          </w:rPrChange>
        </w:rPr>
        <w:t>® polyethylene foam (</w:t>
      </w:r>
      <w:proofErr w:type="spellStart"/>
      <w:r w:rsidRPr="009A1F47">
        <w:rPr>
          <w:rFonts w:ascii="CMU Serif" w:hAnsi="CMU Serif" w:cs="CMU Serif"/>
          <w:sz w:val="26"/>
          <w:rPrChange w:id="1257" w:author="Fife,Austin N" w:date="2018-11-07T14:49:00Z">
            <w:rPr>
              <w:rFonts w:ascii="CMU Serif" w:hAnsi="CMU Serif" w:cs="CMU Serif"/>
              <w:sz w:val="24"/>
            </w:rPr>
          </w:rPrChange>
        </w:rPr>
        <w:t>Zotefoams</w:t>
      </w:r>
      <w:proofErr w:type="spellEnd"/>
      <w:r w:rsidRPr="009A1F47">
        <w:rPr>
          <w:rFonts w:ascii="CMU Serif" w:hAnsi="CMU Serif" w:cs="CMU Serif"/>
          <w:sz w:val="26"/>
          <w:rPrChange w:id="1258" w:author="Fife,Austin N" w:date="2018-11-07T14:49:00Z">
            <w:rPr>
              <w:rFonts w:ascii="CMU Serif" w:hAnsi="CMU Serif" w:cs="CMU Serif"/>
              <w:sz w:val="24"/>
            </w:rPr>
          </w:rPrChange>
        </w:rPr>
        <w:t xml:space="preserve"> Inc., Croydon, 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9A1F47">
        <w:rPr>
          <w:rFonts w:ascii="CMU Serif" w:hAnsi="CMU Serif" w:cs="CMU Serif"/>
          <w:sz w:val="26"/>
          <w:rPrChange w:id="1259" w:author="Fife,Austin N" w:date="2018-11-07T14:49:00Z">
            <w:rPr>
              <w:rFonts w:ascii="CMU Serif" w:hAnsi="CMU Serif" w:cs="CMU Serif"/>
              <w:sz w:val="24"/>
            </w:rPr>
          </w:rPrChange>
        </w:rPr>
        <w:t>ToupView</w:t>
      </w:r>
      <w:proofErr w:type="spellEnd"/>
      <w:r w:rsidRPr="009A1F47">
        <w:rPr>
          <w:rFonts w:ascii="CMU Serif" w:hAnsi="CMU Serif" w:cs="CMU Serif"/>
          <w:sz w:val="26"/>
          <w:rPrChange w:id="1260" w:author="Fife,Austin N" w:date="2018-11-07T14:49:00Z">
            <w:rPr>
              <w:rFonts w:ascii="CMU Serif" w:hAnsi="CMU Serif" w:cs="CMU Serif"/>
              <w:sz w:val="24"/>
            </w:rPr>
          </w:rPrChange>
        </w:rPr>
        <w:t xml:space="preserve"> recording software (L3CMOS14000KPA, Hangzhou </w:t>
      </w:r>
      <w:proofErr w:type="spellStart"/>
      <w:r w:rsidRPr="009A1F47">
        <w:rPr>
          <w:rFonts w:ascii="CMU Serif" w:hAnsi="CMU Serif" w:cs="CMU Serif"/>
          <w:sz w:val="26"/>
          <w:rPrChange w:id="1261" w:author="Fife,Austin N" w:date="2018-11-07T14:49:00Z">
            <w:rPr>
              <w:rFonts w:ascii="CMU Serif" w:hAnsi="CMU Serif" w:cs="CMU Serif"/>
              <w:sz w:val="24"/>
            </w:rPr>
          </w:rPrChange>
        </w:rPr>
        <w:t>ToupTek</w:t>
      </w:r>
      <w:proofErr w:type="spellEnd"/>
      <w:r w:rsidRPr="009A1F47">
        <w:rPr>
          <w:rFonts w:ascii="CMU Serif" w:hAnsi="CMU Serif" w:cs="CMU Serif"/>
          <w:sz w:val="26"/>
          <w:rPrChange w:id="1262" w:author="Fife,Austin N" w:date="2018-11-07T14:49:00Z">
            <w:rPr>
              <w:rFonts w:ascii="CMU Serif" w:hAnsi="CMU Serif" w:cs="CMU Serif"/>
              <w:sz w:val="24"/>
            </w:rPr>
          </w:rPrChange>
        </w:rPr>
        <w:t xml:space="preserve"> Photonics Co., Ltd, Hangzhou, Zhejiang, China). </w:t>
      </w:r>
    </w:p>
    <w:p w14:paraId="54ECE40A" w14:textId="2C57A424" w:rsidR="00C1030C" w:rsidRPr="009A1F47" w:rsidRDefault="009D7710" w:rsidP="0075501E">
      <w:pPr>
        <w:widowControl w:val="0"/>
        <w:spacing w:line="480" w:lineRule="auto"/>
        <w:ind w:firstLine="720"/>
        <w:contextualSpacing/>
        <w:mirrorIndents/>
        <w:rPr>
          <w:rFonts w:ascii="CMU Serif" w:hAnsi="CMU Serif" w:cs="CMU Serif"/>
          <w:sz w:val="26"/>
          <w:rPrChange w:id="1263" w:author="Fife,Austin N" w:date="2018-11-07T14:49:00Z">
            <w:rPr>
              <w:rFonts w:ascii="CMU Serif" w:hAnsi="CMU Serif" w:cs="CMU Serif"/>
              <w:sz w:val="24"/>
            </w:rPr>
          </w:rPrChange>
        </w:rPr>
      </w:pPr>
      <w:r w:rsidRPr="009A1F47">
        <w:rPr>
          <w:rFonts w:ascii="CMU Serif" w:hAnsi="CMU Serif" w:cs="CMU Serif"/>
          <w:sz w:val="26"/>
          <w:rPrChange w:id="1264" w:author="Fife,Austin N" w:date="2018-11-07T14:49:00Z">
            <w:rPr>
              <w:rFonts w:ascii="CMU Serif" w:hAnsi="CMU Serif" w:cs="CMU Serif"/>
              <w:sz w:val="24"/>
            </w:rPr>
          </w:rPrChange>
        </w:rPr>
        <w:t xml:space="preserve">We collected psyllids from the colony by aspiration and transferred them to 8 </w:t>
      </w:r>
      <w:r w:rsidR="006E6F6C" w:rsidRPr="009A1F47">
        <w:rPr>
          <w:rFonts w:ascii="Cambria" w:hAnsi="Cambria" w:cs="Cambria"/>
          <w:b/>
          <w:bCs/>
          <w:sz w:val="28"/>
          <w:rPrChange w:id="1265" w:author="Fife,Austin N" w:date="2018-11-07T14:49:00Z">
            <w:rPr>
              <w:rFonts w:ascii="Cambria" w:hAnsi="Cambria" w:cs="Cambria"/>
              <w:b/>
              <w:bCs/>
              <w:sz w:val="24"/>
            </w:rPr>
          </w:rPrChange>
        </w:rPr>
        <w:t>×</w:t>
      </w:r>
      <w:r w:rsidRPr="009A1F47">
        <w:rPr>
          <w:rFonts w:ascii="CMU Serif" w:hAnsi="CMU Serif" w:cs="CMU Serif"/>
          <w:sz w:val="26"/>
          <w:rPrChange w:id="1266" w:author="Fife,Austin N" w:date="2018-11-07T14:49:00Z">
            <w:rPr>
              <w:rFonts w:ascii="CMU Serif" w:hAnsi="CMU Serif" w:cs="CMU Serif"/>
              <w:sz w:val="24"/>
            </w:rPr>
          </w:rPrChange>
        </w:rPr>
        <w:t xml:space="preserve"> 35 mm glass shell vials. All psyllids were used within 90 minutes from the time of collection. Psyllids were introduced to the arena and recorded for five minutes</w:t>
      </w:r>
      <w:r w:rsidR="007D3097" w:rsidRPr="009A1F47">
        <w:rPr>
          <w:rFonts w:ascii="CMU Serif" w:hAnsi="CMU Serif" w:cs="CMU Serif"/>
          <w:sz w:val="26"/>
          <w:rPrChange w:id="1267" w:author="Fife,Austin N" w:date="2018-11-07T14:49:00Z">
            <w:rPr>
              <w:rFonts w:ascii="CMU Serif" w:hAnsi="CMU Serif" w:cs="CMU Serif"/>
              <w:sz w:val="24"/>
            </w:rPr>
          </w:rPrChange>
        </w:rPr>
        <w:t>. Psyllid sex was identified and psyllids were preserved in</w:t>
      </w:r>
      <w:r w:rsidRPr="009A1F47">
        <w:rPr>
          <w:rFonts w:ascii="CMU Serif" w:hAnsi="CMU Serif" w:cs="CMU Serif"/>
          <w:sz w:val="26"/>
          <w:rPrChange w:id="1268" w:author="Fife,Austin N" w:date="2018-11-07T14:49:00Z">
            <w:rPr>
              <w:rFonts w:ascii="CMU Serif" w:hAnsi="CMU Serif" w:cs="CMU Serif"/>
              <w:sz w:val="24"/>
            </w:rPr>
          </w:rPrChange>
        </w:rPr>
        <w:t xml:space="preserve"> 95% ethanol</w:t>
      </w:r>
      <w:r w:rsidR="00B35E7F" w:rsidRPr="009A1F47">
        <w:rPr>
          <w:rFonts w:ascii="CMU Serif" w:hAnsi="CMU Serif" w:cs="CMU Serif"/>
          <w:sz w:val="26"/>
          <w:rPrChange w:id="1269" w:author="Fife,Austin N" w:date="2018-11-07T14:49:00Z">
            <w:rPr>
              <w:rFonts w:ascii="CMU Serif" w:hAnsi="CMU Serif" w:cs="CMU Serif"/>
              <w:sz w:val="24"/>
            </w:rPr>
          </w:rPrChange>
        </w:rPr>
        <w:t xml:space="preserve"> for later testing for </w:t>
      </w:r>
      <w:proofErr w:type="spellStart"/>
      <w:r w:rsidR="00B35E7F" w:rsidRPr="009A1F47">
        <w:rPr>
          <w:rFonts w:ascii="CMU Serif" w:hAnsi="CMU Serif" w:cs="CMU Serif"/>
          <w:sz w:val="26"/>
          <w:rPrChange w:id="1270" w:author="Fife,Austin N" w:date="2018-11-07T14:49:00Z">
            <w:rPr>
              <w:rFonts w:ascii="CMU Serif" w:hAnsi="CMU Serif" w:cs="CMU Serif"/>
              <w:sz w:val="24"/>
            </w:rPr>
          </w:rPrChange>
        </w:rPr>
        <w:t>Lso</w:t>
      </w:r>
      <w:proofErr w:type="spellEnd"/>
      <w:r w:rsidR="00B35E7F" w:rsidRPr="009A1F47">
        <w:rPr>
          <w:rFonts w:ascii="CMU Serif" w:hAnsi="CMU Serif" w:cs="CMU Serif"/>
          <w:sz w:val="26"/>
          <w:rPrChange w:id="1271" w:author="Fife,Austin N" w:date="2018-11-07T14:49:00Z">
            <w:rPr>
              <w:rFonts w:ascii="CMU Serif" w:hAnsi="CMU Serif" w:cs="CMU Serif"/>
              <w:sz w:val="24"/>
            </w:rPr>
          </w:rPrChange>
        </w:rPr>
        <w:t xml:space="preserve"> by</w:t>
      </w:r>
      <w:r w:rsidRPr="009A1F47">
        <w:rPr>
          <w:rFonts w:ascii="CMU Serif" w:hAnsi="CMU Serif" w:cs="CMU Serif"/>
          <w:sz w:val="26"/>
          <w:rPrChange w:id="1272" w:author="Fife,Austin N" w:date="2018-11-07T14:49:00Z">
            <w:rPr>
              <w:rFonts w:ascii="CMU Serif" w:hAnsi="CMU Serif" w:cs="CMU Serif"/>
              <w:sz w:val="24"/>
            </w:rPr>
          </w:rPrChange>
        </w:rPr>
        <w:t xml:space="preserve"> PCR.</w:t>
      </w:r>
      <w:r w:rsidR="007D3097" w:rsidRPr="009A1F47">
        <w:rPr>
          <w:rFonts w:ascii="CMU Serif" w:hAnsi="CMU Serif" w:cs="CMU Serif"/>
          <w:sz w:val="26"/>
          <w:rPrChange w:id="1273" w:author="Fife,Austin N" w:date="2018-11-07T14:49:00Z">
            <w:rPr>
              <w:rFonts w:ascii="CMU Serif" w:hAnsi="CMU Serif" w:cs="CMU Serif"/>
              <w:sz w:val="24"/>
            </w:rPr>
          </w:rPrChange>
        </w:rPr>
        <w:t xml:space="preserve"> </w:t>
      </w:r>
      <w:r w:rsidRPr="009A1F47">
        <w:rPr>
          <w:rFonts w:ascii="CMU Serif" w:hAnsi="CMU Serif" w:cs="CMU Serif"/>
          <w:sz w:val="26"/>
          <w:rPrChange w:id="1274" w:author="Fife,Austin N" w:date="2018-11-07T14:49:00Z">
            <w:rPr>
              <w:rFonts w:ascii="CMU Serif" w:hAnsi="CMU Serif" w:cs="CMU Serif"/>
              <w:sz w:val="24"/>
            </w:rPr>
          </w:rPrChange>
        </w:rPr>
        <w:t xml:space="preserve">We recorded </w:t>
      </w:r>
      <w:r w:rsidR="00C571E5" w:rsidRPr="009A1F47">
        <w:rPr>
          <w:rFonts w:ascii="CMU Serif" w:hAnsi="CMU Serif" w:cs="CMU Serif"/>
          <w:sz w:val="26"/>
          <w:rPrChange w:id="1275" w:author="Fife,Austin N" w:date="2018-11-07T14:49:00Z">
            <w:rPr>
              <w:rFonts w:ascii="CMU Serif" w:hAnsi="CMU Serif" w:cs="CMU Serif"/>
              <w:sz w:val="24"/>
            </w:rPr>
          </w:rPrChange>
        </w:rPr>
        <w:t>similar</w:t>
      </w:r>
      <w:r w:rsidRPr="009A1F47">
        <w:rPr>
          <w:rFonts w:ascii="CMU Serif" w:hAnsi="CMU Serif" w:cs="CMU Serif"/>
          <w:sz w:val="26"/>
          <w:rPrChange w:id="1276" w:author="Fife,Austin N" w:date="2018-11-07T14:49:00Z">
            <w:rPr>
              <w:rFonts w:ascii="CMU Serif" w:hAnsi="CMU Serif" w:cs="CMU Serif"/>
              <w:sz w:val="24"/>
            </w:rPr>
          </w:rPrChange>
        </w:rPr>
        <w:t xml:space="preserve"> categories as Butler et al. (2011): probing, walking, cleaning, and whether the psyllid was on or off the leaf. Probing behaviors </w:t>
      </w:r>
      <w:r w:rsidR="00C571E5" w:rsidRPr="009A1F47">
        <w:rPr>
          <w:rFonts w:ascii="CMU Serif" w:hAnsi="CMU Serif" w:cs="CMU Serif"/>
          <w:sz w:val="26"/>
          <w:rPrChange w:id="1277" w:author="Fife,Austin N" w:date="2018-11-07T14:49:00Z">
            <w:rPr>
              <w:rFonts w:ascii="CMU Serif" w:hAnsi="CMU Serif" w:cs="CMU Serif"/>
              <w:sz w:val="24"/>
            </w:rPr>
          </w:rPrChange>
        </w:rPr>
        <w:t>have</w:t>
      </w:r>
      <w:r w:rsidRPr="009A1F47">
        <w:rPr>
          <w:rFonts w:ascii="CMU Serif" w:hAnsi="CMU Serif" w:cs="CMU Serif"/>
          <w:sz w:val="26"/>
          <w:rPrChange w:id="1278" w:author="Fife,Austin N" w:date="2018-11-07T14:49:00Z">
            <w:rPr>
              <w:rFonts w:ascii="CMU Serif" w:hAnsi="CMU Serif" w:cs="CMU Serif"/>
              <w:sz w:val="24"/>
            </w:rPr>
          </w:rPrChange>
        </w:rPr>
        <w:t xml:space="preserve"> putative significance with disease transmission </w:t>
      </w:r>
      <w:r w:rsidR="00C571E5" w:rsidRPr="009A1F47">
        <w:rPr>
          <w:rFonts w:ascii="CMU Serif" w:hAnsi="CMU Serif" w:cs="CMU Serif"/>
          <w:sz w:val="26"/>
          <w:rPrChange w:id="1279" w:author="Fife,Austin N" w:date="2018-11-07T14:49:00Z">
            <w:rPr>
              <w:rFonts w:ascii="CMU Serif" w:hAnsi="CMU Serif" w:cs="CMU Serif"/>
              <w:sz w:val="24"/>
            </w:rPr>
          </w:rPrChange>
        </w:rPr>
        <w:t xml:space="preserve">and host selection </w:t>
      </w:r>
      <w:r w:rsidRPr="009A1F47">
        <w:rPr>
          <w:rFonts w:ascii="CMU Serif" w:hAnsi="CMU Serif" w:cs="CMU Serif"/>
          <w:sz w:val="26"/>
          <w:rPrChange w:id="1280" w:author="Fife,Austin N" w:date="2018-11-07T14:49:00Z">
            <w:rPr>
              <w:rFonts w:ascii="CMU Serif" w:hAnsi="CMU Serif" w:cs="CMU Serif"/>
              <w:sz w:val="24"/>
            </w:rPr>
          </w:rPrChange>
        </w:rPr>
        <w:t>(Prager et al. 2014</w:t>
      </w:r>
      <w:r w:rsidR="00C571E5" w:rsidRPr="009A1F47">
        <w:rPr>
          <w:rFonts w:ascii="CMU Serif" w:hAnsi="CMU Serif" w:cs="CMU Serif"/>
          <w:sz w:val="26"/>
          <w:rPrChange w:id="1281" w:author="Fife,Austin N" w:date="2018-11-07T14:49:00Z">
            <w:rPr>
              <w:rFonts w:ascii="CMU Serif" w:hAnsi="CMU Serif" w:cs="CMU Serif"/>
              <w:sz w:val="24"/>
            </w:rPr>
          </w:rPrChange>
        </w:rPr>
        <w:t>a, Prager et al. 2014b</w:t>
      </w:r>
      <w:r w:rsidRPr="009A1F47">
        <w:rPr>
          <w:rFonts w:ascii="CMU Serif" w:hAnsi="CMU Serif" w:cs="CMU Serif"/>
          <w:sz w:val="26"/>
          <w:rPrChange w:id="1282" w:author="Fife,Austin N" w:date="2018-11-07T14:49:00Z">
            <w:rPr>
              <w:rFonts w:ascii="CMU Serif" w:hAnsi="CMU Serif" w:cs="CMU Serif"/>
              <w:sz w:val="24"/>
            </w:rPr>
          </w:rPrChange>
        </w:rPr>
        <w:t>). Behavior was scored using CowLog3 (</w:t>
      </w:r>
      <w:proofErr w:type="spellStart"/>
      <w:r w:rsidRPr="009A1F47">
        <w:rPr>
          <w:rFonts w:ascii="CMU Serif" w:hAnsi="CMU Serif" w:cs="CMU Serif"/>
          <w:sz w:val="26"/>
          <w:rPrChange w:id="1283" w:author="Fife,Austin N" w:date="2018-11-07T14:49:00Z">
            <w:rPr>
              <w:rFonts w:ascii="CMU Serif" w:hAnsi="CMU Serif" w:cs="CMU Serif"/>
              <w:sz w:val="24"/>
            </w:rPr>
          </w:rPrChange>
        </w:rPr>
        <w:t>Hänninen</w:t>
      </w:r>
      <w:proofErr w:type="spellEnd"/>
      <w:r w:rsidRPr="009A1F47">
        <w:rPr>
          <w:rFonts w:ascii="CMU Serif" w:hAnsi="CMU Serif" w:cs="CMU Serif"/>
          <w:sz w:val="26"/>
          <w:rPrChange w:id="1284" w:author="Fife,Austin N" w:date="2018-11-07T14:49:00Z">
            <w:rPr>
              <w:rFonts w:ascii="CMU Serif" w:hAnsi="CMU Serif" w:cs="CMU Serif"/>
              <w:sz w:val="24"/>
            </w:rPr>
          </w:rPrChange>
        </w:rPr>
        <w:t xml:space="preserve"> and </w:t>
      </w:r>
      <w:proofErr w:type="spellStart"/>
      <w:r w:rsidRPr="009A1F47">
        <w:rPr>
          <w:rFonts w:ascii="CMU Serif" w:hAnsi="CMU Serif" w:cs="CMU Serif"/>
          <w:sz w:val="26"/>
          <w:rPrChange w:id="1285" w:author="Fife,Austin N" w:date="2018-11-07T14:49:00Z">
            <w:rPr>
              <w:rFonts w:ascii="CMU Serif" w:hAnsi="CMU Serif" w:cs="CMU Serif"/>
              <w:sz w:val="24"/>
            </w:rPr>
          </w:rPrChange>
        </w:rPr>
        <w:t>Pastell</w:t>
      </w:r>
      <w:proofErr w:type="spellEnd"/>
      <w:r w:rsidRPr="009A1F47">
        <w:rPr>
          <w:rFonts w:ascii="CMU Serif" w:hAnsi="CMU Serif" w:cs="CMU Serif"/>
          <w:sz w:val="26"/>
          <w:rPrChange w:id="1286" w:author="Fife,Austin N" w:date="2018-11-07T14:49:00Z">
            <w:rPr>
              <w:rFonts w:ascii="CMU Serif" w:hAnsi="CMU Serif" w:cs="CMU Serif"/>
              <w:sz w:val="24"/>
            </w:rPr>
          </w:rPrChange>
        </w:rPr>
        <w:t xml:space="preserve"> 2009), which recorded incidence and timestamps for the behaviors observed.</w:t>
      </w:r>
      <w:r w:rsidR="00C1030C" w:rsidRPr="009A1F47">
        <w:rPr>
          <w:rFonts w:ascii="CMU Serif" w:hAnsi="CMU Serif" w:cs="CMU Serif"/>
          <w:sz w:val="26"/>
          <w:rPrChange w:id="1287" w:author="Fife,Austin N" w:date="2018-11-07T14:49:00Z">
            <w:rPr>
              <w:rFonts w:ascii="CMU Serif" w:hAnsi="CMU Serif" w:cs="CMU Serif"/>
              <w:sz w:val="24"/>
            </w:rPr>
          </w:rPrChange>
        </w:rPr>
        <w:t xml:space="preserve"> </w:t>
      </w:r>
    </w:p>
    <w:p w14:paraId="1EF531AC" w14:textId="6F203B28" w:rsidR="00C1030C" w:rsidRPr="009A1F47" w:rsidRDefault="00C1030C" w:rsidP="0075501E">
      <w:pPr>
        <w:widowControl w:val="0"/>
        <w:spacing w:line="480" w:lineRule="auto"/>
        <w:contextualSpacing/>
        <w:mirrorIndents/>
        <w:rPr>
          <w:rFonts w:ascii="CMU Serif" w:hAnsi="CMU Serif" w:cs="CMU Serif"/>
          <w:sz w:val="26"/>
          <w:rPrChange w:id="1288" w:author="Fife,Austin N" w:date="2018-11-07T14:49:00Z">
            <w:rPr>
              <w:rFonts w:ascii="CMU Serif" w:hAnsi="CMU Serif" w:cs="CMU Serif"/>
              <w:sz w:val="24"/>
            </w:rPr>
          </w:rPrChange>
        </w:rPr>
      </w:pPr>
    </w:p>
    <w:p w14:paraId="15A7A0FB" w14:textId="3EC3465F" w:rsidR="004A5615" w:rsidRPr="009A1F47" w:rsidRDefault="00C1030C" w:rsidP="0075501E">
      <w:pPr>
        <w:pStyle w:val="Heading2"/>
        <w:keepNext w:val="0"/>
        <w:keepLines w:val="0"/>
        <w:widowControl w:val="0"/>
        <w:mirrorIndents/>
        <w:rPr>
          <w:rFonts w:ascii="CMU Serif" w:hAnsi="CMU Serif" w:cs="CMU Serif"/>
          <w:sz w:val="26"/>
          <w:szCs w:val="22"/>
          <w:rPrChange w:id="1289" w:author="Fife,Austin N" w:date="2018-11-07T14:49:00Z">
            <w:rPr>
              <w:rFonts w:ascii="CMU Serif" w:hAnsi="CMU Serif" w:cs="CMU Serif"/>
              <w:sz w:val="24"/>
              <w:szCs w:val="22"/>
            </w:rPr>
          </w:rPrChange>
        </w:rPr>
      </w:pPr>
      <w:bookmarkStart w:id="1290" w:name="_Toc528941666"/>
      <w:bookmarkEnd w:id="1211"/>
      <w:bookmarkEnd w:id="1212"/>
      <w:r w:rsidRPr="009A1F47">
        <w:rPr>
          <w:rFonts w:ascii="CMU Serif" w:hAnsi="CMU Serif" w:cs="CMU Serif"/>
          <w:sz w:val="26"/>
          <w:szCs w:val="22"/>
          <w:rPrChange w:id="1291" w:author="Fife,Austin N" w:date="2018-11-07T14:49:00Z">
            <w:rPr>
              <w:rFonts w:ascii="CMU Serif" w:hAnsi="CMU Serif" w:cs="CMU Serif"/>
              <w:sz w:val="24"/>
              <w:szCs w:val="22"/>
            </w:rPr>
          </w:rPrChange>
        </w:rPr>
        <w:lastRenderedPageBreak/>
        <w:t>Fecundity assays</w:t>
      </w:r>
      <w:bookmarkStart w:id="1292" w:name="_Toc495324095"/>
      <w:bookmarkEnd w:id="1290"/>
    </w:p>
    <w:p w14:paraId="656224A1" w14:textId="559A1AE8" w:rsidR="002F5031" w:rsidRPr="009A1F47" w:rsidRDefault="00C1030C" w:rsidP="0075501E">
      <w:pPr>
        <w:pStyle w:val="Heading2"/>
        <w:keepNext w:val="0"/>
        <w:keepLines w:val="0"/>
        <w:widowControl w:val="0"/>
        <w:ind w:firstLine="720"/>
        <w:mirrorIndents/>
        <w:rPr>
          <w:rFonts w:ascii="CMU Serif" w:eastAsiaTheme="minorHAnsi" w:hAnsi="CMU Serif" w:cs="CMU Serif"/>
          <w:b w:val="0"/>
          <w:bCs w:val="0"/>
          <w:sz w:val="26"/>
          <w:szCs w:val="22"/>
          <w:rPrChange w:id="1293" w:author="Fife,Austin N" w:date="2018-11-07T14:49:00Z">
            <w:rPr>
              <w:rFonts w:ascii="CMU Serif" w:eastAsiaTheme="minorHAnsi" w:hAnsi="CMU Serif" w:cs="CMU Serif"/>
              <w:b w:val="0"/>
              <w:bCs w:val="0"/>
              <w:sz w:val="24"/>
              <w:szCs w:val="22"/>
            </w:rPr>
          </w:rPrChange>
        </w:rPr>
      </w:pPr>
      <w:bookmarkStart w:id="1294" w:name="_Toc528752957"/>
      <w:bookmarkStart w:id="1295" w:name="_Toc528941667"/>
      <w:r w:rsidRPr="009A1F47">
        <w:rPr>
          <w:rFonts w:ascii="CMU Serif" w:eastAsiaTheme="minorHAnsi" w:hAnsi="CMU Serif" w:cs="CMU Serif"/>
          <w:b w:val="0"/>
          <w:bCs w:val="0"/>
          <w:sz w:val="26"/>
          <w:szCs w:val="22"/>
          <w:rPrChange w:id="1296" w:author="Fife,Austin N" w:date="2018-11-07T14:49:00Z">
            <w:rPr>
              <w:rFonts w:ascii="CMU Serif" w:eastAsiaTheme="minorHAnsi" w:hAnsi="CMU Serif" w:cs="CMU Serif"/>
              <w:b w:val="0"/>
              <w:bCs w:val="0"/>
              <w:sz w:val="24"/>
              <w:szCs w:val="22"/>
            </w:rPr>
          </w:rPrChange>
        </w:rPr>
        <w:t>Fecundity assays were conducted with greenhouse conditions, plants, and insects as previously described (see ‘</w:t>
      </w:r>
      <w:r w:rsidRPr="009A1F47">
        <w:rPr>
          <w:rFonts w:ascii="CMU Serif" w:eastAsiaTheme="minorHAnsi" w:hAnsi="CMU Serif" w:cs="CMU Serif"/>
          <w:b w:val="0"/>
          <w:bCs w:val="0"/>
          <w:i/>
          <w:sz w:val="26"/>
          <w:szCs w:val="22"/>
          <w:rPrChange w:id="1297" w:author="Fife,Austin N" w:date="2018-11-07T14:49:00Z">
            <w:rPr>
              <w:rFonts w:ascii="CMU Serif" w:eastAsiaTheme="minorHAnsi" w:hAnsi="CMU Serif" w:cs="CMU Serif"/>
              <w:b w:val="0"/>
              <w:bCs w:val="0"/>
              <w:i/>
              <w:sz w:val="24"/>
              <w:szCs w:val="22"/>
            </w:rPr>
          </w:rPrChange>
        </w:rPr>
        <w:t>Plant characteristics and living conditions</w:t>
      </w:r>
      <w:r w:rsidRPr="009A1F47">
        <w:rPr>
          <w:rFonts w:ascii="CMU Serif" w:eastAsiaTheme="minorHAnsi" w:hAnsi="CMU Serif" w:cs="CMU Serif"/>
          <w:b w:val="0"/>
          <w:bCs w:val="0"/>
          <w:sz w:val="26"/>
          <w:szCs w:val="22"/>
          <w:rPrChange w:id="1298" w:author="Fife,Austin N" w:date="2018-11-07T14:49:00Z">
            <w:rPr>
              <w:rFonts w:ascii="CMU Serif" w:eastAsiaTheme="minorHAnsi" w:hAnsi="CMU Serif" w:cs="CMU Serif"/>
              <w:b w:val="0"/>
              <w:bCs w:val="0"/>
              <w:sz w:val="24"/>
              <w:szCs w:val="22"/>
            </w:rPr>
          </w:rPrChange>
        </w:rPr>
        <w:t>’ and ‘</w:t>
      </w:r>
      <w:r w:rsidRPr="009A1F47">
        <w:rPr>
          <w:rFonts w:ascii="CMU Serif" w:eastAsiaTheme="minorHAnsi" w:hAnsi="CMU Serif" w:cs="CMU Serif"/>
          <w:b w:val="0"/>
          <w:bCs w:val="0"/>
          <w:i/>
          <w:sz w:val="26"/>
          <w:szCs w:val="22"/>
          <w:rPrChange w:id="1299" w:author="Fife,Austin N" w:date="2018-11-07T14:49:00Z">
            <w:rPr>
              <w:rFonts w:ascii="CMU Serif" w:eastAsiaTheme="minorHAnsi" w:hAnsi="CMU Serif" w:cs="CMU Serif"/>
              <w:b w:val="0"/>
              <w:bCs w:val="0"/>
              <w:i/>
              <w:sz w:val="24"/>
              <w:szCs w:val="22"/>
            </w:rPr>
          </w:rPrChange>
        </w:rPr>
        <w:t>Insect characteristics and living conditions</w:t>
      </w:r>
      <w:r w:rsidRPr="009A1F47">
        <w:rPr>
          <w:rFonts w:ascii="CMU Serif" w:eastAsiaTheme="minorHAnsi" w:hAnsi="CMU Serif" w:cs="CMU Serif"/>
          <w:b w:val="0"/>
          <w:bCs w:val="0"/>
          <w:sz w:val="26"/>
          <w:szCs w:val="22"/>
          <w:rPrChange w:id="1300" w:author="Fife,Austin N" w:date="2018-11-07T14:49:00Z">
            <w:rPr>
              <w:rFonts w:ascii="CMU Serif" w:eastAsiaTheme="minorHAnsi" w:hAnsi="CMU Serif" w:cs="CMU Serif"/>
              <w:b w:val="0"/>
              <w:bCs w:val="0"/>
              <w:sz w:val="24"/>
              <w:szCs w:val="22"/>
            </w:rPr>
          </w:rPrChange>
        </w:rPr>
        <w:t xml:space="preserve">’, above). A female/male pair of </w:t>
      </w:r>
      <w:proofErr w:type="spellStart"/>
      <w:r w:rsidRPr="009A1F47">
        <w:rPr>
          <w:rFonts w:ascii="CMU Serif" w:eastAsiaTheme="minorHAnsi" w:hAnsi="CMU Serif" w:cs="CMU Serif"/>
          <w:b w:val="0"/>
          <w:bCs w:val="0"/>
          <w:sz w:val="26"/>
          <w:szCs w:val="22"/>
          <w:rPrChange w:id="1301" w:author="Fife,Austin N" w:date="2018-11-07T14:49:00Z">
            <w:rPr>
              <w:rFonts w:ascii="CMU Serif" w:eastAsiaTheme="minorHAnsi" w:hAnsi="CMU Serif" w:cs="CMU Serif"/>
              <w:b w:val="0"/>
              <w:bCs w:val="0"/>
              <w:sz w:val="24"/>
              <w:szCs w:val="22"/>
            </w:rPr>
          </w:rPrChange>
        </w:rPr>
        <w:t>teneral</w:t>
      </w:r>
      <w:proofErr w:type="spellEnd"/>
      <w:r w:rsidRPr="009A1F47">
        <w:rPr>
          <w:rFonts w:ascii="CMU Serif" w:eastAsiaTheme="minorHAnsi" w:hAnsi="CMU Serif" w:cs="CMU Serif"/>
          <w:b w:val="0"/>
          <w:bCs w:val="0"/>
          <w:sz w:val="26"/>
          <w:szCs w:val="22"/>
          <w:rPrChange w:id="1302" w:author="Fife,Austin N" w:date="2018-11-07T14:49:00Z">
            <w:rPr>
              <w:rFonts w:ascii="CMU Serif" w:eastAsiaTheme="minorHAnsi" w:hAnsi="CMU Serif" w:cs="CMU Serif"/>
              <w:b w:val="0"/>
              <w:bCs w:val="0"/>
              <w:sz w:val="24"/>
              <w:szCs w:val="22"/>
            </w:rPr>
          </w:rPrChange>
        </w:rPr>
        <w:t xml:space="preserve"> psyllids (identified by their green body color) was introduced to </w:t>
      </w:r>
      <w:r w:rsidR="00C571E5" w:rsidRPr="009A1F47">
        <w:rPr>
          <w:rFonts w:ascii="CMU Serif" w:eastAsiaTheme="minorHAnsi" w:hAnsi="CMU Serif" w:cs="CMU Serif"/>
          <w:b w:val="0"/>
          <w:bCs w:val="0"/>
          <w:sz w:val="26"/>
          <w:szCs w:val="22"/>
          <w:rPrChange w:id="1303" w:author="Fife,Austin N" w:date="2018-11-07T14:49:00Z">
            <w:rPr>
              <w:rFonts w:ascii="CMU Serif" w:eastAsiaTheme="minorHAnsi" w:hAnsi="CMU Serif" w:cs="CMU Serif"/>
              <w:b w:val="0"/>
              <w:bCs w:val="0"/>
              <w:sz w:val="24"/>
              <w:szCs w:val="22"/>
            </w:rPr>
          </w:rPrChange>
        </w:rPr>
        <w:t xml:space="preserve">a </w:t>
      </w:r>
      <w:r w:rsidRPr="009A1F47">
        <w:rPr>
          <w:rFonts w:ascii="CMU Serif" w:eastAsiaTheme="minorHAnsi" w:hAnsi="CMU Serif" w:cs="CMU Serif"/>
          <w:b w:val="0"/>
          <w:bCs w:val="0"/>
          <w:sz w:val="26"/>
          <w:szCs w:val="22"/>
          <w:rPrChange w:id="1304" w:author="Fife,Austin N" w:date="2018-11-07T14:49:00Z">
            <w:rPr>
              <w:rFonts w:ascii="CMU Serif" w:eastAsiaTheme="minorHAnsi" w:hAnsi="CMU Serif" w:cs="CMU Serif"/>
              <w:b w:val="0"/>
              <w:bCs w:val="0"/>
              <w:sz w:val="24"/>
              <w:szCs w:val="22"/>
            </w:rPr>
          </w:rPrChange>
        </w:rPr>
        <w:t>plant covered with an insect rearing sleeve (</w:t>
      </w:r>
      <w:proofErr w:type="spellStart"/>
      <w:r w:rsidRPr="009A1F47">
        <w:rPr>
          <w:rFonts w:ascii="CMU Serif" w:eastAsiaTheme="minorHAnsi" w:hAnsi="CMU Serif" w:cs="CMU Serif"/>
          <w:b w:val="0"/>
          <w:bCs w:val="0"/>
          <w:sz w:val="26"/>
          <w:szCs w:val="22"/>
          <w:rPrChange w:id="1305" w:author="Fife,Austin N" w:date="2018-11-07T14:49:00Z">
            <w:rPr>
              <w:rFonts w:ascii="CMU Serif" w:eastAsiaTheme="minorHAnsi" w:hAnsi="CMU Serif" w:cs="CMU Serif"/>
              <w:b w:val="0"/>
              <w:bCs w:val="0"/>
              <w:sz w:val="24"/>
              <w:szCs w:val="22"/>
            </w:rPr>
          </w:rPrChange>
        </w:rPr>
        <w:t>MegaView</w:t>
      </w:r>
      <w:proofErr w:type="spellEnd"/>
      <w:r w:rsidRPr="009A1F47">
        <w:rPr>
          <w:rFonts w:ascii="CMU Serif" w:eastAsiaTheme="minorHAnsi" w:hAnsi="CMU Serif" w:cs="CMU Serif"/>
          <w:b w:val="0"/>
          <w:bCs w:val="0"/>
          <w:sz w:val="26"/>
          <w:szCs w:val="22"/>
          <w:rPrChange w:id="1306" w:author="Fife,Austin N" w:date="2018-11-07T14:49:00Z">
            <w:rPr>
              <w:rFonts w:ascii="CMU Serif" w:eastAsiaTheme="minorHAnsi" w:hAnsi="CMU Serif" w:cs="CMU Serif"/>
              <w:b w:val="0"/>
              <w:bCs w:val="0"/>
              <w:sz w:val="24"/>
              <w:szCs w:val="22"/>
            </w:rPr>
          </w:rPrChange>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9A1F47">
        <w:rPr>
          <w:rFonts w:ascii="CMU Serif" w:eastAsiaTheme="minorHAnsi" w:hAnsi="CMU Serif" w:cs="CMU Serif"/>
          <w:b w:val="0"/>
          <w:bCs w:val="0"/>
          <w:sz w:val="26"/>
          <w:szCs w:val="22"/>
          <w:rPrChange w:id="1307" w:author="Fife,Austin N" w:date="2018-11-07T14:49:00Z">
            <w:rPr>
              <w:rFonts w:ascii="CMU Serif" w:eastAsiaTheme="minorHAnsi" w:hAnsi="CMU Serif" w:cs="CMU Serif"/>
              <w:b w:val="0"/>
              <w:bCs w:val="0"/>
              <w:sz w:val="24"/>
              <w:szCs w:val="22"/>
            </w:rPr>
          </w:rPrChange>
        </w:rPr>
        <w:t>2.</w:t>
      </w:r>
      <w:r w:rsidRPr="009A1F47">
        <w:rPr>
          <w:rFonts w:ascii="CMU Serif" w:eastAsiaTheme="minorHAnsi" w:hAnsi="CMU Serif" w:cs="CMU Serif"/>
          <w:b w:val="0"/>
          <w:bCs w:val="0"/>
          <w:sz w:val="26"/>
          <w:szCs w:val="22"/>
          <w:rPrChange w:id="1308" w:author="Fife,Austin N" w:date="2018-11-07T14:49:00Z">
            <w:rPr>
              <w:rFonts w:ascii="CMU Serif" w:eastAsiaTheme="minorHAnsi" w:hAnsi="CMU Serif" w:cs="CMU Serif"/>
              <w:b w:val="0"/>
              <w:bCs w:val="0"/>
              <w:sz w:val="24"/>
              <w:szCs w:val="22"/>
            </w:rPr>
          </w:rPrChange>
        </w:rPr>
        <w:t>2).</w:t>
      </w:r>
      <w:bookmarkEnd w:id="1294"/>
      <w:bookmarkEnd w:id="1295"/>
      <w:r w:rsidRPr="009A1F47">
        <w:rPr>
          <w:rFonts w:ascii="CMU Serif" w:eastAsiaTheme="minorHAnsi" w:hAnsi="CMU Serif" w:cs="CMU Serif"/>
          <w:b w:val="0"/>
          <w:bCs w:val="0"/>
          <w:sz w:val="26"/>
          <w:szCs w:val="22"/>
          <w:rPrChange w:id="1309" w:author="Fife,Austin N" w:date="2018-11-07T14:49:00Z">
            <w:rPr>
              <w:rFonts w:ascii="CMU Serif" w:eastAsiaTheme="minorHAnsi" w:hAnsi="CMU Serif" w:cs="CMU Serif"/>
              <w:b w:val="0"/>
              <w:bCs w:val="0"/>
              <w:sz w:val="24"/>
              <w:szCs w:val="22"/>
            </w:rPr>
          </w:rPrChange>
        </w:rPr>
        <w:t xml:space="preserve"> </w:t>
      </w:r>
    </w:p>
    <w:p w14:paraId="6303B31F" w14:textId="6D10D1CB" w:rsidR="002F5031" w:rsidRPr="009A1F47" w:rsidRDefault="00C1030C" w:rsidP="0075501E">
      <w:pPr>
        <w:pStyle w:val="Heading2"/>
        <w:keepNext w:val="0"/>
        <w:keepLines w:val="0"/>
        <w:widowControl w:val="0"/>
        <w:ind w:firstLine="709"/>
        <w:mirrorIndents/>
        <w:rPr>
          <w:rFonts w:ascii="CMU Serif" w:eastAsiaTheme="minorHAnsi" w:hAnsi="CMU Serif" w:cs="CMU Serif"/>
          <w:b w:val="0"/>
          <w:bCs w:val="0"/>
          <w:sz w:val="26"/>
          <w:szCs w:val="22"/>
          <w:rPrChange w:id="1310" w:author="Fife,Austin N" w:date="2018-11-07T14:49:00Z">
            <w:rPr>
              <w:rFonts w:ascii="CMU Serif" w:eastAsiaTheme="minorHAnsi" w:hAnsi="CMU Serif" w:cs="CMU Serif"/>
              <w:b w:val="0"/>
              <w:bCs w:val="0"/>
              <w:sz w:val="24"/>
              <w:szCs w:val="22"/>
            </w:rPr>
          </w:rPrChange>
        </w:rPr>
      </w:pPr>
      <w:bookmarkStart w:id="1311" w:name="_Toc528752958"/>
      <w:bookmarkStart w:id="1312" w:name="_Toc528941668"/>
      <w:r w:rsidRPr="009A1F47">
        <w:rPr>
          <w:rFonts w:ascii="CMU Serif" w:eastAsiaTheme="minorHAnsi" w:hAnsi="CMU Serif" w:cs="CMU Serif"/>
          <w:b w:val="0"/>
          <w:bCs w:val="0"/>
          <w:sz w:val="26"/>
          <w:szCs w:val="22"/>
          <w:rPrChange w:id="1313" w:author="Fife,Austin N" w:date="2018-11-07T14:49:00Z">
            <w:rPr>
              <w:rFonts w:ascii="CMU Serif" w:eastAsiaTheme="minorHAnsi" w:hAnsi="CMU Serif" w:cs="CMU Serif"/>
              <w:b w:val="0"/>
              <w:bCs w:val="0"/>
              <w:sz w:val="24"/>
              <w:szCs w:val="22"/>
            </w:rPr>
          </w:rPrChange>
        </w:rPr>
        <w:t xml:space="preserve">Plants were blocked by </w:t>
      </w:r>
      <w:r w:rsidR="00227CB7" w:rsidRPr="009A1F47">
        <w:rPr>
          <w:rFonts w:ascii="CMU Serif" w:eastAsiaTheme="minorHAnsi" w:hAnsi="CMU Serif" w:cs="CMU Serif"/>
          <w:b w:val="0"/>
          <w:bCs w:val="0"/>
          <w:sz w:val="26"/>
          <w:szCs w:val="22"/>
          <w:rPrChange w:id="1314" w:author="Fife,Austin N" w:date="2018-11-07T14:49:00Z">
            <w:rPr>
              <w:rFonts w:ascii="CMU Serif" w:eastAsiaTheme="minorHAnsi" w:hAnsi="CMU Serif" w:cs="CMU Serif"/>
              <w:b w:val="0"/>
              <w:bCs w:val="0"/>
              <w:sz w:val="24"/>
              <w:szCs w:val="22"/>
            </w:rPr>
          </w:rPrChange>
        </w:rPr>
        <w:t xml:space="preserve">germplasm </w:t>
      </w:r>
      <w:r w:rsidRPr="009A1F47">
        <w:rPr>
          <w:rFonts w:ascii="CMU Serif" w:eastAsiaTheme="minorHAnsi" w:hAnsi="CMU Serif" w:cs="CMU Serif"/>
          <w:b w:val="0"/>
          <w:bCs w:val="0"/>
          <w:sz w:val="26"/>
          <w:szCs w:val="22"/>
          <w:rPrChange w:id="1315" w:author="Fife,Austin N" w:date="2018-11-07T14:49:00Z">
            <w:rPr>
              <w:rFonts w:ascii="CMU Serif" w:eastAsiaTheme="minorHAnsi" w:hAnsi="CMU Serif" w:cs="CMU Serif"/>
              <w:b w:val="0"/>
              <w:bCs w:val="0"/>
              <w:sz w:val="24"/>
              <w:szCs w:val="22"/>
            </w:rPr>
          </w:rPrChange>
        </w:rPr>
        <w:t xml:space="preserve">in rows of four and placed inside 60 cm length x 60 cm width x 60 cm height mesh-covered PVC-framed cages. Plants were watered on alternating days by soaking pots in 56 cm length </w:t>
      </w:r>
      <w:r w:rsidR="00B35E7F" w:rsidRPr="009A1F47">
        <w:rPr>
          <w:rFonts w:ascii="Cambria" w:hAnsi="Cambria" w:cs="Cambria"/>
          <w:sz w:val="28"/>
          <w:rPrChange w:id="1316" w:author="Fife,Austin N" w:date="2018-11-07T14:49:00Z">
            <w:rPr>
              <w:rFonts w:ascii="Cambria" w:hAnsi="Cambria" w:cs="Cambria"/>
              <w:sz w:val="24"/>
            </w:rPr>
          </w:rPrChange>
        </w:rPr>
        <w:t>×</w:t>
      </w:r>
      <w:r w:rsidRPr="009A1F47">
        <w:rPr>
          <w:rFonts w:ascii="CMU Serif" w:eastAsiaTheme="minorHAnsi" w:hAnsi="CMU Serif" w:cs="CMU Serif"/>
          <w:b w:val="0"/>
          <w:bCs w:val="0"/>
          <w:sz w:val="26"/>
          <w:szCs w:val="22"/>
          <w:rPrChange w:id="1317" w:author="Fife,Austin N" w:date="2018-11-07T14:49:00Z">
            <w:rPr>
              <w:rFonts w:ascii="CMU Serif" w:eastAsiaTheme="minorHAnsi" w:hAnsi="CMU Serif" w:cs="CMU Serif"/>
              <w:b w:val="0"/>
              <w:bCs w:val="0"/>
              <w:sz w:val="24"/>
              <w:szCs w:val="22"/>
            </w:rPr>
          </w:rPrChange>
        </w:rPr>
        <w:t xml:space="preserve"> 28 cm width </w:t>
      </w:r>
      <w:r w:rsidR="00B35E7F" w:rsidRPr="009A1F47">
        <w:rPr>
          <w:rFonts w:ascii="Cambria" w:hAnsi="Cambria" w:cs="Cambria"/>
          <w:sz w:val="28"/>
          <w:rPrChange w:id="1318" w:author="Fife,Austin N" w:date="2018-11-07T14:49:00Z">
            <w:rPr>
              <w:rFonts w:ascii="Cambria" w:hAnsi="Cambria" w:cs="Cambria"/>
              <w:sz w:val="24"/>
            </w:rPr>
          </w:rPrChange>
        </w:rPr>
        <w:t>×</w:t>
      </w:r>
      <w:r w:rsidRPr="009A1F47">
        <w:rPr>
          <w:rFonts w:ascii="CMU Serif" w:eastAsiaTheme="minorHAnsi" w:hAnsi="CMU Serif" w:cs="CMU Serif"/>
          <w:b w:val="0"/>
          <w:bCs w:val="0"/>
          <w:sz w:val="26"/>
          <w:szCs w:val="22"/>
          <w:rPrChange w:id="1319" w:author="Fife,Austin N" w:date="2018-11-07T14:49:00Z">
            <w:rPr>
              <w:rFonts w:ascii="CMU Serif" w:eastAsiaTheme="minorHAnsi" w:hAnsi="CMU Serif" w:cs="CMU Serif"/>
              <w:b w:val="0"/>
              <w:bCs w:val="0"/>
              <w:sz w:val="24"/>
              <w:szCs w:val="22"/>
            </w:rPr>
          </w:rPrChange>
        </w:rPr>
        <w:t xml:space="preserve"> 6 cm height plastic trays until the soil became saturated (approximately 45 min</w:t>
      </w:r>
      <w:r w:rsidR="00B35E7F" w:rsidRPr="009A1F47">
        <w:rPr>
          <w:rFonts w:ascii="CMU Serif" w:eastAsiaTheme="minorHAnsi" w:hAnsi="CMU Serif" w:cs="CMU Serif"/>
          <w:b w:val="0"/>
          <w:bCs w:val="0"/>
          <w:sz w:val="26"/>
          <w:szCs w:val="22"/>
          <w:rPrChange w:id="1320" w:author="Fife,Austin N" w:date="2018-11-07T14:49:00Z">
            <w:rPr>
              <w:rFonts w:ascii="CMU Serif" w:eastAsiaTheme="minorHAnsi" w:hAnsi="CMU Serif" w:cs="CMU Serif"/>
              <w:b w:val="0"/>
              <w:bCs w:val="0"/>
              <w:sz w:val="24"/>
              <w:szCs w:val="22"/>
            </w:rPr>
          </w:rPrChange>
        </w:rPr>
        <w:t>ute</w:t>
      </w:r>
      <w:r w:rsidRPr="009A1F47">
        <w:rPr>
          <w:rFonts w:ascii="CMU Serif" w:eastAsiaTheme="minorHAnsi" w:hAnsi="CMU Serif" w:cs="CMU Serif"/>
          <w:b w:val="0"/>
          <w:bCs w:val="0"/>
          <w:sz w:val="26"/>
          <w:szCs w:val="22"/>
          <w:rPrChange w:id="1321" w:author="Fife,Austin N" w:date="2018-11-07T14:49:00Z">
            <w:rPr>
              <w:rFonts w:ascii="CMU Serif" w:eastAsiaTheme="minorHAnsi" w:hAnsi="CMU Serif" w:cs="CMU Serif"/>
              <w:b w:val="0"/>
              <w:bCs w:val="0"/>
              <w:sz w:val="24"/>
              <w:szCs w:val="22"/>
            </w:rPr>
          </w:rPrChange>
        </w:rPr>
        <w:t>s).</w:t>
      </w:r>
      <w:bookmarkEnd w:id="1311"/>
      <w:bookmarkEnd w:id="1312"/>
      <w:r w:rsidRPr="009A1F47">
        <w:rPr>
          <w:rFonts w:ascii="CMU Serif" w:eastAsiaTheme="minorHAnsi" w:hAnsi="CMU Serif" w:cs="CMU Serif"/>
          <w:b w:val="0"/>
          <w:bCs w:val="0"/>
          <w:sz w:val="26"/>
          <w:szCs w:val="22"/>
          <w:rPrChange w:id="1322" w:author="Fife,Austin N" w:date="2018-11-07T14:49:00Z">
            <w:rPr>
              <w:rFonts w:ascii="CMU Serif" w:eastAsiaTheme="minorHAnsi" w:hAnsi="CMU Serif" w:cs="CMU Serif"/>
              <w:b w:val="0"/>
              <w:bCs w:val="0"/>
              <w:sz w:val="24"/>
              <w:szCs w:val="22"/>
            </w:rPr>
          </w:rPrChange>
        </w:rPr>
        <w:t xml:space="preserve"> </w:t>
      </w:r>
    </w:p>
    <w:p w14:paraId="2D952401" w14:textId="48B4CD75" w:rsidR="00080301" w:rsidRPr="009A1F47" w:rsidRDefault="00C1030C" w:rsidP="0075501E">
      <w:pPr>
        <w:pStyle w:val="Heading2"/>
        <w:keepNext w:val="0"/>
        <w:keepLines w:val="0"/>
        <w:widowControl w:val="0"/>
        <w:ind w:firstLine="709"/>
        <w:mirrorIndents/>
        <w:rPr>
          <w:rFonts w:ascii="CMU Serif" w:eastAsiaTheme="minorHAnsi" w:hAnsi="CMU Serif" w:cs="CMU Serif"/>
          <w:b w:val="0"/>
          <w:bCs w:val="0"/>
          <w:sz w:val="26"/>
          <w:szCs w:val="22"/>
          <w:rPrChange w:id="1323" w:author="Fife,Austin N" w:date="2018-11-07T14:49:00Z">
            <w:rPr>
              <w:rFonts w:ascii="CMU Serif" w:eastAsiaTheme="minorHAnsi" w:hAnsi="CMU Serif" w:cs="CMU Serif"/>
              <w:b w:val="0"/>
              <w:bCs w:val="0"/>
              <w:sz w:val="24"/>
              <w:szCs w:val="22"/>
            </w:rPr>
          </w:rPrChange>
        </w:rPr>
      </w:pPr>
      <w:bookmarkStart w:id="1324" w:name="_Toc528752959"/>
      <w:bookmarkStart w:id="1325" w:name="_Toc528941669"/>
      <w:r w:rsidRPr="009A1F47">
        <w:rPr>
          <w:rFonts w:ascii="CMU Serif" w:eastAsiaTheme="minorHAnsi" w:hAnsi="CMU Serif" w:cs="CMU Serif"/>
          <w:b w:val="0"/>
          <w:bCs w:val="0"/>
          <w:sz w:val="26"/>
          <w:szCs w:val="22"/>
          <w:rPrChange w:id="1326" w:author="Fife,Austin N" w:date="2018-11-07T14:49:00Z">
            <w:rPr>
              <w:rFonts w:ascii="CMU Serif" w:eastAsiaTheme="minorHAnsi" w:hAnsi="CMU Serif" w:cs="CMU Serif"/>
              <w:b w:val="0"/>
              <w:bCs w:val="0"/>
              <w:sz w:val="24"/>
              <w:szCs w:val="22"/>
            </w:rPr>
          </w:rPrChange>
        </w:rPr>
        <w:t xml:space="preserve">After </w:t>
      </w:r>
      <w:r w:rsidR="00C571E5" w:rsidRPr="009A1F47">
        <w:rPr>
          <w:rFonts w:ascii="CMU Serif" w:eastAsiaTheme="minorHAnsi" w:hAnsi="CMU Serif" w:cs="CMU Serif"/>
          <w:b w:val="0"/>
          <w:bCs w:val="0"/>
          <w:sz w:val="26"/>
          <w:szCs w:val="22"/>
          <w:rPrChange w:id="1327" w:author="Fife,Austin N" w:date="2018-11-07T14:49:00Z">
            <w:rPr>
              <w:rFonts w:ascii="CMU Serif" w:eastAsiaTheme="minorHAnsi" w:hAnsi="CMU Serif" w:cs="CMU Serif"/>
              <w:b w:val="0"/>
              <w:bCs w:val="0"/>
              <w:sz w:val="24"/>
              <w:szCs w:val="22"/>
            </w:rPr>
          </w:rPrChange>
        </w:rPr>
        <w:t xml:space="preserve">a period of </w:t>
      </w:r>
      <w:r w:rsidRPr="009A1F47">
        <w:rPr>
          <w:rFonts w:ascii="CMU Serif" w:eastAsiaTheme="minorHAnsi" w:hAnsi="CMU Serif" w:cs="CMU Serif"/>
          <w:b w:val="0"/>
          <w:bCs w:val="0"/>
          <w:sz w:val="26"/>
          <w:szCs w:val="22"/>
          <w:rPrChange w:id="1328" w:author="Fife,Austin N" w:date="2018-11-07T14:49:00Z">
            <w:rPr>
              <w:rFonts w:ascii="CMU Serif" w:eastAsiaTheme="minorHAnsi" w:hAnsi="CMU Serif" w:cs="CMU Serif"/>
              <w:b w:val="0"/>
              <w:bCs w:val="0"/>
              <w:sz w:val="24"/>
              <w:szCs w:val="22"/>
            </w:rPr>
          </w:rPrChange>
        </w:rPr>
        <w:t>six</w:t>
      </w:r>
      <w:r w:rsidR="00C571E5" w:rsidRPr="009A1F47">
        <w:rPr>
          <w:rFonts w:ascii="CMU Serif" w:eastAsiaTheme="minorHAnsi" w:hAnsi="CMU Serif" w:cs="CMU Serif"/>
          <w:b w:val="0"/>
          <w:bCs w:val="0"/>
          <w:sz w:val="26"/>
          <w:szCs w:val="22"/>
          <w:rPrChange w:id="1329" w:author="Fife,Austin N" w:date="2018-11-07T14:49:00Z">
            <w:rPr>
              <w:rFonts w:ascii="CMU Serif" w:eastAsiaTheme="minorHAnsi" w:hAnsi="CMU Serif" w:cs="CMU Serif"/>
              <w:b w:val="0"/>
              <w:bCs w:val="0"/>
              <w:sz w:val="24"/>
              <w:szCs w:val="22"/>
            </w:rPr>
          </w:rPrChange>
        </w:rPr>
        <w:t xml:space="preserve"> to eight</w:t>
      </w:r>
      <w:r w:rsidRPr="009A1F47">
        <w:rPr>
          <w:rFonts w:ascii="CMU Serif" w:eastAsiaTheme="minorHAnsi" w:hAnsi="CMU Serif" w:cs="CMU Serif"/>
          <w:b w:val="0"/>
          <w:bCs w:val="0"/>
          <w:sz w:val="26"/>
          <w:szCs w:val="22"/>
          <w:rPrChange w:id="1330" w:author="Fife,Austin N" w:date="2018-11-07T14:49:00Z">
            <w:rPr>
              <w:rFonts w:ascii="CMU Serif" w:eastAsiaTheme="minorHAnsi" w:hAnsi="CMU Serif" w:cs="CMU Serif"/>
              <w:b w:val="0"/>
              <w:bCs w:val="0"/>
              <w:sz w:val="24"/>
              <w:szCs w:val="22"/>
            </w:rPr>
          </w:rPrChange>
        </w:rPr>
        <w:t xml:space="preserve"> days the male was removed from plants and the female</w:t>
      </w:r>
      <w:r w:rsidR="00FD0607" w:rsidRPr="009A1F47">
        <w:rPr>
          <w:rFonts w:ascii="CMU Serif" w:eastAsiaTheme="minorHAnsi" w:hAnsi="CMU Serif" w:cs="CMU Serif"/>
          <w:b w:val="0"/>
          <w:bCs w:val="0"/>
          <w:sz w:val="26"/>
          <w:szCs w:val="22"/>
          <w:rPrChange w:id="1331" w:author="Fife,Austin N" w:date="2018-11-07T14:49:00Z">
            <w:rPr>
              <w:rFonts w:ascii="CMU Serif" w:eastAsiaTheme="minorHAnsi" w:hAnsi="CMU Serif" w:cs="CMU Serif"/>
              <w:b w:val="0"/>
              <w:bCs w:val="0"/>
              <w:sz w:val="24"/>
              <w:szCs w:val="22"/>
            </w:rPr>
          </w:rPrChange>
        </w:rPr>
        <w:t xml:space="preserve"> </w:t>
      </w:r>
      <w:r w:rsidRPr="009A1F47">
        <w:rPr>
          <w:rFonts w:ascii="CMU Serif" w:eastAsiaTheme="minorHAnsi" w:hAnsi="CMU Serif" w:cs="CMU Serif"/>
          <w:b w:val="0"/>
          <w:bCs w:val="0"/>
          <w:sz w:val="26"/>
          <w:szCs w:val="22"/>
          <w:rPrChange w:id="1332" w:author="Fife,Austin N" w:date="2018-11-07T14:49:00Z">
            <w:rPr>
              <w:rFonts w:ascii="CMU Serif" w:eastAsiaTheme="minorHAnsi" w:hAnsi="CMU Serif" w:cs="CMU Serif"/>
              <w:b w:val="0"/>
              <w:bCs w:val="0"/>
              <w:sz w:val="24"/>
              <w:szCs w:val="22"/>
            </w:rPr>
          </w:rPrChange>
        </w:rPr>
        <w:t>transferred to a new plant</w:t>
      </w:r>
      <w:r w:rsidR="00FD0607" w:rsidRPr="009A1F47">
        <w:rPr>
          <w:rFonts w:ascii="CMU Serif" w:eastAsiaTheme="minorHAnsi" w:hAnsi="CMU Serif" w:cs="CMU Serif"/>
          <w:b w:val="0"/>
          <w:bCs w:val="0"/>
          <w:sz w:val="26"/>
          <w:szCs w:val="22"/>
          <w:rPrChange w:id="1333" w:author="Fife,Austin N" w:date="2018-11-07T14:49:00Z">
            <w:rPr>
              <w:rFonts w:ascii="CMU Serif" w:eastAsiaTheme="minorHAnsi" w:hAnsi="CMU Serif" w:cs="CMU Serif"/>
              <w:b w:val="0"/>
              <w:bCs w:val="0"/>
              <w:sz w:val="24"/>
              <w:szCs w:val="22"/>
            </w:rPr>
          </w:rPrChange>
        </w:rPr>
        <w:t xml:space="preserve"> of the same germplasm. The female psyllid was </w:t>
      </w:r>
      <w:r w:rsidR="00B35E7F" w:rsidRPr="009A1F47">
        <w:rPr>
          <w:rFonts w:ascii="CMU Serif" w:eastAsiaTheme="minorHAnsi" w:hAnsi="CMU Serif" w:cs="CMU Serif"/>
          <w:b w:val="0"/>
          <w:bCs w:val="0"/>
          <w:sz w:val="26"/>
          <w:szCs w:val="22"/>
          <w:rPrChange w:id="1334" w:author="Fife,Austin N" w:date="2018-11-07T14:49:00Z">
            <w:rPr>
              <w:rFonts w:ascii="CMU Serif" w:eastAsiaTheme="minorHAnsi" w:hAnsi="CMU Serif" w:cs="CMU Serif"/>
              <w:b w:val="0"/>
              <w:bCs w:val="0"/>
              <w:sz w:val="24"/>
              <w:szCs w:val="22"/>
            </w:rPr>
          </w:rPrChange>
        </w:rPr>
        <w:t xml:space="preserve">then </w:t>
      </w:r>
      <w:r w:rsidR="00FD0607" w:rsidRPr="009A1F47">
        <w:rPr>
          <w:rFonts w:ascii="CMU Serif" w:eastAsiaTheme="minorHAnsi" w:hAnsi="CMU Serif" w:cs="CMU Serif"/>
          <w:b w:val="0"/>
          <w:bCs w:val="0"/>
          <w:sz w:val="26"/>
          <w:szCs w:val="22"/>
          <w:rPrChange w:id="1335" w:author="Fife,Austin N" w:date="2018-11-07T14:49:00Z">
            <w:rPr>
              <w:rFonts w:ascii="CMU Serif" w:eastAsiaTheme="minorHAnsi" w:hAnsi="CMU Serif" w:cs="CMU Serif"/>
              <w:b w:val="0"/>
              <w:bCs w:val="0"/>
              <w:sz w:val="24"/>
              <w:szCs w:val="22"/>
            </w:rPr>
          </w:rPrChange>
        </w:rPr>
        <w:t xml:space="preserve">transferred to </w:t>
      </w:r>
      <w:r w:rsidR="00B35E7F" w:rsidRPr="009A1F47">
        <w:rPr>
          <w:rFonts w:ascii="CMU Serif" w:eastAsiaTheme="minorHAnsi" w:hAnsi="CMU Serif" w:cs="CMU Serif"/>
          <w:b w:val="0"/>
          <w:bCs w:val="0"/>
          <w:sz w:val="26"/>
          <w:szCs w:val="22"/>
          <w:rPrChange w:id="1336" w:author="Fife,Austin N" w:date="2018-11-07T14:49:00Z">
            <w:rPr>
              <w:rFonts w:ascii="CMU Serif" w:eastAsiaTheme="minorHAnsi" w:hAnsi="CMU Serif" w:cs="CMU Serif"/>
              <w:b w:val="0"/>
              <w:bCs w:val="0"/>
              <w:sz w:val="24"/>
              <w:szCs w:val="22"/>
            </w:rPr>
          </w:rPrChange>
        </w:rPr>
        <w:t xml:space="preserve">a </w:t>
      </w:r>
      <w:r w:rsidR="00FD0607" w:rsidRPr="009A1F47">
        <w:rPr>
          <w:rFonts w:ascii="CMU Serif" w:eastAsiaTheme="minorHAnsi" w:hAnsi="CMU Serif" w:cs="CMU Serif"/>
          <w:b w:val="0"/>
          <w:bCs w:val="0"/>
          <w:sz w:val="26"/>
          <w:szCs w:val="22"/>
          <w:rPrChange w:id="1337" w:author="Fife,Austin N" w:date="2018-11-07T14:49:00Z">
            <w:rPr>
              <w:rFonts w:ascii="CMU Serif" w:eastAsiaTheme="minorHAnsi" w:hAnsi="CMU Serif" w:cs="CMU Serif"/>
              <w:b w:val="0"/>
              <w:bCs w:val="0"/>
              <w:sz w:val="24"/>
              <w:szCs w:val="22"/>
            </w:rPr>
          </w:rPrChange>
        </w:rPr>
        <w:t>new plant every four days at three intervals.</w:t>
      </w:r>
      <w:r w:rsidRPr="009A1F47">
        <w:rPr>
          <w:rFonts w:ascii="CMU Serif" w:eastAsiaTheme="minorHAnsi" w:hAnsi="CMU Serif" w:cs="CMU Serif"/>
          <w:b w:val="0"/>
          <w:bCs w:val="0"/>
          <w:sz w:val="26"/>
          <w:szCs w:val="22"/>
          <w:rPrChange w:id="1338" w:author="Fife,Austin N" w:date="2018-11-07T14:49:00Z">
            <w:rPr>
              <w:rFonts w:ascii="CMU Serif" w:eastAsiaTheme="minorHAnsi" w:hAnsi="CMU Serif" w:cs="CMU Serif"/>
              <w:b w:val="0"/>
              <w:bCs w:val="0"/>
              <w:sz w:val="24"/>
              <w:szCs w:val="22"/>
            </w:rPr>
          </w:rPrChange>
        </w:rPr>
        <w:t xml:space="preserve"> Eggs were counted on each plant after the female was removed. </w:t>
      </w:r>
      <w:r w:rsidR="00227CB7" w:rsidRPr="009A1F47">
        <w:rPr>
          <w:rFonts w:ascii="CMU Serif" w:eastAsiaTheme="minorHAnsi" w:hAnsi="CMU Serif" w:cs="CMU Serif"/>
          <w:b w:val="0"/>
          <w:bCs w:val="0"/>
          <w:sz w:val="26"/>
          <w:szCs w:val="22"/>
          <w:rPrChange w:id="1339" w:author="Fife,Austin N" w:date="2018-11-07T14:49:00Z">
            <w:rPr>
              <w:rFonts w:ascii="CMU Serif" w:eastAsiaTheme="minorHAnsi" w:hAnsi="CMU Serif" w:cs="CMU Serif"/>
              <w:b w:val="0"/>
              <w:bCs w:val="0"/>
              <w:sz w:val="24"/>
              <w:szCs w:val="22"/>
            </w:rPr>
          </w:rPrChange>
        </w:rPr>
        <w:t>Nymphs were counted four days</w:t>
      </w:r>
      <w:r w:rsidR="00531FFD" w:rsidRPr="009A1F47">
        <w:rPr>
          <w:rFonts w:ascii="CMU Serif" w:eastAsiaTheme="minorHAnsi" w:hAnsi="CMU Serif" w:cs="CMU Serif"/>
          <w:b w:val="0"/>
          <w:bCs w:val="0"/>
          <w:sz w:val="26"/>
          <w:szCs w:val="22"/>
          <w:rPrChange w:id="1340" w:author="Fife,Austin N" w:date="2018-11-07T14:49:00Z">
            <w:rPr>
              <w:rFonts w:ascii="CMU Serif" w:eastAsiaTheme="minorHAnsi" w:hAnsi="CMU Serif" w:cs="CMU Serif"/>
              <w:b w:val="0"/>
              <w:bCs w:val="0"/>
              <w:sz w:val="24"/>
              <w:szCs w:val="22"/>
            </w:rPr>
          </w:rPrChange>
        </w:rPr>
        <w:t>, eight days and twelve days later</w:t>
      </w:r>
      <w:r w:rsidR="00D803C5" w:rsidRPr="009A1F47">
        <w:rPr>
          <w:rFonts w:ascii="CMU Serif" w:eastAsiaTheme="minorHAnsi" w:hAnsi="CMU Serif" w:cs="CMU Serif"/>
          <w:b w:val="0"/>
          <w:bCs w:val="0"/>
          <w:sz w:val="26"/>
          <w:szCs w:val="22"/>
          <w:rPrChange w:id="1341" w:author="Fife,Austin N" w:date="2018-11-07T14:49:00Z">
            <w:rPr>
              <w:rFonts w:ascii="CMU Serif" w:eastAsiaTheme="minorHAnsi" w:hAnsi="CMU Serif" w:cs="CMU Serif"/>
              <w:b w:val="0"/>
              <w:bCs w:val="0"/>
              <w:sz w:val="24"/>
              <w:szCs w:val="22"/>
            </w:rPr>
          </w:rPrChange>
        </w:rPr>
        <w:t xml:space="preserve"> </w:t>
      </w:r>
      <w:r w:rsidR="00A1731A" w:rsidRPr="009A1F47">
        <w:rPr>
          <w:rFonts w:ascii="CMU Serif" w:eastAsiaTheme="minorHAnsi" w:hAnsi="CMU Serif" w:cs="CMU Serif"/>
          <w:b w:val="0"/>
          <w:bCs w:val="0"/>
          <w:sz w:val="26"/>
          <w:szCs w:val="22"/>
          <w:rPrChange w:id="1342" w:author="Fife,Austin N" w:date="2018-11-07T14:49:00Z">
            <w:rPr>
              <w:rFonts w:ascii="CMU Serif" w:eastAsiaTheme="minorHAnsi" w:hAnsi="CMU Serif" w:cs="CMU Serif"/>
              <w:b w:val="0"/>
              <w:bCs w:val="0"/>
              <w:sz w:val="24"/>
              <w:szCs w:val="22"/>
            </w:rPr>
          </w:rPrChange>
        </w:rPr>
        <w:t>to allow time for hatching</w:t>
      </w:r>
      <w:r w:rsidR="008229B6" w:rsidRPr="009A1F47">
        <w:rPr>
          <w:rFonts w:ascii="CMU Serif" w:eastAsiaTheme="minorHAnsi" w:hAnsi="CMU Serif" w:cs="CMU Serif"/>
          <w:b w:val="0"/>
          <w:bCs w:val="0"/>
          <w:sz w:val="26"/>
          <w:szCs w:val="22"/>
          <w:rPrChange w:id="1343" w:author="Fife,Austin N" w:date="2018-11-07T14:49:00Z">
            <w:rPr>
              <w:rFonts w:ascii="CMU Serif" w:eastAsiaTheme="minorHAnsi" w:hAnsi="CMU Serif" w:cs="CMU Serif"/>
              <w:b w:val="0"/>
              <w:bCs w:val="0"/>
              <w:sz w:val="24"/>
              <w:szCs w:val="22"/>
            </w:rPr>
          </w:rPrChange>
        </w:rPr>
        <w:t xml:space="preserve"> (Knowlton and Janes 1931)</w:t>
      </w:r>
      <w:r w:rsidRPr="009A1F47">
        <w:rPr>
          <w:rFonts w:ascii="CMU Serif" w:eastAsiaTheme="minorHAnsi" w:hAnsi="CMU Serif" w:cs="CMU Serif"/>
          <w:b w:val="0"/>
          <w:bCs w:val="0"/>
          <w:sz w:val="26"/>
          <w:szCs w:val="22"/>
          <w:rPrChange w:id="1344" w:author="Fife,Austin N" w:date="2018-11-07T14:49:00Z">
            <w:rPr>
              <w:rFonts w:ascii="CMU Serif" w:eastAsiaTheme="minorHAnsi" w:hAnsi="CMU Serif" w:cs="CMU Serif"/>
              <w:b w:val="0"/>
              <w:bCs w:val="0"/>
              <w:sz w:val="24"/>
              <w:szCs w:val="22"/>
            </w:rPr>
          </w:rPrChange>
        </w:rPr>
        <w:t xml:space="preserve">. Each nymph was removed as it was counted. </w:t>
      </w:r>
      <w:r w:rsidR="00080301" w:rsidRPr="009A1F47">
        <w:rPr>
          <w:rFonts w:ascii="CMU Serif" w:eastAsiaTheme="minorHAnsi" w:hAnsi="CMU Serif" w:cs="CMU Serif"/>
          <w:b w:val="0"/>
          <w:bCs w:val="0"/>
          <w:sz w:val="26"/>
          <w:szCs w:val="22"/>
          <w:rPrChange w:id="1345" w:author="Fife,Austin N" w:date="2018-11-07T14:49:00Z">
            <w:rPr>
              <w:rFonts w:ascii="CMU Serif" w:eastAsiaTheme="minorHAnsi" w:hAnsi="CMU Serif" w:cs="CMU Serif"/>
              <w:b w:val="0"/>
              <w:bCs w:val="0"/>
              <w:sz w:val="24"/>
              <w:szCs w:val="22"/>
            </w:rPr>
          </w:rPrChange>
        </w:rPr>
        <w:t xml:space="preserve">The number of nymphs </w:t>
      </w:r>
      <w:r w:rsidR="006B31EF" w:rsidRPr="009A1F47">
        <w:rPr>
          <w:rFonts w:ascii="CMU Serif" w:eastAsiaTheme="minorHAnsi" w:hAnsi="CMU Serif" w:cs="CMU Serif"/>
          <w:b w:val="0"/>
          <w:bCs w:val="0"/>
          <w:sz w:val="26"/>
          <w:szCs w:val="22"/>
          <w:rPrChange w:id="1346" w:author="Fife,Austin N" w:date="2018-11-07T14:49:00Z">
            <w:rPr>
              <w:rFonts w:ascii="CMU Serif" w:eastAsiaTheme="minorHAnsi" w:hAnsi="CMU Serif" w:cs="CMU Serif"/>
              <w:b w:val="0"/>
              <w:bCs w:val="0"/>
              <w:sz w:val="24"/>
              <w:szCs w:val="22"/>
            </w:rPr>
          </w:rPrChange>
        </w:rPr>
        <w:t>that</w:t>
      </w:r>
      <w:r w:rsidR="00080301" w:rsidRPr="009A1F47">
        <w:rPr>
          <w:rFonts w:ascii="CMU Serif" w:eastAsiaTheme="minorHAnsi" w:hAnsi="CMU Serif" w:cs="CMU Serif"/>
          <w:b w:val="0"/>
          <w:bCs w:val="0"/>
          <w:sz w:val="26"/>
          <w:szCs w:val="22"/>
          <w:rPrChange w:id="1347" w:author="Fife,Austin N" w:date="2018-11-07T14:49:00Z">
            <w:rPr>
              <w:rFonts w:ascii="CMU Serif" w:eastAsiaTheme="minorHAnsi" w:hAnsi="CMU Serif" w:cs="CMU Serif"/>
              <w:b w:val="0"/>
              <w:bCs w:val="0"/>
              <w:sz w:val="24"/>
              <w:szCs w:val="22"/>
            </w:rPr>
          </w:rPrChange>
        </w:rPr>
        <w:t xml:space="preserve"> hatched was considered an indicator of egg fertility. Fertility percentages were calculated as the ratio of nymphs divided by egg counts for each sample.</w:t>
      </w:r>
      <w:bookmarkEnd w:id="1324"/>
      <w:bookmarkEnd w:id="1325"/>
    </w:p>
    <w:p w14:paraId="083A90E9" w14:textId="17500F03" w:rsidR="002F5031" w:rsidRPr="009A1F47" w:rsidRDefault="002F5031" w:rsidP="0075501E">
      <w:pPr>
        <w:widowControl w:val="0"/>
        <w:spacing w:line="480" w:lineRule="auto"/>
        <w:contextualSpacing/>
        <w:mirrorIndents/>
        <w:rPr>
          <w:rFonts w:ascii="CMU Serif" w:hAnsi="CMU Serif" w:cs="CMU Serif"/>
          <w:b/>
          <w:bCs/>
          <w:sz w:val="26"/>
          <w:rPrChange w:id="1348" w:author="Fife,Austin N" w:date="2018-11-07T14:49:00Z">
            <w:rPr>
              <w:rFonts w:ascii="CMU Serif" w:hAnsi="CMU Serif" w:cs="CMU Serif"/>
              <w:b/>
              <w:bCs/>
              <w:sz w:val="24"/>
            </w:rPr>
          </w:rPrChange>
        </w:rPr>
      </w:pPr>
    </w:p>
    <w:p w14:paraId="3D3F8BF0" w14:textId="77777777" w:rsidR="001752AC" w:rsidRPr="009A1F47" w:rsidRDefault="001752AC" w:rsidP="0075501E">
      <w:pPr>
        <w:pStyle w:val="Heading2"/>
        <w:keepNext w:val="0"/>
        <w:keepLines w:val="0"/>
        <w:widowControl w:val="0"/>
        <w:mirrorIndents/>
        <w:rPr>
          <w:rFonts w:ascii="CMU Serif" w:hAnsi="CMU Serif" w:cs="CMU Serif"/>
          <w:sz w:val="26"/>
          <w:szCs w:val="22"/>
          <w:rPrChange w:id="1349" w:author="Fife,Austin N" w:date="2018-11-07T14:49:00Z">
            <w:rPr>
              <w:rFonts w:ascii="CMU Serif" w:hAnsi="CMU Serif" w:cs="CMU Serif"/>
              <w:sz w:val="24"/>
              <w:szCs w:val="22"/>
            </w:rPr>
          </w:rPrChange>
        </w:rPr>
      </w:pPr>
      <w:bookmarkStart w:id="1350" w:name="_Toc528705521"/>
      <w:bookmarkStart w:id="1351" w:name="_Toc528941670"/>
      <w:r w:rsidRPr="009A1F47">
        <w:rPr>
          <w:rFonts w:ascii="CMU Serif" w:hAnsi="CMU Serif" w:cs="CMU Serif"/>
          <w:sz w:val="26"/>
          <w:szCs w:val="22"/>
          <w:rPrChange w:id="1352" w:author="Fife,Austin N" w:date="2018-11-07T14:49:00Z">
            <w:rPr>
              <w:rFonts w:ascii="CMU Serif" w:hAnsi="CMU Serif" w:cs="CMU Serif"/>
              <w:sz w:val="24"/>
              <w:szCs w:val="22"/>
            </w:rPr>
          </w:rPrChange>
        </w:rPr>
        <w:t>Statistical analysis</w:t>
      </w:r>
      <w:bookmarkEnd w:id="1350"/>
      <w:bookmarkEnd w:id="1351"/>
    </w:p>
    <w:p w14:paraId="49E85293" w14:textId="1B962100" w:rsidR="001752AC" w:rsidRPr="009A1F47" w:rsidRDefault="001752AC" w:rsidP="0075501E">
      <w:pPr>
        <w:pStyle w:val="Heading2"/>
        <w:keepNext w:val="0"/>
        <w:keepLines w:val="0"/>
        <w:widowControl w:val="0"/>
        <w:mirrorIndents/>
        <w:rPr>
          <w:rFonts w:ascii="CMU Serif" w:hAnsi="CMU Serif" w:cs="CMU Serif"/>
          <w:sz w:val="26"/>
          <w:rPrChange w:id="1353" w:author="Fife,Austin N" w:date="2018-11-07T14:49:00Z">
            <w:rPr>
              <w:rFonts w:ascii="CMU Serif" w:hAnsi="CMU Serif" w:cs="CMU Serif"/>
              <w:sz w:val="24"/>
            </w:rPr>
          </w:rPrChange>
        </w:rPr>
      </w:pPr>
      <w:bookmarkStart w:id="1354" w:name="_Toc528705522"/>
      <w:bookmarkStart w:id="1355" w:name="_Toc528941671"/>
      <w:r w:rsidRPr="009A1F47">
        <w:rPr>
          <w:rFonts w:ascii="CMU Serif" w:eastAsiaTheme="minorHAnsi" w:hAnsi="CMU Serif" w:cs="CMU Serif"/>
          <w:b w:val="0"/>
          <w:bCs w:val="0"/>
          <w:sz w:val="26"/>
          <w:szCs w:val="22"/>
          <w:rPrChange w:id="1356" w:author="Fife,Austin N" w:date="2018-11-07T14:49:00Z">
            <w:rPr>
              <w:rFonts w:ascii="CMU Serif" w:eastAsiaTheme="minorHAnsi" w:hAnsi="CMU Serif" w:cs="CMU Serif"/>
              <w:b w:val="0"/>
              <w:bCs w:val="0"/>
              <w:sz w:val="24"/>
              <w:szCs w:val="22"/>
            </w:rPr>
          </w:rPrChange>
        </w:rPr>
        <w:t xml:space="preserve">Statistical analysis was preformed using R Version 3.5.1 (RCT 2013). Assumptions of normality were investigated with </w:t>
      </w:r>
      <w:proofErr w:type="spellStart"/>
      <w:r w:rsidRPr="009A1F47">
        <w:rPr>
          <w:rFonts w:ascii="CMU Serif" w:eastAsiaTheme="minorHAnsi" w:hAnsi="CMU Serif" w:cs="CMU Serif"/>
          <w:b w:val="0"/>
          <w:bCs w:val="0"/>
          <w:sz w:val="26"/>
          <w:szCs w:val="22"/>
          <w:rPrChange w:id="1357" w:author="Fife,Austin N" w:date="2018-11-07T14:49:00Z">
            <w:rPr>
              <w:rFonts w:ascii="CMU Serif" w:eastAsiaTheme="minorHAnsi" w:hAnsi="CMU Serif" w:cs="CMU Serif"/>
              <w:b w:val="0"/>
              <w:bCs w:val="0"/>
              <w:sz w:val="24"/>
              <w:szCs w:val="22"/>
            </w:rPr>
          </w:rPrChange>
        </w:rPr>
        <w:t>qqplots</w:t>
      </w:r>
      <w:proofErr w:type="spellEnd"/>
      <w:r w:rsidRPr="009A1F47">
        <w:rPr>
          <w:rFonts w:ascii="CMU Serif" w:eastAsiaTheme="minorHAnsi" w:hAnsi="CMU Serif" w:cs="CMU Serif"/>
          <w:b w:val="0"/>
          <w:bCs w:val="0"/>
          <w:sz w:val="26"/>
          <w:szCs w:val="22"/>
          <w:rPrChange w:id="1358" w:author="Fife,Austin N" w:date="2018-11-07T14:49:00Z">
            <w:rPr>
              <w:rFonts w:ascii="CMU Serif" w:eastAsiaTheme="minorHAnsi" w:hAnsi="CMU Serif" w:cs="CMU Serif"/>
              <w:b w:val="0"/>
              <w:bCs w:val="0"/>
              <w:sz w:val="24"/>
              <w:szCs w:val="22"/>
            </w:rPr>
          </w:rPrChange>
        </w:rPr>
        <w:t xml:space="preserve"> and Cullen and Frey graphs from the R package </w:t>
      </w:r>
      <w:r w:rsidR="002957BD" w:rsidRPr="009A1F47">
        <w:rPr>
          <w:rFonts w:ascii="CMU Serif" w:eastAsiaTheme="minorHAnsi" w:hAnsi="CMU Serif" w:cs="CMU Serif"/>
          <w:b w:val="0"/>
          <w:bCs w:val="0"/>
          <w:sz w:val="26"/>
          <w:szCs w:val="22"/>
          <w:rPrChange w:id="1359" w:author="Fife,Austin N" w:date="2018-11-07T14:49:00Z">
            <w:rPr>
              <w:rFonts w:ascii="CMU Serif" w:eastAsiaTheme="minorHAnsi" w:hAnsi="CMU Serif" w:cs="CMU Serif"/>
              <w:b w:val="0"/>
              <w:bCs w:val="0"/>
              <w:sz w:val="24"/>
              <w:szCs w:val="22"/>
            </w:rPr>
          </w:rPrChange>
        </w:rPr>
        <w:t>{</w:t>
      </w:r>
      <w:proofErr w:type="spellStart"/>
      <w:r w:rsidRPr="009A1F47">
        <w:rPr>
          <w:rFonts w:ascii="CMU Serif" w:eastAsiaTheme="minorHAnsi" w:hAnsi="CMU Serif" w:cs="CMU Serif"/>
          <w:b w:val="0"/>
          <w:bCs w:val="0"/>
          <w:sz w:val="26"/>
          <w:szCs w:val="22"/>
          <w:rPrChange w:id="1360" w:author="Fife,Austin N" w:date="2018-11-07T14:49:00Z">
            <w:rPr>
              <w:rFonts w:ascii="CMU Serif" w:eastAsiaTheme="minorHAnsi" w:hAnsi="CMU Serif" w:cs="CMU Serif"/>
              <w:b w:val="0"/>
              <w:bCs w:val="0"/>
              <w:sz w:val="24"/>
              <w:szCs w:val="22"/>
            </w:rPr>
          </w:rPrChange>
        </w:rPr>
        <w:t>fitdistrplus</w:t>
      </w:r>
      <w:proofErr w:type="spellEnd"/>
      <w:r w:rsidR="002957BD" w:rsidRPr="009A1F47">
        <w:rPr>
          <w:rFonts w:ascii="CMU Serif" w:eastAsiaTheme="minorHAnsi" w:hAnsi="CMU Serif" w:cs="CMU Serif"/>
          <w:b w:val="0"/>
          <w:bCs w:val="0"/>
          <w:sz w:val="26"/>
          <w:szCs w:val="22"/>
          <w:rPrChange w:id="1361" w:author="Fife,Austin N" w:date="2018-11-07T14:49:00Z">
            <w:rPr>
              <w:rFonts w:ascii="CMU Serif" w:eastAsiaTheme="minorHAnsi" w:hAnsi="CMU Serif" w:cs="CMU Serif"/>
              <w:b w:val="0"/>
              <w:bCs w:val="0"/>
              <w:sz w:val="24"/>
              <w:szCs w:val="22"/>
            </w:rPr>
          </w:rPrChange>
        </w:rPr>
        <w:t>}</w:t>
      </w:r>
      <w:r w:rsidRPr="009A1F47">
        <w:rPr>
          <w:rFonts w:ascii="CMU Serif" w:eastAsiaTheme="minorHAnsi" w:hAnsi="CMU Serif" w:cs="CMU Serif"/>
          <w:b w:val="0"/>
          <w:bCs w:val="0"/>
          <w:sz w:val="26"/>
          <w:szCs w:val="22"/>
          <w:rPrChange w:id="1362" w:author="Fife,Austin N" w:date="2018-11-07T14:49:00Z">
            <w:rPr>
              <w:rFonts w:ascii="CMU Serif" w:eastAsiaTheme="minorHAnsi" w:hAnsi="CMU Serif" w:cs="CMU Serif"/>
              <w:b w:val="0"/>
              <w:bCs w:val="0"/>
              <w:sz w:val="24"/>
              <w:szCs w:val="22"/>
            </w:rPr>
          </w:rPrChange>
        </w:rPr>
        <w:t xml:space="preserve"> (</w:t>
      </w:r>
      <w:proofErr w:type="spellStart"/>
      <w:r w:rsidRPr="009A1F47">
        <w:rPr>
          <w:rFonts w:ascii="CMU Serif" w:eastAsiaTheme="minorHAnsi" w:hAnsi="CMU Serif" w:cs="CMU Serif"/>
          <w:b w:val="0"/>
          <w:bCs w:val="0"/>
          <w:sz w:val="26"/>
          <w:szCs w:val="22"/>
          <w:rPrChange w:id="1363" w:author="Fife,Austin N" w:date="2018-11-07T14:49:00Z">
            <w:rPr>
              <w:rFonts w:ascii="CMU Serif" w:eastAsiaTheme="minorHAnsi" w:hAnsi="CMU Serif" w:cs="CMU Serif"/>
              <w:b w:val="0"/>
              <w:bCs w:val="0"/>
              <w:sz w:val="24"/>
              <w:szCs w:val="22"/>
            </w:rPr>
          </w:rPrChange>
        </w:rPr>
        <w:t>Delignette</w:t>
      </w:r>
      <w:proofErr w:type="spellEnd"/>
      <w:r w:rsidRPr="009A1F47">
        <w:rPr>
          <w:rFonts w:ascii="CMU Serif" w:eastAsiaTheme="minorHAnsi" w:hAnsi="CMU Serif" w:cs="CMU Serif"/>
          <w:b w:val="0"/>
          <w:bCs w:val="0"/>
          <w:sz w:val="26"/>
          <w:szCs w:val="22"/>
          <w:rPrChange w:id="1364" w:author="Fife,Austin N" w:date="2018-11-07T14:49:00Z">
            <w:rPr>
              <w:rFonts w:ascii="CMU Serif" w:eastAsiaTheme="minorHAnsi" w:hAnsi="CMU Serif" w:cs="CMU Serif"/>
              <w:b w:val="0"/>
              <w:bCs w:val="0"/>
              <w:sz w:val="24"/>
              <w:szCs w:val="22"/>
            </w:rPr>
          </w:rPrChange>
        </w:rPr>
        <w:t>-Muller 2015).</w:t>
      </w:r>
      <w:r w:rsidRPr="009A1F47">
        <w:rPr>
          <w:rFonts w:ascii="CMU Serif" w:hAnsi="CMU Serif" w:cs="CMU Serif"/>
          <w:sz w:val="26"/>
          <w:rPrChange w:id="1365" w:author="Fife,Austin N" w:date="2018-11-07T14:49:00Z">
            <w:rPr>
              <w:rFonts w:ascii="CMU Serif" w:hAnsi="CMU Serif" w:cs="CMU Serif"/>
              <w:sz w:val="24"/>
            </w:rPr>
          </w:rPrChange>
        </w:rPr>
        <w:t xml:space="preserve"> </w:t>
      </w:r>
      <w:r w:rsidRPr="009A1F47">
        <w:rPr>
          <w:rFonts w:ascii="CMU Serif" w:eastAsiaTheme="minorHAnsi" w:hAnsi="CMU Serif" w:cs="CMU Serif"/>
          <w:b w:val="0"/>
          <w:bCs w:val="0"/>
          <w:sz w:val="26"/>
          <w:szCs w:val="22"/>
          <w:rPrChange w:id="1366" w:author="Fife,Austin N" w:date="2018-11-07T14:49:00Z">
            <w:rPr>
              <w:rFonts w:ascii="CMU Serif" w:eastAsiaTheme="minorHAnsi" w:hAnsi="CMU Serif" w:cs="CMU Serif"/>
              <w:b w:val="0"/>
              <w:bCs w:val="0"/>
              <w:sz w:val="24"/>
              <w:szCs w:val="22"/>
            </w:rPr>
          </w:rPrChange>
        </w:rPr>
        <w:t>No-choice experiments and egg count data were analyzed using Generalized linear mixed modeling techniques (GLMM) (Stroup 2015) from the {</w:t>
      </w:r>
      <w:proofErr w:type="spellStart"/>
      <w:r w:rsidRPr="009A1F47">
        <w:rPr>
          <w:rFonts w:ascii="CMU Serif" w:eastAsiaTheme="minorHAnsi" w:hAnsi="CMU Serif" w:cs="CMU Serif"/>
          <w:b w:val="0"/>
          <w:bCs w:val="0"/>
          <w:sz w:val="26"/>
          <w:szCs w:val="22"/>
          <w:rPrChange w:id="1367" w:author="Fife,Austin N" w:date="2018-11-07T14:49:00Z">
            <w:rPr>
              <w:rFonts w:ascii="CMU Serif" w:eastAsiaTheme="minorHAnsi" w:hAnsi="CMU Serif" w:cs="CMU Serif"/>
              <w:b w:val="0"/>
              <w:bCs w:val="0"/>
              <w:sz w:val="24"/>
              <w:szCs w:val="22"/>
            </w:rPr>
          </w:rPrChange>
        </w:rPr>
        <w:t>glmer</w:t>
      </w:r>
      <w:proofErr w:type="spellEnd"/>
      <w:r w:rsidRPr="009A1F47">
        <w:rPr>
          <w:rFonts w:ascii="CMU Serif" w:eastAsiaTheme="minorHAnsi" w:hAnsi="CMU Serif" w:cs="CMU Serif"/>
          <w:b w:val="0"/>
          <w:bCs w:val="0"/>
          <w:sz w:val="26"/>
          <w:szCs w:val="22"/>
          <w:rPrChange w:id="1368" w:author="Fife,Austin N" w:date="2018-11-07T14:49:00Z">
            <w:rPr>
              <w:rFonts w:ascii="CMU Serif" w:eastAsiaTheme="minorHAnsi" w:hAnsi="CMU Serif" w:cs="CMU Serif"/>
              <w:b w:val="0"/>
              <w:bCs w:val="0"/>
              <w:sz w:val="24"/>
              <w:szCs w:val="22"/>
            </w:rPr>
          </w:rPrChange>
        </w:rPr>
        <w:t xml:space="preserve">} function (Bates, 2015). </w:t>
      </w:r>
      <w:r w:rsidRPr="009A1F47">
        <w:rPr>
          <w:rFonts w:ascii="CMU Serif" w:hAnsi="CMU Serif" w:cs="CMU Serif"/>
          <w:sz w:val="26"/>
          <w:rPrChange w:id="1369" w:author="Fife,Austin N" w:date="2018-11-07T14:49:00Z">
            <w:rPr>
              <w:rFonts w:ascii="CMU Serif" w:hAnsi="CMU Serif" w:cs="CMU Serif"/>
              <w:sz w:val="24"/>
            </w:rPr>
          </w:rPrChange>
        </w:rPr>
        <w:t xml:space="preserve"> </w:t>
      </w:r>
      <w:r w:rsidRPr="009A1F47">
        <w:rPr>
          <w:rFonts w:ascii="CMU Serif" w:eastAsiaTheme="minorHAnsi" w:hAnsi="CMU Serif" w:cs="CMU Serif"/>
          <w:b w:val="0"/>
          <w:bCs w:val="0"/>
          <w:sz w:val="26"/>
          <w:szCs w:val="22"/>
          <w:rPrChange w:id="1370" w:author="Fife,Austin N" w:date="2018-11-07T14:49:00Z">
            <w:rPr>
              <w:rFonts w:ascii="CMU Serif" w:eastAsiaTheme="minorHAnsi" w:hAnsi="CMU Serif" w:cs="CMU Serif"/>
              <w:b w:val="0"/>
              <w:bCs w:val="0"/>
              <w:sz w:val="24"/>
              <w:szCs w:val="22"/>
            </w:rPr>
          </w:rPrChange>
        </w:rPr>
        <w:t xml:space="preserve">A Poisson link was selected to model count data. </w:t>
      </w:r>
      <w:r w:rsidR="00471091" w:rsidRPr="009A1F47">
        <w:rPr>
          <w:rFonts w:ascii="CMU Serif" w:eastAsiaTheme="minorHAnsi" w:hAnsi="CMU Serif" w:cs="CMU Serif"/>
          <w:b w:val="0"/>
          <w:bCs w:val="0"/>
          <w:sz w:val="26"/>
          <w:szCs w:val="22"/>
          <w:rPrChange w:id="1371" w:author="Fife,Austin N" w:date="2018-11-07T14:49:00Z">
            <w:rPr>
              <w:rFonts w:ascii="CMU Serif" w:eastAsiaTheme="minorHAnsi" w:hAnsi="CMU Serif" w:cs="CMU Serif"/>
              <w:b w:val="0"/>
              <w:bCs w:val="0"/>
              <w:sz w:val="24"/>
              <w:szCs w:val="22"/>
            </w:rPr>
          </w:rPrChange>
        </w:rPr>
        <w:t>Egg fertility was</w:t>
      </w:r>
      <w:r w:rsidRPr="009A1F47">
        <w:rPr>
          <w:rFonts w:ascii="CMU Serif" w:eastAsiaTheme="minorHAnsi" w:hAnsi="CMU Serif" w:cs="CMU Serif"/>
          <w:b w:val="0"/>
          <w:bCs w:val="0"/>
          <w:sz w:val="26"/>
          <w:szCs w:val="22"/>
          <w:rPrChange w:id="1372" w:author="Fife,Austin N" w:date="2018-11-07T14:49:00Z">
            <w:rPr>
              <w:rFonts w:ascii="CMU Serif" w:eastAsiaTheme="minorHAnsi" w:hAnsi="CMU Serif" w:cs="CMU Serif"/>
              <w:b w:val="0"/>
              <w:bCs w:val="0"/>
              <w:sz w:val="24"/>
              <w:szCs w:val="22"/>
            </w:rPr>
          </w:rPrChange>
        </w:rPr>
        <w:t xml:space="preserve"> modeled with a binomial link to account for ratios. Behavioral models had fixed factors of germplasm, sex and the interaction of </w:t>
      </w:r>
      <w:r w:rsidR="00683970" w:rsidRPr="009A1F47">
        <w:rPr>
          <w:rFonts w:ascii="CMU Serif" w:eastAsiaTheme="minorHAnsi" w:hAnsi="CMU Serif" w:cs="CMU Serif"/>
          <w:b w:val="0"/>
          <w:bCs w:val="0"/>
          <w:sz w:val="26"/>
          <w:szCs w:val="22"/>
          <w:rPrChange w:id="1373" w:author="Fife,Austin N" w:date="2018-11-07T14:49:00Z">
            <w:rPr>
              <w:rFonts w:ascii="CMU Serif" w:eastAsiaTheme="minorHAnsi" w:hAnsi="CMU Serif" w:cs="CMU Serif"/>
              <w:b w:val="0"/>
              <w:bCs w:val="0"/>
              <w:sz w:val="24"/>
              <w:szCs w:val="22"/>
            </w:rPr>
          </w:rPrChange>
        </w:rPr>
        <w:t>germplasm</w:t>
      </w:r>
      <w:r w:rsidRPr="009A1F47">
        <w:rPr>
          <w:rFonts w:ascii="CMU Serif" w:eastAsiaTheme="minorHAnsi" w:hAnsi="CMU Serif" w:cs="CMU Serif"/>
          <w:b w:val="0"/>
          <w:bCs w:val="0"/>
          <w:sz w:val="26"/>
          <w:szCs w:val="22"/>
          <w:rPrChange w:id="1374" w:author="Fife,Austin N" w:date="2018-11-07T14:49:00Z">
            <w:rPr>
              <w:rFonts w:ascii="CMU Serif" w:eastAsiaTheme="minorHAnsi" w:hAnsi="CMU Serif" w:cs="CMU Serif"/>
              <w:b w:val="0"/>
              <w:bCs w:val="0"/>
              <w:sz w:val="24"/>
              <w:szCs w:val="22"/>
            </w:rPr>
          </w:rPrChange>
        </w:rPr>
        <w:t xml:space="preserve"> </w:t>
      </w:r>
      <w:r w:rsidRPr="009A1F47">
        <w:rPr>
          <w:rFonts w:ascii="Cambria" w:eastAsiaTheme="minorHAnsi" w:hAnsi="Cambria" w:cs="Cambria"/>
          <w:b w:val="0"/>
          <w:bCs w:val="0"/>
          <w:sz w:val="28"/>
          <w:szCs w:val="22"/>
          <w:rPrChange w:id="1375" w:author="Fife,Austin N" w:date="2018-11-07T14:49:00Z">
            <w:rPr>
              <w:rFonts w:ascii="Cambria" w:eastAsiaTheme="minorHAnsi" w:hAnsi="Cambria" w:cs="Cambria"/>
              <w:b w:val="0"/>
              <w:bCs w:val="0"/>
              <w:sz w:val="24"/>
              <w:szCs w:val="22"/>
            </w:rPr>
          </w:rPrChange>
        </w:rPr>
        <w:t>×</w:t>
      </w:r>
      <w:r w:rsidRPr="009A1F47">
        <w:rPr>
          <w:rFonts w:ascii="CMU Serif" w:eastAsiaTheme="minorHAnsi" w:hAnsi="CMU Serif" w:cs="CMU Serif"/>
          <w:b w:val="0"/>
          <w:bCs w:val="0"/>
          <w:sz w:val="26"/>
          <w:szCs w:val="22"/>
          <w:rPrChange w:id="1376" w:author="Fife,Austin N" w:date="2018-11-07T14:49:00Z">
            <w:rPr>
              <w:rFonts w:ascii="CMU Serif" w:eastAsiaTheme="minorHAnsi" w:hAnsi="CMU Serif" w:cs="CMU Serif"/>
              <w:b w:val="0"/>
              <w:bCs w:val="0"/>
              <w:sz w:val="24"/>
              <w:szCs w:val="22"/>
            </w:rPr>
          </w:rPrChange>
        </w:rPr>
        <w:t xml:space="preserve"> </w:t>
      </w:r>
      <w:r w:rsidR="00683970" w:rsidRPr="009A1F47">
        <w:rPr>
          <w:rFonts w:ascii="CMU Serif" w:eastAsiaTheme="minorHAnsi" w:hAnsi="CMU Serif" w:cs="CMU Serif"/>
          <w:b w:val="0"/>
          <w:bCs w:val="0"/>
          <w:sz w:val="26"/>
          <w:szCs w:val="22"/>
          <w:rPrChange w:id="1377" w:author="Fife,Austin N" w:date="2018-11-07T14:49:00Z">
            <w:rPr>
              <w:rFonts w:ascii="CMU Serif" w:eastAsiaTheme="minorHAnsi" w:hAnsi="CMU Serif" w:cs="CMU Serif"/>
              <w:b w:val="0"/>
              <w:bCs w:val="0"/>
              <w:sz w:val="24"/>
              <w:szCs w:val="22"/>
            </w:rPr>
          </w:rPrChange>
        </w:rPr>
        <w:t>sex</w:t>
      </w:r>
      <w:r w:rsidRPr="009A1F47">
        <w:rPr>
          <w:rFonts w:ascii="CMU Serif" w:eastAsiaTheme="minorHAnsi" w:hAnsi="CMU Serif" w:cs="CMU Serif"/>
          <w:b w:val="0"/>
          <w:bCs w:val="0"/>
          <w:sz w:val="26"/>
          <w:szCs w:val="22"/>
          <w:rPrChange w:id="1378" w:author="Fife,Austin N" w:date="2018-11-07T14:49:00Z">
            <w:rPr>
              <w:rFonts w:ascii="CMU Serif" w:eastAsiaTheme="minorHAnsi" w:hAnsi="CMU Serif" w:cs="CMU Serif"/>
              <w:b w:val="0"/>
              <w:bCs w:val="0"/>
              <w:sz w:val="24"/>
              <w:szCs w:val="22"/>
            </w:rPr>
          </w:rPrChange>
        </w:rPr>
        <w:t xml:space="preserve">. Psyllid replicate was treated as a random factor. The interaction of </w:t>
      </w:r>
      <w:r w:rsidR="00683970" w:rsidRPr="009A1F47">
        <w:rPr>
          <w:rFonts w:ascii="CMU Serif" w:eastAsiaTheme="minorHAnsi" w:hAnsi="CMU Serif" w:cs="CMU Serif"/>
          <w:b w:val="0"/>
          <w:bCs w:val="0"/>
          <w:sz w:val="26"/>
          <w:szCs w:val="22"/>
          <w:rPrChange w:id="1379" w:author="Fife,Austin N" w:date="2018-11-07T14:49:00Z">
            <w:rPr>
              <w:rFonts w:ascii="CMU Serif" w:eastAsiaTheme="minorHAnsi" w:hAnsi="CMU Serif" w:cs="CMU Serif"/>
              <w:b w:val="0"/>
              <w:bCs w:val="0"/>
              <w:sz w:val="24"/>
              <w:szCs w:val="22"/>
            </w:rPr>
          </w:rPrChange>
        </w:rPr>
        <w:t>germplasm</w:t>
      </w:r>
      <w:r w:rsidRPr="009A1F47">
        <w:rPr>
          <w:rFonts w:ascii="CMU Serif" w:eastAsiaTheme="minorHAnsi" w:hAnsi="CMU Serif" w:cs="CMU Serif"/>
          <w:b w:val="0"/>
          <w:bCs w:val="0"/>
          <w:sz w:val="26"/>
          <w:szCs w:val="22"/>
          <w:rPrChange w:id="1380" w:author="Fife,Austin N" w:date="2018-11-07T14:49:00Z">
            <w:rPr>
              <w:rFonts w:ascii="CMU Serif" w:eastAsiaTheme="minorHAnsi" w:hAnsi="CMU Serif" w:cs="CMU Serif"/>
              <w:b w:val="0"/>
              <w:bCs w:val="0"/>
              <w:sz w:val="24"/>
              <w:szCs w:val="22"/>
            </w:rPr>
          </w:rPrChange>
        </w:rPr>
        <w:t xml:space="preserve"> </w:t>
      </w:r>
      <w:r w:rsidRPr="009A1F47">
        <w:rPr>
          <w:rFonts w:ascii="Cambria" w:eastAsiaTheme="minorHAnsi" w:hAnsi="Cambria" w:cs="Cambria"/>
          <w:b w:val="0"/>
          <w:bCs w:val="0"/>
          <w:sz w:val="28"/>
          <w:szCs w:val="22"/>
          <w:rPrChange w:id="1381" w:author="Fife,Austin N" w:date="2018-11-07T14:49:00Z">
            <w:rPr>
              <w:rFonts w:ascii="Cambria" w:eastAsiaTheme="minorHAnsi" w:hAnsi="Cambria" w:cs="Cambria"/>
              <w:b w:val="0"/>
              <w:bCs w:val="0"/>
              <w:sz w:val="24"/>
              <w:szCs w:val="22"/>
            </w:rPr>
          </w:rPrChange>
        </w:rPr>
        <w:t>×</w:t>
      </w:r>
      <w:r w:rsidR="002957BD" w:rsidRPr="009A1F47">
        <w:rPr>
          <w:rFonts w:ascii="Cambria" w:eastAsiaTheme="minorHAnsi" w:hAnsi="Cambria" w:cs="Cambria"/>
          <w:b w:val="0"/>
          <w:bCs w:val="0"/>
          <w:sz w:val="28"/>
          <w:szCs w:val="22"/>
          <w:rPrChange w:id="1382" w:author="Fife,Austin N" w:date="2018-11-07T14:49:00Z">
            <w:rPr>
              <w:rFonts w:ascii="Cambria" w:eastAsiaTheme="minorHAnsi" w:hAnsi="Cambria" w:cs="Cambria"/>
              <w:b w:val="0"/>
              <w:bCs w:val="0"/>
              <w:sz w:val="24"/>
              <w:szCs w:val="22"/>
            </w:rPr>
          </w:rPrChange>
        </w:rPr>
        <w:t xml:space="preserve"> </w:t>
      </w:r>
      <w:r w:rsidR="00683970" w:rsidRPr="009A1F47">
        <w:rPr>
          <w:rFonts w:ascii="Cambria" w:eastAsiaTheme="minorHAnsi" w:hAnsi="Cambria" w:cs="Cambria"/>
          <w:b w:val="0"/>
          <w:bCs w:val="0"/>
          <w:sz w:val="28"/>
          <w:szCs w:val="22"/>
          <w:rPrChange w:id="1383" w:author="Fife,Austin N" w:date="2018-11-07T14:49:00Z">
            <w:rPr>
              <w:rFonts w:ascii="Cambria" w:eastAsiaTheme="minorHAnsi" w:hAnsi="Cambria" w:cs="Cambria"/>
              <w:b w:val="0"/>
              <w:bCs w:val="0"/>
              <w:sz w:val="24"/>
              <w:szCs w:val="22"/>
            </w:rPr>
          </w:rPrChange>
        </w:rPr>
        <w:t xml:space="preserve">sex </w:t>
      </w:r>
      <w:r w:rsidRPr="009A1F47">
        <w:rPr>
          <w:rFonts w:ascii="CMU Serif" w:eastAsiaTheme="minorHAnsi" w:hAnsi="CMU Serif" w:cs="CMU Serif"/>
          <w:b w:val="0"/>
          <w:bCs w:val="0"/>
          <w:sz w:val="26"/>
          <w:szCs w:val="22"/>
          <w:rPrChange w:id="1384" w:author="Fife,Austin N" w:date="2018-11-07T14:49:00Z">
            <w:rPr>
              <w:rFonts w:ascii="CMU Serif" w:eastAsiaTheme="minorHAnsi" w:hAnsi="CMU Serif" w:cs="CMU Serif"/>
              <w:b w:val="0"/>
              <w:bCs w:val="0"/>
              <w:sz w:val="24"/>
              <w:szCs w:val="22"/>
            </w:rPr>
          </w:rPrChange>
        </w:rPr>
        <w:t>was excluded from the off-leaf model due to low occurrences (</w:t>
      </w:r>
      <w:r w:rsidR="00683970" w:rsidRPr="009A1F47">
        <w:rPr>
          <w:rFonts w:ascii="CMU Serif" w:eastAsiaTheme="minorHAnsi" w:hAnsi="CMU Serif" w:cs="CMU Serif"/>
          <w:b w:val="0"/>
          <w:bCs w:val="0"/>
          <w:sz w:val="26"/>
          <w:szCs w:val="22"/>
          <w:rPrChange w:id="1385" w:author="Fife,Austin N" w:date="2018-11-07T14:49:00Z">
            <w:rPr>
              <w:rFonts w:ascii="CMU Serif" w:eastAsiaTheme="minorHAnsi" w:hAnsi="CMU Serif" w:cs="CMU Serif"/>
              <w:b w:val="0"/>
              <w:bCs w:val="0"/>
              <w:sz w:val="24"/>
              <w:szCs w:val="22"/>
            </w:rPr>
          </w:rPrChange>
        </w:rPr>
        <w:t xml:space="preserve">n = </w:t>
      </w:r>
      <w:r w:rsidRPr="009A1F47">
        <w:rPr>
          <w:rFonts w:ascii="CMU Serif" w:eastAsiaTheme="minorHAnsi" w:hAnsi="CMU Serif" w:cs="CMU Serif"/>
          <w:b w:val="0"/>
          <w:bCs w:val="0"/>
          <w:sz w:val="26"/>
          <w:szCs w:val="22"/>
          <w:rPrChange w:id="1386" w:author="Fife,Austin N" w:date="2018-11-07T14:49:00Z">
            <w:rPr>
              <w:rFonts w:ascii="CMU Serif" w:eastAsiaTheme="minorHAnsi" w:hAnsi="CMU Serif" w:cs="CMU Serif"/>
              <w:b w:val="0"/>
              <w:bCs w:val="0"/>
              <w:sz w:val="24"/>
              <w:szCs w:val="22"/>
            </w:rPr>
          </w:rPrChange>
        </w:rPr>
        <w:t>20 out of 182 observations), which did not allow an interaction to be estimated by the model.</w:t>
      </w:r>
      <w:bookmarkEnd w:id="1354"/>
      <w:r w:rsidRPr="009A1F47">
        <w:rPr>
          <w:rFonts w:ascii="CMU Serif" w:eastAsiaTheme="minorHAnsi" w:hAnsi="CMU Serif" w:cs="CMU Serif"/>
          <w:b w:val="0"/>
          <w:bCs w:val="0"/>
          <w:sz w:val="26"/>
          <w:szCs w:val="22"/>
          <w:rPrChange w:id="1387" w:author="Fife,Austin N" w:date="2018-11-07T14:49:00Z">
            <w:rPr>
              <w:rFonts w:ascii="CMU Serif" w:eastAsiaTheme="minorHAnsi" w:hAnsi="CMU Serif" w:cs="CMU Serif"/>
              <w:b w:val="0"/>
              <w:bCs w:val="0"/>
              <w:sz w:val="24"/>
              <w:szCs w:val="22"/>
            </w:rPr>
          </w:rPrChange>
        </w:rPr>
        <w:t xml:space="preserve"> </w:t>
      </w:r>
      <w:bookmarkStart w:id="1388" w:name="_Toc528705523"/>
      <w:r w:rsidRPr="009A1F47">
        <w:rPr>
          <w:rFonts w:ascii="CMU Serif" w:eastAsiaTheme="minorHAnsi" w:hAnsi="CMU Serif" w:cs="CMU Serif"/>
          <w:b w:val="0"/>
          <w:bCs w:val="0"/>
          <w:sz w:val="26"/>
          <w:szCs w:val="22"/>
          <w:rPrChange w:id="1389" w:author="Fife,Austin N" w:date="2018-11-07T14:49:00Z">
            <w:rPr>
              <w:rFonts w:ascii="CMU Serif" w:eastAsiaTheme="minorHAnsi" w:hAnsi="CMU Serif" w:cs="CMU Serif"/>
              <w:b w:val="0"/>
              <w:bCs w:val="0"/>
              <w:sz w:val="24"/>
              <w:szCs w:val="22"/>
            </w:rPr>
          </w:rPrChange>
        </w:rPr>
        <w:t xml:space="preserve">Fecundity models had fixed factors of germplasm, period and germplasm </w:t>
      </w:r>
      <w:r w:rsidRPr="009A1F47">
        <w:rPr>
          <w:rFonts w:cstheme="minorHAnsi"/>
          <w:sz w:val="28"/>
          <w:rPrChange w:id="1390" w:author="Fife,Austin N" w:date="2018-11-07T14:49:00Z">
            <w:rPr>
              <w:rFonts w:cstheme="minorHAnsi"/>
              <w:sz w:val="24"/>
            </w:rPr>
          </w:rPrChange>
        </w:rPr>
        <w:t>x</w:t>
      </w:r>
      <w:r w:rsidRPr="009A1F47">
        <w:rPr>
          <w:rFonts w:ascii="CMU Serif" w:eastAsiaTheme="minorHAnsi" w:hAnsi="CMU Serif" w:cs="CMU Serif"/>
          <w:b w:val="0"/>
          <w:bCs w:val="0"/>
          <w:sz w:val="26"/>
          <w:szCs w:val="22"/>
          <w:rPrChange w:id="1391" w:author="Fife,Austin N" w:date="2018-11-07T14:49:00Z">
            <w:rPr>
              <w:rFonts w:ascii="CMU Serif" w:eastAsiaTheme="minorHAnsi" w:hAnsi="CMU Serif" w:cs="CMU Serif"/>
              <w:b w:val="0"/>
              <w:bCs w:val="0"/>
              <w:sz w:val="24"/>
              <w:szCs w:val="22"/>
            </w:rPr>
          </w:rPrChange>
        </w:rPr>
        <w:t xml:space="preserve"> period. Psyllid replicate was considered the random factor. </w:t>
      </w:r>
      <w:r w:rsidR="00471091" w:rsidRPr="009A1F47">
        <w:rPr>
          <w:rFonts w:ascii="CMU Serif" w:eastAsiaTheme="minorHAnsi" w:hAnsi="CMU Serif" w:cs="CMU Serif"/>
          <w:b w:val="0"/>
          <w:bCs w:val="0"/>
          <w:sz w:val="26"/>
          <w:szCs w:val="22"/>
          <w:rPrChange w:id="1392" w:author="Fife,Austin N" w:date="2018-11-07T14:49:00Z">
            <w:rPr>
              <w:rFonts w:ascii="CMU Serif" w:eastAsiaTheme="minorHAnsi" w:hAnsi="CMU Serif" w:cs="CMU Serif"/>
              <w:b w:val="0"/>
              <w:bCs w:val="0"/>
              <w:sz w:val="24"/>
              <w:szCs w:val="22"/>
            </w:rPr>
          </w:rPrChange>
        </w:rPr>
        <w:t>Egg fertility was</w:t>
      </w:r>
      <w:r w:rsidRPr="009A1F47">
        <w:rPr>
          <w:rFonts w:ascii="CMU Serif" w:eastAsiaTheme="minorHAnsi" w:hAnsi="CMU Serif" w:cs="CMU Serif"/>
          <w:b w:val="0"/>
          <w:bCs w:val="0"/>
          <w:sz w:val="26"/>
          <w:szCs w:val="22"/>
          <w:rPrChange w:id="1393" w:author="Fife,Austin N" w:date="2018-11-07T14:49:00Z">
            <w:rPr>
              <w:rFonts w:ascii="CMU Serif" w:eastAsiaTheme="minorHAnsi" w:hAnsi="CMU Serif" w:cs="CMU Serif"/>
              <w:b w:val="0"/>
              <w:bCs w:val="0"/>
              <w:sz w:val="24"/>
              <w:szCs w:val="22"/>
            </w:rPr>
          </w:rPrChange>
        </w:rPr>
        <w:t xml:space="preserve"> modeled with germplasm and period as fixed factors and individual psyllids as the random factor. All data were tested with Wald's χ</w:t>
      </w:r>
      <w:r w:rsidRPr="009A1F47">
        <w:rPr>
          <w:rFonts w:ascii="CMU Serif" w:eastAsiaTheme="minorHAnsi" w:hAnsi="CMU Serif" w:cs="CMU Serif"/>
          <w:b w:val="0"/>
          <w:bCs w:val="0"/>
          <w:sz w:val="26"/>
          <w:szCs w:val="22"/>
          <w:vertAlign w:val="superscript"/>
          <w:rPrChange w:id="1394" w:author="Fife,Austin N" w:date="2018-11-07T14:49:00Z">
            <w:rPr>
              <w:rFonts w:ascii="CMU Serif" w:eastAsiaTheme="minorHAnsi" w:hAnsi="CMU Serif" w:cs="CMU Serif"/>
              <w:b w:val="0"/>
              <w:bCs w:val="0"/>
              <w:sz w:val="24"/>
              <w:szCs w:val="22"/>
              <w:vertAlign w:val="superscript"/>
            </w:rPr>
          </w:rPrChange>
        </w:rPr>
        <w:t>2</w:t>
      </w:r>
      <w:r w:rsidRPr="009A1F47">
        <w:rPr>
          <w:rFonts w:ascii="CMU Serif" w:eastAsiaTheme="minorHAnsi" w:hAnsi="CMU Serif" w:cs="CMU Serif"/>
          <w:b w:val="0"/>
          <w:bCs w:val="0"/>
          <w:sz w:val="26"/>
          <w:szCs w:val="22"/>
          <w:rPrChange w:id="1395" w:author="Fife,Austin N" w:date="2018-11-07T14:49:00Z">
            <w:rPr>
              <w:rFonts w:ascii="CMU Serif" w:eastAsiaTheme="minorHAnsi" w:hAnsi="CMU Serif" w:cs="CMU Serif"/>
              <w:b w:val="0"/>
              <w:bCs w:val="0"/>
              <w:sz w:val="24"/>
              <w:szCs w:val="22"/>
            </w:rPr>
          </w:rPrChange>
        </w:rPr>
        <w:t xml:space="preserve"> tests</w:t>
      </w:r>
      <w:r w:rsidR="002957BD" w:rsidRPr="009A1F47">
        <w:rPr>
          <w:rFonts w:ascii="CMU Serif" w:eastAsiaTheme="minorHAnsi" w:hAnsi="CMU Serif" w:cs="CMU Serif"/>
          <w:b w:val="0"/>
          <w:bCs w:val="0"/>
          <w:sz w:val="26"/>
          <w:szCs w:val="22"/>
          <w:rPrChange w:id="1396" w:author="Fife,Austin N" w:date="2018-11-07T14:49:00Z">
            <w:rPr>
              <w:rFonts w:ascii="CMU Serif" w:eastAsiaTheme="minorHAnsi" w:hAnsi="CMU Serif" w:cs="CMU Serif"/>
              <w:b w:val="0"/>
              <w:bCs w:val="0"/>
              <w:sz w:val="24"/>
              <w:szCs w:val="22"/>
            </w:rPr>
          </w:rPrChange>
        </w:rPr>
        <w:t>.</w:t>
      </w:r>
      <w:r w:rsidRPr="009A1F47">
        <w:rPr>
          <w:rFonts w:ascii="CMU Serif" w:eastAsiaTheme="minorHAnsi" w:hAnsi="CMU Serif" w:cs="CMU Serif"/>
          <w:b w:val="0"/>
          <w:bCs w:val="0"/>
          <w:sz w:val="26"/>
          <w:szCs w:val="22"/>
          <w:rPrChange w:id="1397" w:author="Fife,Austin N" w:date="2018-11-07T14:49:00Z">
            <w:rPr>
              <w:rFonts w:ascii="CMU Serif" w:eastAsiaTheme="minorHAnsi" w:hAnsi="CMU Serif" w:cs="CMU Serif"/>
              <w:b w:val="0"/>
              <w:bCs w:val="0"/>
              <w:sz w:val="24"/>
              <w:szCs w:val="22"/>
            </w:rPr>
          </w:rPrChange>
        </w:rPr>
        <w:t xml:space="preserve"> All data were tested with Wald's χ</w:t>
      </w:r>
      <w:r w:rsidRPr="009A1F47">
        <w:rPr>
          <w:rFonts w:ascii="CMU Serif" w:eastAsiaTheme="minorHAnsi" w:hAnsi="CMU Serif" w:cs="CMU Serif"/>
          <w:b w:val="0"/>
          <w:bCs w:val="0"/>
          <w:sz w:val="26"/>
          <w:szCs w:val="22"/>
          <w:vertAlign w:val="superscript"/>
          <w:rPrChange w:id="1398" w:author="Fife,Austin N" w:date="2018-11-07T14:49:00Z">
            <w:rPr>
              <w:rFonts w:ascii="CMU Serif" w:eastAsiaTheme="minorHAnsi" w:hAnsi="CMU Serif" w:cs="CMU Serif"/>
              <w:b w:val="0"/>
              <w:bCs w:val="0"/>
              <w:sz w:val="24"/>
              <w:szCs w:val="22"/>
              <w:vertAlign w:val="superscript"/>
            </w:rPr>
          </w:rPrChange>
        </w:rPr>
        <w:t>2</w:t>
      </w:r>
      <w:r w:rsidRPr="009A1F47">
        <w:rPr>
          <w:rFonts w:ascii="CMU Serif" w:eastAsiaTheme="minorHAnsi" w:hAnsi="CMU Serif" w:cs="CMU Serif"/>
          <w:b w:val="0"/>
          <w:bCs w:val="0"/>
          <w:sz w:val="26"/>
          <w:szCs w:val="22"/>
          <w:rPrChange w:id="1399" w:author="Fife,Austin N" w:date="2018-11-07T14:49:00Z">
            <w:rPr>
              <w:rFonts w:ascii="CMU Serif" w:eastAsiaTheme="minorHAnsi" w:hAnsi="CMU Serif" w:cs="CMU Serif"/>
              <w:b w:val="0"/>
              <w:bCs w:val="0"/>
              <w:sz w:val="24"/>
              <w:szCs w:val="22"/>
            </w:rPr>
          </w:rPrChange>
        </w:rPr>
        <w:t>tests, followed by least-squares means with Tukey's adjustments to test for multiple comparisons. Statistical significance was considered at α = 0.05.</w:t>
      </w:r>
      <w:bookmarkEnd w:id="1355"/>
      <w:bookmarkEnd w:id="1388"/>
      <w:r w:rsidRPr="009A1F47">
        <w:rPr>
          <w:rFonts w:ascii="CMU Serif" w:eastAsiaTheme="minorHAnsi" w:hAnsi="CMU Serif" w:cs="CMU Serif"/>
          <w:b w:val="0"/>
          <w:bCs w:val="0"/>
          <w:sz w:val="26"/>
          <w:szCs w:val="22"/>
          <w:rPrChange w:id="1400" w:author="Fife,Austin N" w:date="2018-11-07T14:49:00Z">
            <w:rPr>
              <w:rFonts w:ascii="CMU Serif" w:eastAsiaTheme="minorHAnsi" w:hAnsi="CMU Serif" w:cs="CMU Serif"/>
              <w:b w:val="0"/>
              <w:bCs w:val="0"/>
              <w:sz w:val="24"/>
              <w:szCs w:val="22"/>
            </w:rPr>
          </w:rPrChange>
        </w:rPr>
        <w:t xml:space="preserve"> </w:t>
      </w:r>
    </w:p>
    <w:p w14:paraId="70B4A9D1" w14:textId="77777777" w:rsidR="001752AC" w:rsidRPr="009A1F47" w:rsidRDefault="001752AC" w:rsidP="0075501E">
      <w:pPr>
        <w:pStyle w:val="Heading2"/>
        <w:keepNext w:val="0"/>
        <w:keepLines w:val="0"/>
        <w:widowControl w:val="0"/>
        <w:mirrorIndents/>
        <w:rPr>
          <w:rFonts w:ascii="CMU Serif" w:hAnsi="CMU Serif" w:cs="CMU Serif"/>
          <w:sz w:val="26"/>
          <w:szCs w:val="22"/>
          <w:rPrChange w:id="1401" w:author="Fife,Austin N" w:date="2018-11-07T14:49:00Z">
            <w:rPr>
              <w:rFonts w:ascii="CMU Serif" w:hAnsi="CMU Serif" w:cs="CMU Serif"/>
              <w:sz w:val="24"/>
              <w:szCs w:val="22"/>
            </w:rPr>
          </w:rPrChange>
        </w:rPr>
      </w:pPr>
    </w:p>
    <w:p w14:paraId="5DE39DA7" w14:textId="73EA3C3F" w:rsidR="001752AC" w:rsidRPr="009A1F47" w:rsidRDefault="001752AC" w:rsidP="0075501E">
      <w:pPr>
        <w:pStyle w:val="Heading2"/>
        <w:keepNext w:val="0"/>
        <w:keepLines w:val="0"/>
        <w:widowControl w:val="0"/>
        <w:mirrorIndents/>
        <w:jc w:val="center"/>
        <w:rPr>
          <w:rFonts w:ascii="CMU Serif" w:hAnsi="CMU Serif" w:cs="CMU Serif"/>
          <w:sz w:val="26"/>
          <w:szCs w:val="22"/>
          <w:rPrChange w:id="1402" w:author="Fife,Austin N" w:date="2018-11-07T14:49:00Z">
            <w:rPr>
              <w:rFonts w:ascii="CMU Serif" w:hAnsi="CMU Serif" w:cs="CMU Serif"/>
              <w:sz w:val="24"/>
              <w:szCs w:val="22"/>
            </w:rPr>
          </w:rPrChange>
        </w:rPr>
      </w:pPr>
      <w:bookmarkStart w:id="1403" w:name="_Toc528705524"/>
      <w:bookmarkStart w:id="1404" w:name="_Toc528941672"/>
      <w:r w:rsidRPr="009A1F47">
        <w:rPr>
          <w:rFonts w:ascii="CMU Serif" w:hAnsi="CMU Serif" w:cs="CMU Serif"/>
          <w:sz w:val="26"/>
          <w:szCs w:val="22"/>
          <w:rPrChange w:id="1405" w:author="Fife,Austin N" w:date="2018-11-07T14:49:00Z">
            <w:rPr>
              <w:rFonts w:ascii="CMU Serif" w:hAnsi="CMU Serif" w:cs="CMU Serif"/>
              <w:sz w:val="24"/>
              <w:szCs w:val="22"/>
            </w:rPr>
          </w:rPrChange>
        </w:rPr>
        <w:t>Chapter 3: Results</w:t>
      </w:r>
      <w:bookmarkEnd w:id="1403"/>
      <w:bookmarkEnd w:id="1404"/>
    </w:p>
    <w:p w14:paraId="0023EAB6" w14:textId="77777777" w:rsidR="001752AC" w:rsidRPr="009A1F47" w:rsidRDefault="001752AC" w:rsidP="0075501E">
      <w:pPr>
        <w:pStyle w:val="Heading2"/>
        <w:keepNext w:val="0"/>
        <w:keepLines w:val="0"/>
        <w:widowControl w:val="0"/>
        <w:mirrorIndents/>
        <w:rPr>
          <w:rFonts w:ascii="CMU Serif" w:hAnsi="CMU Serif" w:cs="CMU Serif"/>
          <w:sz w:val="26"/>
          <w:szCs w:val="22"/>
          <w:rPrChange w:id="1406" w:author="Fife,Austin N" w:date="2018-11-07T14:49:00Z">
            <w:rPr>
              <w:rFonts w:ascii="CMU Serif" w:hAnsi="CMU Serif" w:cs="CMU Serif"/>
              <w:sz w:val="24"/>
              <w:szCs w:val="22"/>
            </w:rPr>
          </w:rPrChange>
        </w:rPr>
      </w:pPr>
      <w:bookmarkStart w:id="1407" w:name="_Toc528705525"/>
      <w:bookmarkStart w:id="1408" w:name="_Toc528941673"/>
      <w:r w:rsidRPr="009A1F47">
        <w:rPr>
          <w:rFonts w:ascii="CMU Serif" w:hAnsi="CMU Serif" w:cs="CMU Serif"/>
          <w:sz w:val="26"/>
          <w:szCs w:val="22"/>
          <w:rPrChange w:id="1409" w:author="Fife,Austin N" w:date="2018-11-07T14:49:00Z">
            <w:rPr>
              <w:rFonts w:ascii="CMU Serif" w:hAnsi="CMU Serif" w:cs="CMU Serif"/>
              <w:sz w:val="24"/>
              <w:szCs w:val="22"/>
            </w:rPr>
          </w:rPrChange>
        </w:rPr>
        <w:t>No-choice assays</w:t>
      </w:r>
      <w:bookmarkEnd w:id="1407"/>
      <w:bookmarkEnd w:id="1408"/>
    </w:p>
    <w:p w14:paraId="4D25E874" w14:textId="28BC8897" w:rsidR="00C17095" w:rsidRPr="009A1F47" w:rsidRDefault="001752AC" w:rsidP="00DF3BF2">
      <w:pPr>
        <w:spacing w:line="480" w:lineRule="auto"/>
        <w:ind w:firstLine="720"/>
        <w:rPr>
          <w:rFonts w:ascii="CMU Serif" w:hAnsi="CMU Serif" w:cs="CMU Serif"/>
          <w:sz w:val="26"/>
          <w:rPrChange w:id="1410" w:author="Fife,Austin N" w:date="2018-11-07T14:49:00Z">
            <w:rPr>
              <w:rFonts w:ascii="CMU Serif" w:hAnsi="CMU Serif" w:cs="CMU Serif"/>
              <w:sz w:val="24"/>
            </w:rPr>
          </w:rPrChange>
        </w:rPr>
      </w:pPr>
      <w:r w:rsidRPr="009A1F47">
        <w:rPr>
          <w:rFonts w:ascii="CMU Serif" w:hAnsi="CMU Serif" w:cs="CMU Serif"/>
          <w:sz w:val="26"/>
          <w:rPrChange w:id="1411" w:author="Fife,Austin N" w:date="2018-11-07T14:49:00Z">
            <w:rPr>
              <w:rFonts w:ascii="CMU Serif" w:hAnsi="CMU Serif" w:cs="CMU Serif"/>
              <w:sz w:val="24"/>
            </w:rPr>
          </w:rPrChange>
        </w:rPr>
        <w:lastRenderedPageBreak/>
        <w:t xml:space="preserve">The number of probing events observed was </w:t>
      </w:r>
      <w:r w:rsidRPr="009A1F47">
        <w:rPr>
          <w:rFonts w:ascii="CMU Serif" w:hAnsi="CMU Serif" w:cs="CMU Serif"/>
          <w:bCs/>
          <w:sz w:val="26"/>
          <w:rPrChange w:id="1412" w:author="Fife,Austin N" w:date="2018-11-07T14:49:00Z">
            <w:rPr>
              <w:rFonts w:ascii="CMU Serif" w:hAnsi="CMU Serif" w:cs="CMU Serif"/>
              <w:bCs/>
              <w:sz w:val="24"/>
            </w:rPr>
          </w:rPrChange>
        </w:rPr>
        <w:t>significantly</w:t>
      </w:r>
      <w:r w:rsidRPr="009A1F47">
        <w:rPr>
          <w:rFonts w:ascii="CMU Serif" w:hAnsi="CMU Serif" w:cs="CMU Serif"/>
          <w:sz w:val="26"/>
          <w:rPrChange w:id="1413" w:author="Fife,Austin N" w:date="2018-11-07T14:49:00Z">
            <w:rPr>
              <w:rFonts w:ascii="CMU Serif" w:hAnsi="CMU Serif" w:cs="CMU Serif"/>
              <w:sz w:val="24"/>
            </w:rPr>
          </w:rPrChange>
        </w:rPr>
        <w:t xml:space="preserve"> </w:t>
      </w:r>
      <w:r w:rsidRPr="009A1F47">
        <w:rPr>
          <w:rFonts w:ascii="CMU Serif" w:hAnsi="CMU Serif" w:cs="CMU Serif"/>
          <w:bCs/>
          <w:sz w:val="26"/>
          <w:rPrChange w:id="1414" w:author="Fife,Austin N" w:date="2018-11-07T14:49:00Z">
            <w:rPr>
              <w:rFonts w:ascii="CMU Serif" w:hAnsi="CMU Serif" w:cs="CMU Serif"/>
              <w:bCs/>
              <w:sz w:val="24"/>
            </w:rPr>
          </w:rPrChange>
        </w:rPr>
        <w:t>different</w:t>
      </w:r>
      <w:r w:rsidRPr="009A1F47">
        <w:rPr>
          <w:rFonts w:ascii="CMU Serif" w:hAnsi="CMU Serif" w:cs="CMU Serif"/>
          <w:sz w:val="26"/>
          <w:rPrChange w:id="1415" w:author="Fife,Austin N" w:date="2018-11-07T14:49:00Z">
            <w:rPr>
              <w:rFonts w:ascii="CMU Serif" w:hAnsi="CMU Serif" w:cs="CMU Serif"/>
              <w:sz w:val="24"/>
            </w:rPr>
          </w:rPrChange>
        </w:rPr>
        <w:t xml:space="preserve"> among germplasms</w:t>
      </w:r>
      <w:r w:rsidR="00D803C5" w:rsidRPr="009A1F47">
        <w:rPr>
          <w:rFonts w:ascii="CMU Serif" w:hAnsi="CMU Serif" w:cs="CMU Serif"/>
          <w:sz w:val="26"/>
          <w:rPrChange w:id="1416" w:author="Fife,Austin N" w:date="2018-11-07T14:49:00Z">
            <w:rPr>
              <w:rFonts w:ascii="CMU Serif" w:hAnsi="CMU Serif" w:cs="CMU Serif"/>
              <w:sz w:val="24"/>
            </w:rPr>
          </w:rPrChange>
        </w:rPr>
        <w:t xml:space="preserve"> </w:t>
      </w:r>
      <w:r w:rsidRPr="009A1F47">
        <w:rPr>
          <w:rFonts w:ascii="CMU Serif" w:hAnsi="CMU Serif" w:cs="CMU Serif"/>
          <w:sz w:val="26"/>
          <w:rPrChange w:id="1417" w:author="Fife,Austin N" w:date="2018-11-07T14:49:00Z">
            <w:rPr>
              <w:rFonts w:ascii="CMU Serif" w:hAnsi="CMU Serif" w:cs="CMU Serif"/>
              <w:sz w:val="24"/>
            </w:rPr>
          </w:rPrChange>
        </w:rPr>
        <w:t>(Table 3.1). Psyllids probed more frequently on Russet Burbank than on A07781-10LB</w:t>
      </w:r>
      <w:r w:rsidR="00D803C5" w:rsidRPr="009A1F47">
        <w:rPr>
          <w:rFonts w:ascii="CMU Serif" w:hAnsi="CMU Serif" w:cs="CMU Serif"/>
          <w:sz w:val="26"/>
          <w:rPrChange w:id="1418" w:author="Fife,Austin N" w:date="2018-11-07T14:49:00Z">
            <w:rPr>
              <w:rFonts w:ascii="CMU Serif" w:hAnsi="CMU Serif" w:cs="CMU Serif"/>
              <w:sz w:val="24"/>
            </w:rPr>
          </w:rPrChange>
        </w:rPr>
        <w:t xml:space="preserve"> </w:t>
      </w:r>
      <w:r w:rsidR="00F62939" w:rsidRPr="009A1F47">
        <w:rPr>
          <w:rFonts w:ascii="CMU Serif" w:hAnsi="CMU Serif" w:cs="CMU Serif"/>
          <w:sz w:val="26"/>
          <w:rPrChange w:id="1419" w:author="Fife,Austin N" w:date="2018-11-07T14:49:00Z">
            <w:rPr>
              <w:rFonts w:ascii="CMU Serif" w:hAnsi="CMU Serif" w:cs="CMU Serif"/>
              <w:sz w:val="24"/>
            </w:rPr>
          </w:rPrChange>
        </w:rPr>
        <w:t xml:space="preserve">and </w:t>
      </w:r>
      <w:r w:rsidRPr="009A1F47">
        <w:rPr>
          <w:rFonts w:ascii="CMU Serif" w:hAnsi="CMU Serif" w:cs="CMU Serif"/>
          <w:sz w:val="26"/>
          <w:rPrChange w:id="1420" w:author="Fife,Austin N" w:date="2018-11-07T14:49:00Z">
            <w:rPr>
              <w:rFonts w:ascii="CMU Serif" w:hAnsi="CMU Serif" w:cs="CMU Serif"/>
              <w:sz w:val="24"/>
            </w:rPr>
          </w:rPrChange>
        </w:rPr>
        <w:t>A07781-3LB</w:t>
      </w:r>
      <w:r w:rsidR="008130CD" w:rsidRPr="009A1F47">
        <w:rPr>
          <w:rFonts w:ascii="CMU Serif" w:hAnsi="CMU Serif" w:cs="CMU Serif"/>
          <w:sz w:val="26"/>
          <w:rPrChange w:id="1421" w:author="Fife,Austin N" w:date="2018-11-07T14:49:00Z">
            <w:rPr>
              <w:rFonts w:ascii="CMU Serif" w:hAnsi="CMU Serif" w:cs="CMU Serif"/>
              <w:sz w:val="24"/>
            </w:rPr>
          </w:rPrChange>
        </w:rPr>
        <w:t xml:space="preserve">, which did not differ </w:t>
      </w:r>
      <w:r w:rsidR="00AB13D4" w:rsidRPr="009A1F47">
        <w:rPr>
          <w:rFonts w:ascii="CMU Serif" w:hAnsi="CMU Serif" w:cs="CMU Serif"/>
          <w:sz w:val="26"/>
          <w:rPrChange w:id="1422" w:author="Fife,Austin N" w:date="2018-11-07T14:49:00Z">
            <w:rPr>
              <w:rFonts w:ascii="CMU Serif" w:hAnsi="CMU Serif" w:cs="CMU Serif"/>
              <w:sz w:val="24"/>
            </w:rPr>
          </w:rPrChange>
        </w:rPr>
        <w:t>between</w:t>
      </w:r>
      <w:r w:rsidR="008130CD" w:rsidRPr="009A1F47">
        <w:rPr>
          <w:rFonts w:ascii="CMU Serif" w:hAnsi="CMU Serif" w:cs="CMU Serif"/>
          <w:sz w:val="26"/>
          <w:rPrChange w:id="1423" w:author="Fife,Austin N" w:date="2018-11-07T14:49:00Z">
            <w:rPr>
              <w:rFonts w:ascii="CMU Serif" w:hAnsi="CMU Serif" w:cs="CMU Serif"/>
              <w:sz w:val="24"/>
            </w:rPr>
          </w:rPrChange>
        </w:rPr>
        <w:t xml:space="preserve"> each other</w:t>
      </w:r>
      <w:r w:rsidR="00AB13D4" w:rsidRPr="009A1F47">
        <w:rPr>
          <w:rFonts w:ascii="CMU Serif" w:hAnsi="CMU Serif" w:cs="CMU Serif"/>
          <w:sz w:val="26"/>
          <w:rPrChange w:id="1424" w:author="Fife,Austin N" w:date="2018-11-07T14:49:00Z">
            <w:rPr>
              <w:rFonts w:ascii="CMU Serif" w:hAnsi="CMU Serif" w:cs="CMU Serif"/>
              <w:sz w:val="24"/>
            </w:rPr>
          </w:rPrChange>
        </w:rPr>
        <w:t>; probing frequency on 4LB did not differ among the other germplasms</w:t>
      </w:r>
      <w:r w:rsidRPr="009A1F47">
        <w:rPr>
          <w:rFonts w:ascii="CMU Serif" w:hAnsi="CMU Serif" w:cs="CMU Serif"/>
          <w:sz w:val="26"/>
          <w:rPrChange w:id="1425" w:author="Fife,Austin N" w:date="2018-11-07T14:49:00Z">
            <w:rPr>
              <w:rFonts w:ascii="CMU Serif" w:hAnsi="CMU Serif" w:cs="CMU Serif"/>
              <w:sz w:val="24"/>
            </w:rPr>
          </w:rPrChange>
        </w:rPr>
        <w:t xml:space="preserve"> (Table 3.2). </w:t>
      </w:r>
      <w:r w:rsidR="008130CD" w:rsidRPr="009A1F47">
        <w:rPr>
          <w:rFonts w:ascii="CMU Serif" w:hAnsi="CMU Serif" w:cs="CMU Serif"/>
          <w:sz w:val="26"/>
          <w:rPrChange w:id="1426" w:author="Fife,Austin N" w:date="2018-11-07T14:49:00Z">
            <w:rPr>
              <w:rFonts w:ascii="CMU Serif" w:hAnsi="CMU Serif" w:cs="CMU Serif"/>
              <w:sz w:val="24"/>
            </w:rPr>
          </w:rPrChange>
        </w:rPr>
        <w:t>This effect appeared to reflect the trend of more probing by females on Russet Burbank (Table 3.2); however</w:t>
      </w:r>
      <w:r w:rsidR="00AB13D4" w:rsidRPr="009A1F47">
        <w:rPr>
          <w:rFonts w:ascii="CMU Serif" w:hAnsi="CMU Serif" w:cs="CMU Serif"/>
          <w:sz w:val="26"/>
          <w:rPrChange w:id="1427" w:author="Fife,Austin N" w:date="2018-11-07T14:49:00Z">
            <w:rPr>
              <w:rFonts w:ascii="CMU Serif" w:hAnsi="CMU Serif" w:cs="CMU Serif"/>
              <w:sz w:val="24"/>
            </w:rPr>
          </w:rPrChange>
        </w:rPr>
        <w:t>,</w:t>
      </w:r>
      <w:r w:rsidR="008130CD" w:rsidRPr="009A1F47">
        <w:rPr>
          <w:rFonts w:ascii="CMU Serif" w:hAnsi="CMU Serif" w:cs="CMU Serif"/>
          <w:sz w:val="26"/>
          <w:rPrChange w:id="1428" w:author="Fife,Austin N" w:date="2018-11-07T14:49:00Z">
            <w:rPr>
              <w:rFonts w:ascii="CMU Serif" w:hAnsi="CMU Serif" w:cs="CMU Serif"/>
              <w:sz w:val="24"/>
            </w:rPr>
          </w:rPrChange>
        </w:rPr>
        <w:t xml:space="preserve"> </w:t>
      </w:r>
      <w:r w:rsidRPr="009A1F47">
        <w:rPr>
          <w:rFonts w:ascii="CMU Serif" w:hAnsi="CMU Serif" w:cs="CMU Serif"/>
          <w:sz w:val="26"/>
          <w:rPrChange w:id="1429" w:author="Fife,Austin N" w:date="2018-11-07T14:49:00Z">
            <w:rPr>
              <w:rFonts w:ascii="CMU Serif" w:hAnsi="CMU Serif" w:cs="CMU Serif"/>
              <w:sz w:val="24"/>
            </w:rPr>
          </w:rPrChange>
        </w:rPr>
        <w:t xml:space="preserve">the </w:t>
      </w:r>
      <w:r w:rsidR="00F62939" w:rsidRPr="009A1F47">
        <w:rPr>
          <w:rFonts w:ascii="CMU Serif" w:hAnsi="CMU Serif" w:cs="CMU Serif"/>
          <w:sz w:val="26"/>
          <w:rPrChange w:id="1430" w:author="Fife,Austin N" w:date="2018-11-07T14:49:00Z">
            <w:rPr>
              <w:rFonts w:ascii="CMU Serif" w:hAnsi="CMU Serif" w:cs="CMU Serif"/>
              <w:sz w:val="24"/>
            </w:rPr>
          </w:rPrChange>
        </w:rPr>
        <w:t>germplasm</w:t>
      </w:r>
      <w:r w:rsidRPr="009A1F47">
        <w:rPr>
          <w:rFonts w:ascii="CMU Serif" w:hAnsi="CMU Serif" w:cs="CMU Serif"/>
          <w:sz w:val="26"/>
          <w:rPrChange w:id="1431" w:author="Fife,Austin N" w:date="2018-11-07T14:49:00Z">
            <w:rPr>
              <w:rFonts w:ascii="CMU Serif" w:hAnsi="CMU Serif" w:cs="CMU Serif"/>
              <w:sz w:val="24"/>
            </w:rPr>
          </w:rPrChange>
        </w:rPr>
        <w:t xml:space="preserve"> </w:t>
      </w:r>
      <w:r w:rsidRPr="009A1F47">
        <w:rPr>
          <w:rFonts w:cstheme="minorHAnsi"/>
          <w:sz w:val="28"/>
          <w:rPrChange w:id="1432" w:author="Fife,Austin N" w:date="2018-11-07T14:49:00Z">
            <w:rPr>
              <w:rFonts w:cstheme="minorHAnsi"/>
              <w:sz w:val="24"/>
            </w:rPr>
          </w:rPrChange>
        </w:rPr>
        <w:t>x</w:t>
      </w:r>
      <w:r w:rsidRPr="009A1F47">
        <w:rPr>
          <w:rFonts w:ascii="CMU Serif" w:hAnsi="CMU Serif" w:cs="CMU Serif"/>
          <w:sz w:val="26"/>
          <w:rPrChange w:id="1433" w:author="Fife,Austin N" w:date="2018-11-07T14:49:00Z">
            <w:rPr>
              <w:rFonts w:ascii="CMU Serif" w:hAnsi="CMU Serif" w:cs="CMU Serif"/>
              <w:sz w:val="24"/>
            </w:rPr>
          </w:rPrChange>
        </w:rPr>
        <w:t xml:space="preserve"> </w:t>
      </w:r>
      <w:r w:rsidR="00F62939" w:rsidRPr="009A1F47">
        <w:rPr>
          <w:rFonts w:ascii="CMU Serif" w:hAnsi="CMU Serif" w:cs="CMU Serif"/>
          <w:sz w:val="26"/>
          <w:rPrChange w:id="1434" w:author="Fife,Austin N" w:date="2018-11-07T14:49:00Z">
            <w:rPr>
              <w:rFonts w:ascii="CMU Serif" w:hAnsi="CMU Serif" w:cs="CMU Serif"/>
              <w:sz w:val="24"/>
            </w:rPr>
          </w:rPrChange>
        </w:rPr>
        <w:t xml:space="preserve">sex </w:t>
      </w:r>
      <w:r w:rsidRPr="009A1F47">
        <w:rPr>
          <w:rFonts w:ascii="CMU Serif" w:hAnsi="CMU Serif" w:cs="CMU Serif"/>
          <w:sz w:val="26"/>
          <w:rPrChange w:id="1435" w:author="Fife,Austin N" w:date="2018-11-07T14:49:00Z">
            <w:rPr>
              <w:rFonts w:ascii="CMU Serif" w:hAnsi="CMU Serif" w:cs="CMU Serif"/>
              <w:sz w:val="24"/>
            </w:rPr>
          </w:rPrChange>
        </w:rPr>
        <w:t>interaction</w:t>
      </w:r>
      <w:r w:rsidR="00D803C5" w:rsidRPr="009A1F47">
        <w:rPr>
          <w:rFonts w:ascii="CMU Serif" w:hAnsi="CMU Serif" w:cs="CMU Serif"/>
          <w:sz w:val="26"/>
          <w:rPrChange w:id="1436" w:author="Fife,Austin N" w:date="2018-11-07T14:49:00Z">
            <w:rPr>
              <w:rFonts w:ascii="CMU Serif" w:hAnsi="CMU Serif" w:cs="CMU Serif"/>
              <w:sz w:val="24"/>
            </w:rPr>
          </w:rPrChange>
        </w:rPr>
        <w:t xml:space="preserve"> </w:t>
      </w:r>
      <w:r w:rsidRPr="009A1F47">
        <w:rPr>
          <w:rFonts w:ascii="CMU Serif" w:hAnsi="CMU Serif" w:cs="CMU Serif"/>
          <w:sz w:val="26"/>
          <w:rPrChange w:id="1437" w:author="Fife,Austin N" w:date="2018-11-07T14:49:00Z">
            <w:rPr>
              <w:rFonts w:ascii="CMU Serif" w:hAnsi="CMU Serif" w:cs="CMU Serif"/>
              <w:sz w:val="24"/>
            </w:rPr>
          </w:rPrChange>
        </w:rPr>
        <w:t xml:space="preserve">was not </w:t>
      </w:r>
      <w:r w:rsidRPr="009A1F47">
        <w:rPr>
          <w:rFonts w:ascii="CMU Serif" w:hAnsi="CMU Serif" w:cs="CMU Serif"/>
          <w:bCs/>
          <w:sz w:val="26"/>
          <w:rPrChange w:id="1438" w:author="Fife,Austin N" w:date="2018-11-07T14:49:00Z">
            <w:rPr>
              <w:rFonts w:ascii="CMU Serif" w:hAnsi="CMU Serif" w:cs="CMU Serif"/>
              <w:bCs/>
              <w:sz w:val="24"/>
            </w:rPr>
          </w:rPrChange>
        </w:rPr>
        <w:t>significant</w:t>
      </w:r>
      <w:r w:rsidRPr="009A1F47">
        <w:rPr>
          <w:rFonts w:ascii="CMU Serif" w:hAnsi="CMU Serif" w:cs="CMU Serif"/>
          <w:sz w:val="26"/>
          <w:rPrChange w:id="1439" w:author="Fife,Austin N" w:date="2018-11-07T14:49:00Z">
            <w:rPr>
              <w:rFonts w:ascii="CMU Serif" w:hAnsi="CMU Serif" w:cs="CMU Serif"/>
              <w:sz w:val="24"/>
            </w:rPr>
          </w:rPrChange>
        </w:rPr>
        <w:t xml:space="preserve"> (Table 3.</w:t>
      </w:r>
      <w:r w:rsidR="008130CD" w:rsidRPr="009A1F47">
        <w:rPr>
          <w:rFonts w:ascii="CMU Serif" w:hAnsi="CMU Serif" w:cs="CMU Serif"/>
          <w:sz w:val="26"/>
          <w:rPrChange w:id="1440" w:author="Fife,Austin N" w:date="2018-11-07T14:49:00Z">
            <w:rPr>
              <w:rFonts w:ascii="CMU Serif" w:hAnsi="CMU Serif" w:cs="CMU Serif"/>
              <w:sz w:val="24"/>
            </w:rPr>
          </w:rPrChange>
        </w:rPr>
        <w:t>1</w:t>
      </w:r>
      <w:r w:rsidRPr="009A1F47">
        <w:rPr>
          <w:rFonts w:ascii="CMU Serif" w:hAnsi="CMU Serif" w:cs="CMU Serif"/>
          <w:sz w:val="26"/>
          <w:rPrChange w:id="1441" w:author="Fife,Austin N" w:date="2018-11-07T14:49:00Z">
            <w:rPr>
              <w:rFonts w:ascii="CMU Serif" w:hAnsi="CMU Serif" w:cs="CMU Serif"/>
              <w:sz w:val="24"/>
            </w:rPr>
          </w:rPrChange>
        </w:rPr>
        <w:t>)</w:t>
      </w:r>
      <w:r w:rsidR="008130CD" w:rsidRPr="009A1F47">
        <w:rPr>
          <w:rFonts w:ascii="CMU Serif" w:hAnsi="CMU Serif" w:cs="CMU Serif"/>
          <w:sz w:val="26"/>
          <w:rPrChange w:id="1442" w:author="Fife,Austin N" w:date="2018-11-07T14:49:00Z">
            <w:rPr>
              <w:rFonts w:ascii="CMU Serif" w:hAnsi="CMU Serif" w:cs="CMU Serif"/>
              <w:sz w:val="24"/>
            </w:rPr>
          </w:rPrChange>
        </w:rPr>
        <w:t>. Probing frequency did not differ by sex</w:t>
      </w:r>
      <w:r w:rsidRPr="009A1F47">
        <w:rPr>
          <w:rFonts w:ascii="CMU Serif" w:hAnsi="CMU Serif" w:cs="CMU Serif"/>
          <w:sz w:val="26"/>
          <w:rPrChange w:id="1443" w:author="Fife,Austin N" w:date="2018-11-07T14:49:00Z">
            <w:rPr>
              <w:rFonts w:ascii="CMU Serif" w:hAnsi="CMU Serif" w:cs="CMU Serif"/>
              <w:sz w:val="24"/>
            </w:rPr>
          </w:rPrChange>
        </w:rPr>
        <w:t xml:space="preserve"> (</w:t>
      </w:r>
      <w:r w:rsidR="008130CD" w:rsidRPr="009A1F47">
        <w:rPr>
          <w:rFonts w:ascii="CMU Serif" w:hAnsi="CMU Serif" w:cs="CMU Serif"/>
          <w:sz w:val="26"/>
          <w:rPrChange w:id="1444" w:author="Fife,Austin N" w:date="2018-11-07T14:49:00Z">
            <w:rPr>
              <w:rFonts w:ascii="CMU Serif" w:hAnsi="CMU Serif" w:cs="CMU Serif"/>
              <w:sz w:val="24"/>
            </w:rPr>
          </w:rPrChange>
        </w:rPr>
        <w:t xml:space="preserve">Table </w:t>
      </w:r>
      <w:r w:rsidRPr="009A1F47">
        <w:rPr>
          <w:rFonts w:ascii="CMU Serif" w:hAnsi="CMU Serif" w:cs="CMU Serif"/>
          <w:sz w:val="26"/>
          <w:rPrChange w:id="1445" w:author="Fife,Austin N" w:date="2018-11-07T14:49:00Z">
            <w:rPr>
              <w:rFonts w:ascii="CMU Serif" w:hAnsi="CMU Serif" w:cs="CMU Serif"/>
              <w:sz w:val="24"/>
            </w:rPr>
          </w:rPrChange>
        </w:rPr>
        <w:t xml:space="preserve">3.1). </w:t>
      </w:r>
      <w:r w:rsidR="008130CD" w:rsidRPr="009A1F47">
        <w:rPr>
          <w:rFonts w:ascii="CMU Serif" w:hAnsi="CMU Serif" w:cs="CMU Serif"/>
          <w:sz w:val="26"/>
          <w:rPrChange w:id="1446" w:author="Fife,Austin N" w:date="2018-11-07T14:49:00Z">
            <w:rPr>
              <w:rFonts w:ascii="CMU Serif" w:hAnsi="CMU Serif" w:cs="CMU Serif"/>
              <w:sz w:val="24"/>
            </w:rPr>
          </w:rPrChange>
        </w:rPr>
        <w:t>Overall, psyllids spent more time engaged in probing behavior than in the other activities recorded</w:t>
      </w:r>
      <w:r w:rsidR="00AB13D4" w:rsidRPr="009A1F47">
        <w:rPr>
          <w:rFonts w:ascii="CMU Serif" w:hAnsi="CMU Serif" w:cs="CMU Serif"/>
          <w:sz w:val="26"/>
          <w:rPrChange w:id="1447" w:author="Fife,Austin N" w:date="2018-11-07T14:49:00Z">
            <w:rPr>
              <w:rFonts w:ascii="CMU Serif" w:hAnsi="CMU Serif" w:cs="CMU Serif"/>
              <w:sz w:val="24"/>
            </w:rPr>
          </w:rPrChange>
        </w:rPr>
        <w:t xml:space="preserve"> (Tables 3.2-5); however, probing duration did not differ among germplasms, between sex or by their interaction (Table 3.1)</w:t>
      </w:r>
      <w:r w:rsidRPr="009A1F47">
        <w:rPr>
          <w:rFonts w:ascii="CMU Serif" w:hAnsi="CMU Serif" w:cs="CMU Serif"/>
          <w:sz w:val="26"/>
          <w:rPrChange w:id="1448" w:author="Fife,Austin N" w:date="2018-11-07T14:49:00Z">
            <w:rPr>
              <w:rFonts w:ascii="CMU Serif" w:hAnsi="CMU Serif" w:cs="CMU Serif"/>
              <w:sz w:val="24"/>
            </w:rPr>
          </w:rPrChange>
        </w:rPr>
        <w:t>.</w:t>
      </w:r>
    </w:p>
    <w:p w14:paraId="68BD3848" w14:textId="37A2FD2A" w:rsidR="00EC3634" w:rsidRPr="009A1F47" w:rsidRDefault="001752AC" w:rsidP="00DF3BF2">
      <w:pPr>
        <w:spacing w:line="480" w:lineRule="auto"/>
        <w:ind w:firstLine="720"/>
        <w:rPr>
          <w:rFonts w:ascii="CMU Serif" w:hAnsi="CMU Serif" w:cs="CMU Serif"/>
          <w:sz w:val="24"/>
          <w:rPrChange w:id="1449" w:author="Fife,Austin N" w:date="2018-11-07T14:49:00Z">
            <w:rPr>
              <w:rFonts w:ascii="CMU Serif" w:hAnsi="CMU Serif" w:cs="CMU Serif"/>
            </w:rPr>
          </w:rPrChange>
        </w:rPr>
      </w:pPr>
      <w:r w:rsidRPr="009A1F47">
        <w:rPr>
          <w:rFonts w:ascii="CMU Serif" w:hAnsi="CMU Serif" w:cs="CMU Serif"/>
          <w:sz w:val="26"/>
          <w:rPrChange w:id="1450" w:author="Fife,Austin N" w:date="2018-11-07T14:49:00Z">
            <w:rPr>
              <w:rFonts w:ascii="CMU Serif" w:hAnsi="CMU Serif" w:cs="CMU Serif"/>
              <w:sz w:val="24"/>
            </w:rPr>
          </w:rPrChange>
        </w:rPr>
        <w:t>The number of walking events</w:t>
      </w:r>
      <w:r w:rsidR="00EC3634" w:rsidRPr="009A1F47">
        <w:rPr>
          <w:rFonts w:ascii="CMU Serif" w:hAnsi="CMU Serif" w:cs="CMU Serif"/>
          <w:sz w:val="26"/>
          <w:rPrChange w:id="1451" w:author="Fife,Austin N" w:date="2018-11-07T14:49:00Z">
            <w:rPr>
              <w:rFonts w:ascii="CMU Serif" w:hAnsi="CMU Serif" w:cs="CMU Serif"/>
              <w:sz w:val="24"/>
            </w:rPr>
          </w:rPrChange>
        </w:rPr>
        <w:t xml:space="preserve"> differed significantly among germplasms as well as by the interaction of</w:t>
      </w:r>
      <w:r w:rsidRPr="009A1F47">
        <w:rPr>
          <w:rFonts w:ascii="CMU Serif" w:hAnsi="CMU Serif" w:cs="CMU Serif"/>
          <w:sz w:val="26"/>
          <w:rPrChange w:id="1452" w:author="Fife,Austin N" w:date="2018-11-07T14:49:00Z">
            <w:rPr>
              <w:rFonts w:ascii="CMU Serif" w:hAnsi="CMU Serif" w:cs="CMU Serif"/>
              <w:sz w:val="24"/>
            </w:rPr>
          </w:rPrChange>
        </w:rPr>
        <w:t xml:space="preserve"> </w:t>
      </w:r>
      <w:r w:rsidR="00B1462A" w:rsidRPr="009A1F47">
        <w:rPr>
          <w:rFonts w:ascii="CMU Serif" w:hAnsi="CMU Serif" w:cs="CMU Serif"/>
          <w:sz w:val="26"/>
          <w:rPrChange w:id="1453" w:author="Fife,Austin N" w:date="2018-11-07T14:49:00Z">
            <w:rPr>
              <w:rFonts w:ascii="CMU Serif" w:hAnsi="CMU Serif" w:cs="CMU Serif"/>
              <w:sz w:val="24"/>
            </w:rPr>
          </w:rPrChange>
        </w:rPr>
        <w:t>germplasm</w:t>
      </w:r>
      <w:r w:rsidR="002957BD" w:rsidRPr="009A1F47">
        <w:rPr>
          <w:rFonts w:ascii="CMU Serif" w:hAnsi="CMU Serif" w:cs="CMU Serif"/>
          <w:sz w:val="26"/>
          <w:rPrChange w:id="1454" w:author="Fife,Austin N" w:date="2018-11-07T14:49:00Z">
            <w:rPr>
              <w:rFonts w:ascii="CMU Serif" w:hAnsi="CMU Serif" w:cs="CMU Serif"/>
              <w:sz w:val="24"/>
            </w:rPr>
          </w:rPrChange>
        </w:rPr>
        <w:t xml:space="preserve"> </w:t>
      </w:r>
      <w:r w:rsidRPr="009A1F47">
        <w:rPr>
          <w:rFonts w:cstheme="minorHAnsi"/>
          <w:sz w:val="28"/>
          <w:rPrChange w:id="1455" w:author="Fife,Austin N" w:date="2018-11-07T14:49:00Z">
            <w:rPr>
              <w:rFonts w:cstheme="minorHAnsi"/>
              <w:sz w:val="24"/>
            </w:rPr>
          </w:rPrChange>
        </w:rPr>
        <w:t>x</w:t>
      </w:r>
      <w:r w:rsidRPr="009A1F47">
        <w:rPr>
          <w:rFonts w:ascii="CMU Serif" w:hAnsi="CMU Serif" w:cs="CMU Serif"/>
          <w:sz w:val="26"/>
          <w:rPrChange w:id="1456" w:author="Fife,Austin N" w:date="2018-11-07T14:49:00Z">
            <w:rPr>
              <w:rFonts w:ascii="CMU Serif" w:hAnsi="CMU Serif" w:cs="CMU Serif"/>
              <w:sz w:val="24"/>
            </w:rPr>
          </w:rPrChange>
        </w:rPr>
        <w:t xml:space="preserve"> </w:t>
      </w:r>
      <w:r w:rsidR="00B1462A" w:rsidRPr="009A1F47">
        <w:rPr>
          <w:rFonts w:ascii="CMU Serif" w:hAnsi="CMU Serif" w:cs="CMU Serif"/>
          <w:sz w:val="26"/>
          <w:rPrChange w:id="1457" w:author="Fife,Austin N" w:date="2018-11-07T14:49:00Z">
            <w:rPr>
              <w:rFonts w:ascii="CMU Serif" w:hAnsi="CMU Serif" w:cs="CMU Serif"/>
              <w:sz w:val="24"/>
            </w:rPr>
          </w:rPrChange>
        </w:rPr>
        <w:t xml:space="preserve">sex </w:t>
      </w:r>
      <w:r w:rsidRPr="009A1F47">
        <w:rPr>
          <w:rFonts w:ascii="CMU Serif" w:hAnsi="CMU Serif" w:cs="CMU Serif"/>
          <w:sz w:val="26"/>
          <w:rPrChange w:id="1458" w:author="Fife,Austin N" w:date="2018-11-07T14:49:00Z">
            <w:rPr>
              <w:rFonts w:ascii="CMU Serif" w:hAnsi="CMU Serif" w:cs="CMU Serif"/>
              <w:sz w:val="24"/>
            </w:rPr>
          </w:rPrChange>
        </w:rPr>
        <w:t>(Table 3.1). Psyllids walked more on Russet</w:t>
      </w:r>
      <w:r w:rsidR="00D803C5" w:rsidRPr="009A1F47">
        <w:rPr>
          <w:rFonts w:ascii="CMU Serif" w:hAnsi="CMU Serif" w:cs="CMU Serif"/>
          <w:sz w:val="26"/>
          <w:rPrChange w:id="1459" w:author="Fife,Austin N" w:date="2018-11-07T14:49:00Z">
            <w:rPr>
              <w:rFonts w:ascii="CMU Serif" w:hAnsi="CMU Serif" w:cs="CMU Serif"/>
              <w:sz w:val="24"/>
            </w:rPr>
          </w:rPrChange>
        </w:rPr>
        <w:t xml:space="preserve"> </w:t>
      </w:r>
      <w:r w:rsidRPr="009A1F47">
        <w:rPr>
          <w:rFonts w:ascii="CMU Serif" w:hAnsi="CMU Serif" w:cs="CMU Serif"/>
          <w:sz w:val="26"/>
          <w:rPrChange w:id="1460" w:author="Fife,Austin N" w:date="2018-11-07T14:49:00Z">
            <w:rPr>
              <w:rFonts w:ascii="CMU Serif" w:hAnsi="CMU Serif" w:cs="CMU Serif"/>
              <w:sz w:val="24"/>
            </w:rPr>
          </w:rPrChange>
        </w:rPr>
        <w:t>Burbank than</w:t>
      </w:r>
      <w:r w:rsidR="00EC3634" w:rsidRPr="009A1F47">
        <w:rPr>
          <w:rFonts w:ascii="CMU Serif" w:hAnsi="CMU Serif" w:cs="CMU Serif"/>
          <w:sz w:val="26"/>
          <w:rPrChange w:id="1461" w:author="Fife,Austin N" w:date="2018-11-07T14:49:00Z">
            <w:rPr>
              <w:rFonts w:ascii="CMU Serif" w:hAnsi="CMU Serif" w:cs="CMU Serif"/>
              <w:sz w:val="24"/>
            </w:rPr>
          </w:rPrChange>
        </w:rPr>
        <w:t xml:space="preserve"> on</w:t>
      </w:r>
      <w:r w:rsidRPr="009A1F47">
        <w:rPr>
          <w:rFonts w:ascii="CMU Serif" w:hAnsi="CMU Serif" w:cs="CMU Serif"/>
          <w:sz w:val="26"/>
          <w:rPrChange w:id="1462" w:author="Fife,Austin N" w:date="2018-11-07T14:49:00Z">
            <w:rPr>
              <w:rFonts w:ascii="CMU Serif" w:hAnsi="CMU Serif" w:cs="CMU Serif"/>
              <w:sz w:val="24"/>
            </w:rPr>
          </w:rPrChange>
        </w:rPr>
        <w:t xml:space="preserve"> 10LB (Table 3.3).</w:t>
      </w:r>
      <w:r w:rsidR="00B1462A" w:rsidRPr="009A1F47">
        <w:rPr>
          <w:rFonts w:ascii="CMU Serif" w:hAnsi="CMU Serif" w:cs="CMU Serif"/>
          <w:sz w:val="26"/>
          <w:rPrChange w:id="1463" w:author="Fife,Austin N" w:date="2018-11-07T14:49:00Z">
            <w:rPr>
              <w:rFonts w:ascii="CMU Serif" w:hAnsi="CMU Serif" w:cs="CMU Serif"/>
              <w:sz w:val="24"/>
            </w:rPr>
          </w:rPrChange>
        </w:rPr>
        <w:t xml:space="preserve"> </w:t>
      </w:r>
      <w:r w:rsidR="00B1462A" w:rsidRPr="009A1F47">
        <w:rPr>
          <w:rFonts w:ascii="CMU Serif" w:hAnsi="CMU Serif" w:cs="CMU Serif"/>
          <w:sz w:val="24"/>
          <w:rPrChange w:id="1464" w:author="Fife,Austin N" w:date="2018-11-07T14:49:00Z">
            <w:rPr>
              <w:rFonts w:ascii="CMU Serif" w:hAnsi="CMU Serif" w:cs="CMU Serif"/>
            </w:rPr>
          </w:rPrChange>
        </w:rPr>
        <w:t>F</w:t>
      </w:r>
      <w:r w:rsidR="00EC3634" w:rsidRPr="009A1F47">
        <w:rPr>
          <w:rFonts w:ascii="CMU Serif" w:hAnsi="CMU Serif" w:cs="CMU Serif"/>
          <w:sz w:val="24"/>
          <w:rPrChange w:id="1465" w:author="Fife,Austin N" w:date="2018-11-07T14:49:00Z">
            <w:rPr>
              <w:rFonts w:ascii="CMU Serif" w:hAnsi="CMU Serif" w:cs="CMU Serif"/>
            </w:rPr>
          </w:rPrChange>
        </w:rPr>
        <w:t xml:space="preserve">emale psyllids on </w:t>
      </w:r>
      <w:r w:rsidR="00BA2A02" w:rsidRPr="009A1F47">
        <w:rPr>
          <w:rFonts w:ascii="CMU Serif" w:hAnsi="CMU Serif" w:cs="CMU Serif"/>
          <w:sz w:val="24"/>
          <w:rPrChange w:id="1466" w:author="Fife,Austin N" w:date="2018-11-07T14:49:00Z">
            <w:rPr>
              <w:rFonts w:ascii="CMU Serif" w:hAnsi="CMU Serif" w:cs="CMU Serif"/>
            </w:rPr>
          </w:rPrChange>
        </w:rPr>
        <w:t>Russet</w:t>
      </w:r>
      <w:r w:rsidR="00EC3634" w:rsidRPr="009A1F47">
        <w:rPr>
          <w:rFonts w:ascii="CMU Serif" w:hAnsi="CMU Serif" w:cs="CMU Serif"/>
          <w:sz w:val="24"/>
          <w:rPrChange w:id="1467" w:author="Fife,Austin N" w:date="2018-11-07T14:49:00Z">
            <w:rPr>
              <w:rFonts w:ascii="CMU Serif" w:hAnsi="CMU Serif" w:cs="CMU Serif"/>
            </w:rPr>
          </w:rPrChange>
        </w:rPr>
        <w:t xml:space="preserve"> Burbank walked </w:t>
      </w:r>
      <w:r w:rsidR="00EC3634" w:rsidRPr="009A1F47">
        <w:rPr>
          <w:rFonts w:ascii="CMU Serif" w:hAnsi="CMU Serif" w:cs="CMU Serif"/>
          <w:bCs/>
          <w:sz w:val="24"/>
          <w:rPrChange w:id="1468" w:author="Fife,Austin N" w:date="2018-11-07T14:49:00Z">
            <w:rPr>
              <w:rFonts w:ascii="CMU Serif" w:hAnsi="CMU Serif" w:cs="CMU Serif"/>
              <w:bCs/>
            </w:rPr>
          </w:rPrChange>
        </w:rPr>
        <w:t>significantly</w:t>
      </w:r>
      <w:r w:rsidR="00EC3634" w:rsidRPr="009A1F47">
        <w:rPr>
          <w:rFonts w:ascii="CMU Serif" w:hAnsi="CMU Serif" w:cs="CMU Serif"/>
          <w:sz w:val="24"/>
          <w:rPrChange w:id="1469" w:author="Fife,Austin N" w:date="2018-11-07T14:49:00Z">
            <w:rPr>
              <w:rFonts w:ascii="CMU Serif" w:hAnsi="CMU Serif" w:cs="CMU Serif"/>
            </w:rPr>
          </w:rPrChange>
        </w:rPr>
        <w:t xml:space="preserve"> more </w:t>
      </w:r>
      <w:r w:rsidR="00DC42D3" w:rsidRPr="009A1F47">
        <w:rPr>
          <w:rFonts w:ascii="CMU Serif" w:hAnsi="CMU Serif" w:cs="CMU Serif"/>
          <w:sz w:val="24"/>
          <w:rPrChange w:id="1470" w:author="Fife,Austin N" w:date="2018-11-07T14:49:00Z">
            <w:rPr>
              <w:rFonts w:ascii="CMU Serif" w:hAnsi="CMU Serif" w:cs="CMU Serif"/>
            </w:rPr>
          </w:rPrChange>
        </w:rPr>
        <w:t xml:space="preserve">often </w:t>
      </w:r>
      <w:r w:rsidR="00EC3634" w:rsidRPr="009A1F47">
        <w:rPr>
          <w:rFonts w:ascii="CMU Serif" w:hAnsi="CMU Serif" w:cs="CMU Serif"/>
          <w:sz w:val="24"/>
          <w:rPrChange w:id="1471" w:author="Fife,Austin N" w:date="2018-11-07T14:49:00Z">
            <w:rPr>
              <w:rFonts w:ascii="CMU Serif" w:hAnsi="CMU Serif" w:cs="CMU Serif"/>
            </w:rPr>
          </w:rPrChange>
        </w:rPr>
        <w:t xml:space="preserve">than males and females on 10LB and females on 3LB (Figure 3.3). The other means did not differ among each other. Walking duration did not differ among germplasms or between sexes, but the interaction term was </w:t>
      </w:r>
      <w:r w:rsidR="00EC3634" w:rsidRPr="009A1F47">
        <w:rPr>
          <w:rFonts w:ascii="CMU Serif" w:hAnsi="CMU Serif" w:cs="CMU Serif"/>
          <w:bCs/>
          <w:sz w:val="24"/>
          <w:rPrChange w:id="1472" w:author="Fife,Austin N" w:date="2018-11-07T14:49:00Z">
            <w:rPr>
              <w:rFonts w:ascii="CMU Serif" w:hAnsi="CMU Serif" w:cs="CMU Serif"/>
              <w:bCs/>
            </w:rPr>
          </w:rPrChange>
        </w:rPr>
        <w:t>significant</w:t>
      </w:r>
      <w:r w:rsidR="00EC3634" w:rsidRPr="009A1F47">
        <w:rPr>
          <w:rFonts w:ascii="CMU Serif" w:hAnsi="CMU Serif" w:cs="CMU Serif"/>
          <w:sz w:val="24"/>
          <w:rPrChange w:id="1473" w:author="Fife,Austin N" w:date="2018-11-07T14:49:00Z">
            <w:rPr>
              <w:rFonts w:ascii="CMU Serif" w:hAnsi="CMU Serif" w:cs="CMU Serif"/>
            </w:rPr>
          </w:rPrChange>
        </w:rPr>
        <w:t xml:space="preserve"> (Table 3.1). Female psyllids walked </w:t>
      </w:r>
      <w:r w:rsidR="00EC3634" w:rsidRPr="009A1F47">
        <w:rPr>
          <w:rFonts w:ascii="CMU Serif" w:hAnsi="CMU Serif" w:cs="CMU Serif"/>
          <w:bCs/>
          <w:sz w:val="24"/>
          <w:rPrChange w:id="1474" w:author="Fife,Austin N" w:date="2018-11-07T14:49:00Z">
            <w:rPr>
              <w:rFonts w:ascii="CMU Serif" w:hAnsi="CMU Serif" w:cs="CMU Serif"/>
              <w:bCs/>
            </w:rPr>
          </w:rPrChange>
        </w:rPr>
        <w:t>significantly</w:t>
      </w:r>
      <w:r w:rsidR="00EC3634" w:rsidRPr="009A1F47">
        <w:rPr>
          <w:rFonts w:ascii="CMU Serif" w:hAnsi="CMU Serif" w:cs="CMU Serif"/>
          <w:sz w:val="24"/>
          <w:rPrChange w:id="1475" w:author="Fife,Austin N" w:date="2018-11-07T14:49:00Z">
            <w:rPr>
              <w:rFonts w:ascii="CMU Serif" w:hAnsi="CMU Serif" w:cs="CMU Serif"/>
            </w:rPr>
          </w:rPrChange>
        </w:rPr>
        <w:t xml:space="preserve"> longer on Russet Burbank than for all other </w:t>
      </w:r>
      <w:r w:rsidR="005D0DEB" w:rsidRPr="009A1F47">
        <w:rPr>
          <w:rFonts w:ascii="CMU Serif" w:hAnsi="CMU Serif" w:cs="CMU Serif"/>
          <w:sz w:val="24"/>
          <w:rPrChange w:id="1476" w:author="Fife,Austin N" w:date="2018-11-07T14:49:00Z">
            <w:rPr>
              <w:rFonts w:ascii="CMU Serif" w:hAnsi="CMU Serif" w:cs="CMU Serif"/>
            </w:rPr>
          </w:rPrChange>
        </w:rPr>
        <w:t>germplasm</w:t>
      </w:r>
      <w:r w:rsidR="00EC3634" w:rsidRPr="009A1F47">
        <w:rPr>
          <w:rFonts w:ascii="CMU Serif" w:hAnsi="CMU Serif" w:cs="CMU Serif"/>
          <w:sz w:val="24"/>
          <w:rPrChange w:id="1477" w:author="Fife,Austin N" w:date="2018-11-07T14:49:00Z">
            <w:rPr>
              <w:rFonts w:ascii="CMU Serif" w:hAnsi="CMU Serif" w:cs="CMU Serif"/>
            </w:rPr>
          </w:rPrChange>
        </w:rPr>
        <w:t xml:space="preserve"> </w:t>
      </w:r>
      <w:r w:rsidR="00DC42D3" w:rsidRPr="009A1F47">
        <w:rPr>
          <w:rFonts w:cstheme="minorHAnsi"/>
          <w:sz w:val="28"/>
          <w:rPrChange w:id="1478" w:author="Fife,Austin N" w:date="2018-11-07T14:49:00Z">
            <w:rPr>
              <w:rFonts w:cstheme="minorHAnsi"/>
              <w:sz w:val="24"/>
            </w:rPr>
          </w:rPrChange>
        </w:rPr>
        <w:t>x</w:t>
      </w:r>
      <w:r w:rsidR="00EC3634" w:rsidRPr="009A1F47">
        <w:rPr>
          <w:rFonts w:ascii="CMU Serif" w:hAnsi="CMU Serif" w:cs="CMU Serif"/>
          <w:sz w:val="24"/>
          <w:rPrChange w:id="1479" w:author="Fife,Austin N" w:date="2018-11-07T14:49:00Z">
            <w:rPr>
              <w:rFonts w:ascii="CMU Serif" w:hAnsi="CMU Serif" w:cs="CMU Serif"/>
            </w:rPr>
          </w:rPrChange>
        </w:rPr>
        <w:t xml:space="preserve"> </w:t>
      </w:r>
      <w:r w:rsidR="005D0DEB" w:rsidRPr="009A1F47">
        <w:rPr>
          <w:rFonts w:ascii="CMU Serif" w:hAnsi="CMU Serif" w:cs="CMU Serif"/>
          <w:sz w:val="24"/>
          <w:rPrChange w:id="1480" w:author="Fife,Austin N" w:date="2018-11-07T14:49:00Z">
            <w:rPr>
              <w:rFonts w:ascii="CMU Serif" w:hAnsi="CMU Serif" w:cs="CMU Serif"/>
            </w:rPr>
          </w:rPrChange>
        </w:rPr>
        <w:t xml:space="preserve">sex </w:t>
      </w:r>
      <w:r w:rsidR="00EC3634" w:rsidRPr="009A1F47">
        <w:rPr>
          <w:rFonts w:ascii="CMU Serif" w:hAnsi="CMU Serif" w:cs="CMU Serif"/>
          <w:sz w:val="24"/>
          <w:rPrChange w:id="1481" w:author="Fife,Austin N" w:date="2018-11-07T14:49:00Z">
            <w:rPr>
              <w:rFonts w:ascii="CMU Serif" w:hAnsi="CMU Serif" w:cs="CMU Serif"/>
            </w:rPr>
          </w:rPrChange>
        </w:rPr>
        <w:t xml:space="preserve">combinations (Table 3.3). </w:t>
      </w:r>
    </w:p>
    <w:p w14:paraId="3E251253" w14:textId="61389DD5" w:rsidR="00EC3634" w:rsidRPr="009A1F47" w:rsidRDefault="00EC3634" w:rsidP="0075501E">
      <w:pPr>
        <w:spacing w:line="480" w:lineRule="auto"/>
        <w:ind w:firstLine="720"/>
        <w:rPr>
          <w:rFonts w:ascii="CMU Serif" w:hAnsi="CMU Serif" w:cs="CMU Serif"/>
          <w:sz w:val="26"/>
          <w:szCs w:val="24"/>
          <w:rPrChange w:id="1482" w:author="Fife,Austin N" w:date="2018-11-07T14:49:00Z">
            <w:rPr>
              <w:rFonts w:ascii="CMU Serif" w:hAnsi="CMU Serif" w:cs="CMU Serif"/>
              <w:sz w:val="24"/>
              <w:szCs w:val="24"/>
            </w:rPr>
          </w:rPrChange>
        </w:rPr>
      </w:pPr>
      <w:r w:rsidRPr="009A1F47">
        <w:rPr>
          <w:rFonts w:ascii="CMU Serif" w:hAnsi="CMU Serif" w:cs="CMU Serif"/>
          <w:sz w:val="26"/>
          <w:szCs w:val="24"/>
          <w:rPrChange w:id="1483" w:author="Fife,Austin N" w:date="2018-11-07T14:49:00Z">
            <w:rPr>
              <w:rFonts w:ascii="CMU Serif" w:hAnsi="CMU Serif" w:cs="CMU Serif"/>
              <w:sz w:val="24"/>
              <w:szCs w:val="24"/>
            </w:rPr>
          </w:rPrChange>
        </w:rPr>
        <w:t xml:space="preserve">Cleaning behaviors generally were uncommon and of short duration. The frequencies and durations of </w:t>
      </w:r>
      <w:r w:rsidR="00DC42D3" w:rsidRPr="009A1F47">
        <w:rPr>
          <w:rFonts w:ascii="CMU Serif" w:hAnsi="CMU Serif" w:cs="CMU Serif"/>
          <w:sz w:val="26"/>
          <w:szCs w:val="24"/>
          <w:rPrChange w:id="1484" w:author="Fife,Austin N" w:date="2018-11-07T14:49:00Z">
            <w:rPr>
              <w:rFonts w:ascii="CMU Serif" w:hAnsi="CMU Serif" w:cs="CMU Serif"/>
              <w:sz w:val="24"/>
              <w:szCs w:val="24"/>
            </w:rPr>
          </w:rPrChange>
        </w:rPr>
        <w:t>cleaning</w:t>
      </w:r>
      <w:r w:rsidRPr="009A1F47">
        <w:rPr>
          <w:rFonts w:ascii="CMU Serif" w:hAnsi="CMU Serif" w:cs="CMU Serif"/>
          <w:sz w:val="26"/>
          <w:szCs w:val="24"/>
          <w:rPrChange w:id="1485" w:author="Fife,Austin N" w:date="2018-11-07T14:49:00Z">
            <w:rPr>
              <w:rFonts w:ascii="CMU Serif" w:hAnsi="CMU Serif" w:cs="CMU Serif"/>
              <w:sz w:val="24"/>
              <w:szCs w:val="24"/>
            </w:rPr>
          </w:rPrChange>
        </w:rPr>
        <w:t xml:space="preserve"> behaviors were not significantly different among germplasms, between sexes, or in their interaction term (Table 3.1</w:t>
      </w:r>
      <w:r w:rsidR="00D34104" w:rsidRPr="009A1F47">
        <w:rPr>
          <w:rFonts w:ascii="CMU Serif" w:hAnsi="CMU Serif" w:cs="CMU Serif"/>
          <w:sz w:val="26"/>
          <w:szCs w:val="24"/>
          <w:rPrChange w:id="1486" w:author="Fife,Austin N" w:date="2018-11-07T14:49:00Z">
            <w:rPr>
              <w:rFonts w:ascii="CMU Serif" w:hAnsi="CMU Serif" w:cs="CMU Serif"/>
              <w:sz w:val="24"/>
              <w:szCs w:val="24"/>
            </w:rPr>
          </w:rPrChange>
        </w:rPr>
        <w:t>, 3.4</w:t>
      </w:r>
      <w:r w:rsidRPr="009A1F47">
        <w:rPr>
          <w:rFonts w:ascii="CMU Serif" w:hAnsi="CMU Serif" w:cs="CMU Serif"/>
          <w:sz w:val="26"/>
          <w:szCs w:val="24"/>
          <w:rPrChange w:id="1487" w:author="Fife,Austin N" w:date="2018-11-07T14:49:00Z">
            <w:rPr>
              <w:rFonts w:ascii="CMU Serif" w:hAnsi="CMU Serif" w:cs="CMU Serif"/>
              <w:sz w:val="24"/>
              <w:szCs w:val="24"/>
            </w:rPr>
          </w:rPrChange>
        </w:rPr>
        <w:t>).</w:t>
      </w:r>
    </w:p>
    <w:p w14:paraId="3062A71B" w14:textId="1403A110" w:rsidR="00D34104" w:rsidRPr="009A1F47" w:rsidRDefault="00D34104">
      <w:pPr>
        <w:pStyle w:val="Heading2"/>
        <w:ind w:firstLine="720"/>
        <w:rPr>
          <w:rFonts w:ascii="CMU Serif" w:hAnsi="CMU Serif" w:cs="CMU Serif"/>
          <w:b w:val="0"/>
          <w:sz w:val="26"/>
          <w:szCs w:val="24"/>
          <w:rPrChange w:id="1488" w:author="Fife,Austin N" w:date="2018-11-07T14:49:00Z">
            <w:rPr>
              <w:rFonts w:ascii="CMU Serif" w:hAnsi="CMU Serif" w:cs="CMU Serif"/>
              <w:b w:val="0"/>
              <w:sz w:val="24"/>
              <w:szCs w:val="24"/>
            </w:rPr>
          </w:rPrChange>
        </w:rPr>
      </w:pPr>
      <w:r w:rsidRPr="009A1F47">
        <w:rPr>
          <w:rFonts w:ascii="CMU Serif" w:hAnsi="CMU Serif" w:cs="CMU Serif"/>
          <w:b w:val="0"/>
          <w:sz w:val="26"/>
          <w:szCs w:val="24"/>
          <w:rPrChange w:id="1489" w:author="Fife,Austin N" w:date="2018-11-07T14:49:00Z">
            <w:rPr>
              <w:rFonts w:ascii="CMU Serif" w:hAnsi="CMU Serif" w:cs="CMU Serif"/>
              <w:b w:val="0"/>
              <w:sz w:val="24"/>
              <w:szCs w:val="24"/>
            </w:rPr>
          </w:rPrChange>
        </w:rPr>
        <w:lastRenderedPageBreak/>
        <w:t>Off-leaf behaviors also tended to occur rarely. Frequency of off-leaf behaviors did not differ among germplasms, between sexes or by their interaction (Table 3.1). However, the 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interaction between germplasm and sex could not be analyzed due to the low number psyllids observed leaving the leaf (n = 20 out of 181).</w:t>
      </w:r>
    </w:p>
    <w:p w14:paraId="5F37B2E2" w14:textId="754649CA" w:rsidR="00D34104" w:rsidRPr="009A1F47" w:rsidRDefault="00D34104" w:rsidP="0075501E">
      <w:pPr>
        <w:spacing w:line="480" w:lineRule="auto"/>
        <w:ind w:firstLine="720"/>
        <w:rPr>
          <w:rFonts w:ascii="CMU Serif" w:hAnsi="CMU Serif" w:cs="CMU Serif"/>
          <w:sz w:val="26"/>
          <w:szCs w:val="24"/>
          <w:rPrChange w:id="1490" w:author="Fife,Austin N" w:date="2018-11-07T14:49:00Z">
            <w:rPr>
              <w:rFonts w:ascii="CMU Serif" w:hAnsi="CMU Serif" w:cs="CMU Serif"/>
              <w:sz w:val="24"/>
              <w:szCs w:val="24"/>
            </w:rPr>
          </w:rPrChange>
        </w:rPr>
      </w:pPr>
    </w:p>
    <w:p w14:paraId="6A9BCED2" w14:textId="285BF592" w:rsidR="00D34104" w:rsidRPr="009A1F47" w:rsidRDefault="00D34104" w:rsidP="00D34104">
      <w:pPr>
        <w:pStyle w:val="Heading2"/>
        <w:rPr>
          <w:rFonts w:ascii="CMU Serif" w:hAnsi="CMU Serif" w:cs="CMU Serif"/>
          <w:b w:val="0"/>
          <w:sz w:val="26"/>
          <w:szCs w:val="24"/>
          <w:rPrChange w:id="1491" w:author="Fife,Austin N" w:date="2018-11-07T14:49:00Z">
            <w:rPr>
              <w:rFonts w:ascii="CMU Serif" w:hAnsi="CMU Serif" w:cs="CMU Serif"/>
              <w:b w:val="0"/>
              <w:sz w:val="24"/>
              <w:szCs w:val="24"/>
            </w:rPr>
          </w:rPrChange>
        </w:rPr>
      </w:pPr>
    </w:p>
    <w:p w14:paraId="60A45CF9" w14:textId="77777777" w:rsidR="00D34104" w:rsidRPr="009A1F47" w:rsidRDefault="00D34104" w:rsidP="0097054E">
      <w:pPr>
        <w:pStyle w:val="Heading2"/>
        <w:ind w:firstLine="720"/>
        <w:rPr>
          <w:rFonts w:ascii="CMU Serif" w:hAnsi="CMU Serif" w:cs="CMU Serif"/>
          <w:b w:val="0"/>
          <w:sz w:val="26"/>
          <w:szCs w:val="24"/>
          <w:rPrChange w:id="1492" w:author="Fife,Austin N" w:date="2018-11-07T14:49:00Z">
            <w:rPr>
              <w:rFonts w:ascii="CMU Serif" w:hAnsi="CMU Serif" w:cs="CMU Serif"/>
              <w:b w:val="0"/>
              <w:sz w:val="24"/>
              <w:szCs w:val="24"/>
            </w:rPr>
          </w:rPrChange>
        </w:rPr>
      </w:pPr>
    </w:p>
    <w:p w14:paraId="2C941A74" w14:textId="77777777" w:rsidR="00DC42D3" w:rsidRPr="009A1F47" w:rsidRDefault="00DC42D3" w:rsidP="0075501E">
      <w:pPr>
        <w:pStyle w:val="Heading2"/>
        <w:rPr>
          <w:rFonts w:ascii="CMU Serif" w:hAnsi="CMU Serif" w:cs="CMU Serif"/>
          <w:b w:val="0"/>
          <w:sz w:val="26"/>
          <w:szCs w:val="24"/>
          <w:rPrChange w:id="1493" w:author="Fife,Austin N" w:date="2018-11-07T14:49:00Z">
            <w:rPr>
              <w:rFonts w:ascii="CMU Serif" w:hAnsi="CMU Serif" w:cs="CMU Serif"/>
              <w:b w:val="0"/>
              <w:sz w:val="24"/>
              <w:szCs w:val="24"/>
            </w:rPr>
          </w:rPrChange>
        </w:rPr>
      </w:pPr>
      <w:bookmarkStart w:id="1494" w:name="_Toc528941674"/>
    </w:p>
    <w:p w14:paraId="4B21EE82" w14:textId="0385517F" w:rsidR="00EC3634" w:rsidRPr="009A1F47" w:rsidRDefault="00EC3634" w:rsidP="0075501E">
      <w:pPr>
        <w:pStyle w:val="Heading2"/>
        <w:rPr>
          <w:rFonts w:ascii="CMU Serif" w:hAnsi="CMU Serif" w:cs="CMU Serif"/>
          <w:sz w:val="26"/>
          <w:szCs w:val="24"/>
          <w:rPrChange w:id="1495" w:author="Fife,Austin N" w:date="2018-11-07T14:49:00Z">
            <w:rPr>
              <w:rFonts w:ascii="CMU Serif" w:hAnsi="CMU Serif" w:cs="CMU Serif"/>
              <w:sz w:val="24"/>
              <w:szCs w:val="24"/>
            </w:rPr>
          </w:rPrChange>
        </w:rPr>
      </w:pPr>
      <w:r w:rsidRPr="009A1F47">
        <w:rPr>
          <w:rFonts w:ascii="CMU Serif" w:hAnsi="CMU Serif" w:cs="CMU Serif"/>
          <w:sz w:val="26"/>
          <w:szCs w:val="24"/>
          <w:rPrChange w:id="1496" w:author="Fife,Austin N" w:date="2018-11-07T14:49:00Z">
            <w:rPr>
              <w:rFonts w:ascii="CMU Serif" w:hAnsi="CMU Serif" w:cs="CMU Serif"/>
              <w:sz w:val="24"/>
              <w:szCs w:val="24"/>
            </w:rPr>
          </w:rPrChange>
        </w:rPr>
        <w:t>Fecundity assays</w:t>
      </w:r>
      <w:bookmarkEnd w:id="1494"/>
    </w:p>
    <w:p w14:paraId="5C8456D7" w14:textId="48C60628" w:rsidR="00EC3634" w:rsidRPr="009A1F47" w:rsidRDefault="00EC3634" w:rsidP="0075501E">
      <w:pPr>
        <w:spacing w:line="480" w:lineRule="auto"/>
        <w:ind w:firstLine="720"/>
        <w:rPr>
          <w:rFonts w:ascii="CMU Serif" w:hAnsi="CMU Serif" w:cs="CMU Serif"/>
          <w:sz w:val="26"/>
          <w:szCs w:val="24"/>
          <w:rPrChange w:id="1497" w:author="Fife,Austin N" w:date="2018-11-07T14:49:00Z">
            <w:rPr>
              <w:rFonts w:ascii="CMU Serif" w:hAnsi="CMU Serif" w:cs="CMU Serif"/>
              <w:sz w:val="24"/>
              <w:szCs w:val="24"/>
            </w:rPr>
          </w:rPrChange>
        </w:rPr>
      </w:pPr>
      <w:r w:rsidRPr="009A1F47">
        <w:rPr>
          <w:rFonts w:ascii="CMU Serif" w:hAnsi="CMU Serif" w:cs="CMU Serif"/>
          <w:sz w:val="26"/>
          <w:szCs w:val="24"/>
          <w:rPrChange w:id="1498" w:author="Fife,Austin N" w:date="2018-11-07T14:49:00Z">
            <w:rPr>
              <w:rFonts w:ascii="CMU Serif" w:hAnsi="CMU Serif" w:cs="CMU Serif"/>
              <w:sz w:val="24"/>
              <w:szCs w:val="24"/>
            </w:rPr>
          </w:rPrChange>
        </w:rPr>
        <w:t>Neither the number of eggs laid nor percent egg fertility differed significantly among germplasm</w:t>
      </w:r>
      <w:r w:rsidR="006912A9" w:rsidRPr="009A1F47">
        <w:rPr>
          <w:rFonts w:ascii="CMU Serif" w:hAnsi="CMU Serif" w:cs="CMU Serif"/>
          <w:sz w:val="26"/>
          <w:szCs w:val="24"/>
          <w:rPrChange w:id="1499" w:author="Fife,Austin N" w:date="2018-11-07T14:49:00Z">
            <w:rPr>
              <w:rFonts w:ascii="CMU Serif" w:hAnsi="CMU Serif" w:cs="CMU Serif"/>
              <w:sz w:val="24"/>
              <w:szCs w:val="24"/>
            </w:rPr>
          </w:rPrChange>
        </w:rPr>
        <w:t>s</w:t>
      </w:r>
      <w:r w:rsidRPr="009A1F47">
        <w:rPr>
          <w:rFonts w:ascii="CMU Serif" w:hAnsi="CMU Serif" w:cs="CMU Serif"/>
          <w:sz w:val="26"/>
          <w:szCs w:val="24"/>
          <w:rPrChange w:id="1500" w:author="Fife,Austin N" w:date="2018-11-07T14:49:00Z">
            <w:rPr>
              <w:rFonts w:ascii="CMU Serif" w:hAnsi="CMU Serif" w:cs="CMU Serif"/>
              <w:sz w:val="24"/>
              <w:szCs w:val="24"/>
            </w:rPr>
          </w:rPrChange>
        </w:rPr>
        <w:t xml:space="preserve"> (Table 3.</w:t>
      </w:r>
      <w:r w:rsidR="006912A9" w:rsidRPr="009A1F47">
        <w:rPr>
          <w:rFonts w:ascii="CMU Serif" w:hAnsi="CMU Serif" w:cs="CMU Serif"/>
          <w:sz w:val="26"/>
          <w:szCs w:val="24"/>
          <w:rPrChange w:id="1501" w:author="Fife,Austin N" w:date="2018-11-07T14:49:00Z">
            <w:rPr>
              <w:rFonts w:ascii="CMU Serif" w:hAnsi="CMU Serif" w:cs="CMU Serif"/>
              <w:sz w:val="24"/>
              <w:szCs w:val="24"/>
            </w:rPr>
          </w:rPrChange>
        </w:rPr>
        <w:t>6</w:t>
      </w:r>
      <w:r w:rsidRPr="009A1F47">
        <w:rPr>
          <w:rFonts w:ascii="CMU Serif" w:hAnsi="CMU Serif" w:cs="CMU Serif"/>
          <w:sz w:val="26"/>
          <w:szCs w:val="24"/>
          <w:rPrChange w:id="1502" w:author="Fife,Austin N" w:date="2018-11-07T14:49:00Z">
            <w:rPr>
              <w:rFonts w:ascii="CMU Serif" w:hAnsi="CMU Serif" w:cs="CMU Serif"/>
              <w:sz w:val="24"/>
              <w:szCs w:val="24"/>
            </w:rPr>
          </w:rPrChange>
        </w:rPr>
        <w:t>). However, both factors differed significantly among observation periods (Table 3.</w:t>
      </w:r>
      <w:r w:rsidR="006912A9" w:rsidRPr="009A1F47">
        <w:rPr>
          <w:rFonts w:ascii="CMU Serif" w:hAnsi="CMU Serif" w:cs="CMU Serif"/>
          <w:sz w:val="26"/>
          <w:szCs w:val="24"/>
          <w:rPrChange w:id="1503" w:author="Fife,Austin N" w:date="2018-11-07T14:49:00Z">
            <w:rPr>
              <w:rFonts w:ascii="CMU Serif" w:hAnsi="CMU Serif" w:cs="CMU Serif"/>
              <w:sz w:val="24"/>
              <w:szCs w:val="24"/>
            </w:rPr>
          </w:rPrChange>
        </w:rPr>
        <w:t>6</w:t>
      </w:r>
      <w:r w:rsidRPr="009A1F47">
        <w:rPr>
          <w:rFonts w:ascii="CMU Serif" w:hAnsi="CMU Serif" w:cs="CMU Serif"/>
          <w:sz w:val="26"/>
          <w:szCs w:val="24"/>
          <w:rPrChange w:id="1504" w:author="Fife,Austin N" w:date="2018-11-07T14:49:00Z">
            <w:rPr>
              <w:rFonts w:ascii="CMU Serif" w:hAnsi="CMU Serif" w:cs="CMU Serif"/>
              <w:sz w:val="24"/>
              <w:szCs w:val="24"/>
            </w:rPr>
          </w:rPrChange>
        </w:rPr>
        <w:t xml:space="preserve">). </w:t>
      </w:r>
      <w:r w:rsidR="00EF4966" w:rsidRPr="009A1F47">
        <w:rPr>
          <w:rFonts w:ascii="CMU Serif" w:hAnsi="CMU Serif" w:cs="CMU Serif"/>
          <w:sz w:val="26"/>
          <w:szCs w:val="24"/>
          <w:rPrChange w:id="1505" w:author="Fife,Austin N" w:date="2018-11-07T14:49:00Z">
            <w:rPr>
              <w:rFonts w:ascii="CMU Serif" w:hAnsi="CMU Serif" w:cs="CMU Serif"/>
              <w:sz w:val="24"/>
              <w:szCs w:val="24"/>
            </w:rPr>
          </w:rPrChange>
        </w:rPr>
        <w:t>Overall f</w:t>
      </w:r>
      <w:r w:rsidR="00935D7D" w:rsidRPr="009A1F47">
        <w:rPr>
          <w:rFonts w:ascii="CMU Serif" w:hAnsi="CMU Serif" w:cs="CMU Serif"/>
          <w:sz w:val="26"/>
          <w:szCs w:val="24"/>
          <w:rPrChange w:id="1506" w:author="Fife,Austin N" w:date="2018-11-07T14:49:00Z">
            <w:rPr>
              <w:rFonts w:ascii="CMU Serif" w:hAnsi="CMU Serif" w:cs="CMU Serif"/>
              <w:sz w:val="24"/>
              <w:szCs w:val="24"/>
            </w:rPr>
          </w:rPrChange>
        </w:rPr>
        <w:t>ecundity</w:t>
      </w:r>
      <w:r w:rsidR="006912A9" w:rsidRPr="009A1F47">
        <w:rPr>
          <w:rFonts w:ascii="CMU Serif" w:hAnsi="CMU Serif" w:cs="CMU Serif"/>
          <w:sz w:val="26"/>
          <w:szCs w:val="24"/>
          <w:rPrChange w:id="1507" w:author="Fife,Austin N" w:date="2018-11-07T14:49:00Z">
            <w:rPr>
              <w:rFonts w:ascii="CMU Serif" w:hAnsi="CMU Serif" w:cs="CMU Serif"/>
              <w:sz w:val="24"/>
              <w:szCs w:val="24"/>
            </w:rPr>
          </w:rPrChange>
        </w:rPr>
        <w:t xml:space="preserve"> </w:t>
      </w:r>
      <w:r w:rsidR="00EF4966" w:rsidRPr="009A1F47">
        <w:rPr>
          <w:rFonts w:ascii="CMU Serif" w:hAnsi="CMU Serif" w:cs="CMU Serif"/>
          <w:sz w:val="26"/>
          <w:szCs w:val="24"/>
          <w:rPrChange w:id="1508" w:author="Fife,Austin N" w:date="2018-11-07T14:49:00Z">
            <w:rPr>
              <w:rFonts w:ascii="CMU Serif" w:hAnsi="CMU Serif" w:cs="CMU Serif"/>
              <w:sz w:val="24"/>
              <w:szCs w:val="24"/>
            </w:rPr>
          </w:rPrChange>
        </w:rPr>
        <w:t>(with germplasms pooled) was significantly lower during period 4 than for all other periods, which did not differ among each other</w:t>
      </w:r>
      <w:r w:rsidR="006912A9" w:rsidRPr="009A1F47">
        <w:rPr>
          <w:rFonts w:ascii="CMU Serif" w:hAnsi="CMU Serif" w:cs="CMU Serif"/>
          <w:sz w:val="26"/>
          <w:szCs w:val="24"/>
          <w:rPrChange w:id="1509" w:author="Fife,Austin N" w:date="2018-11-07T14:49:00Z">
            <w:rPr>
              <w:rFonts w:ascii="CMU Serif" w:hAnsi="CMU Serif" w:cs="CMU Serif"/>
              <w:sz w:val="24"/>
              <w:szCs w:val="24"/>
            </w:rPr>
          </w:rPrChange>
        </w:rPr>
        <w:t xml:space="preserve"> (Table 3.7). </w:t>
      </w:r>
      <w:r w:rsidR="00EF4966" w:rsidRPr="009A1F47">
        <w:rPr>
          <w:rFonts w:ascii="CMU Serif" w:hAnsi="CMU Serif" w:cs="CMU Serif"/>
          <w:sz w:val="26"/>
          <w:szCs w:val="24"/>
          <w:rPrChange w:id="1510" w:author="Fife,Austin N" w:date="2018-11-07T14:49:00Z">
            <w:rPr>
              <w:rFonts w:ascii="CMU Serif" w:hAnsi="CMU Serif" w:cs="CMU Serif"/>
              <w:sz w:val="24"/>
              <w:szCs w:val="24"/>
            </w:rPr>
          </w:rPrChange>
        </w:rPr>
        <w:t>Similarly, e</w:t>
      </w:r>
      <w:r w:rsidR="00F77F71" w:rsidRPr="009A1F47">
        <w:rPr>
          <w:rFonts w:ascii="CMU Serif" w:hAnsi="CMU Serif" w:cs="CMU Serif"/>
          <w:sz w:val="26"/>
          <w:szCs w:val="24"/>
          <w:rPrChange w:id="1511" w:author="Fife,Austin N" w:date="2018-11-07T14:49:00Z">
            <w:rPr>
              <w:rFonts w:ascii="CMU Serif" w:hAnsi="CMU Serif" w:cs="CMU Serif"/>
              <w:sz w:val="24"/>
              <w:szCs w:val="24"/>
            </w:rPr>
          </w:rPrChange>
        </w:rPr>
        <w:t xml:space="preserve">gg fertility tended to decline during the last observation period for all germplasms except for Russet Burbank (Table 3.7). </w:t>
      </w:r>
      <w:r w:rsidR="00EF4966" w:rsidRPr="009A1F47">
        <w:rPr>
          <w:rFonts w:ascii="CMU Serif" w:hAnsi="CMU Serif" w:cs="CMU Serif"/>
          <w:sz w:val="26"/>
          <w:szCs w:val="24"/>
          <w:rPrChange w:id="1512" w:author="Fife,Austin N" w:date="2018-11-07T14:49:00Z">
            <w:rPr>
              <w:rFonts w:ascii="CMU Serif" w:hAnsi="CMU Serif" w:cs="CMU Serif"/>
              <w:sz w:val="24"/>
              <w:szCs w:val="24"/>
            </w:rPr>
          </w:rPrChange>
        </w:rPr>
        <w:t xml:space="preserve">Overall egg fertility was significantly lower for period 4 relative to period 1; fertility in periods 2 and 3 did not differ among all other periods (Table 3.7). </w:t>
      </w:r>
      <w:r w:rsidR="00F77F71" w:rsidRPr="009A1F47">
        <w:rPr>
          <w:rFonts w:ascii="CMU Serif" w:hAnsi="CMU Serif" w:cs="CMU Serif"/>
          <w:sz w:val="26"/>
          <w:szCs w:val="24"/>
          <w:rPrChange w:id="1513" w:author="Fife,Austin N" w:date="2018-11-07T14:49:00Z">
            <w:rPr>
              <w:rFonts w:ascii="CMU Serif" w:hAnsi="CMU Serif" w:cs="CMU Serif"/>
              <w:sz w:val="24"/>
              <w:szCs w:val="24"/>
            </w:rPr>
          </w:rPrChange>
        </w:rPr>
        <w:t xml:space="preserve">Both the number of eggs </w:t>
      </w:r>
      <w:r w:rsidR="00F77F71" w:rsidRPr="009A1F47">
        <w:rPr>
          <w:rFonts w:ascii="CMU Serif" w:hAnsi="CMU Serif" w:cs="CMU Serif"/>
          <w:sz w:val="26"/>
          <w:szCs w:val="24"/>
          <w:rPrChange w:id="1514" w:author="Fife,Austin N" w:date="2018-11-07T14:49:00Z">
            <w:rPr>
              <w:rFonts w:ascii="CMU Serif" w:hAnsi="CMU Serif" w:cs="CMU Serif"/>
              <w:sz w:val="24"/>
              <w:szCs w:val="24"/>
            </w:rPr>
          </w:rPrChange>
        </w:rPr>
        <w:lastRenderedPageBreak/>
        <w:t xml:space="preserve">laid </w:t>
      </w:r>
      <w:proofErr w:type="spellStart"/>
      <w:r w:rsidR="00F77F71" w:rsidRPr="009A1F47">
        <w:rPr>
          <w:rFonts w:ascii="CMU Serif" w:hAnsi="CMU Serif" w:cs="CMU Serif"/>
          <w:sz w:val="26"/>
          <w:szCs w:val="24"/>
          <w:rPrChange w:id="1515" w:author="Fife,Austin N" w:date="2018-11-07T14:49:00Z">
            <w:rPr>
              <w:rFonts w:ascii="CMU Serif" w:hAnsi="CMU Serif" w:cs="CMU Serif"/>
              <w:sz w:val="24"/>
              <w:szCs w:val="24"/>
            </w:rPr>
          </w:rPrChange>
        </w:rPr>
        <w:t>and</w:t>
      </w:r>
      <w:proofErr w:type="spellEnd"/>
      <w:r w:rsidR="00F77F71" w:rsidRPr="009A1F47">
        <w:rPr>
          <w:rFonts w:ascii="CMU Serif" w:hAnsi="CMU Serif" w:cs="CMU Serif"/>
          <w:sz w:val="26"/>
          <w:szCs w:val="24"/>
          <w:rPrChange w:id="1516" w:author="Fife,Austin N" w:date="2018-11-07T14:49:00Z">
            <w:rPr>
              <w:rFonts w:ascii="CMU Serif" w:hAnsi="CMU Serif" w:cs="CMU Serif"/>
              <w:sz w:val="24"/>
              <w:szCs w:val="24"/>
            </w:rPr>
          </w:rPrChange>
        </w:rPr>
        <w:t xml:space="preserve"> egg fertility also differed </w:t>
      </w:r>
      <w:r w:rsidR="006912A9" w:rsidRPr="009A1F47">
        <w:rPr>
          <w:rFonts w:ascii="CMU Serif" w:hAnsi="CMU Serif" w:cs="CMU Serif"/>
          <w:sz w:val="26"/>
          <w:szCs w:val="24"/>
          <w:rPrChange w:id="1517" w:author="Fife,Austin N" w:date="2018-11-07T14:49:00Z">
            <w:rPr>
              <w:rFonts w:ascii="CMU Serif" w:hAnsi="CMU Serif" w:cs="CMU Serif"/>
              <w:sz w:val="24"/>
              <w:szCs w:val="24"/>
            </w:rPr>
          </w:rPrChange>
        </w:rPr>
        <w:t xml:space="preserve">with respect to the interaction term </w:t>
      </w:r>
      <w:r w:rsidR="00F77F71" w:rsidRPr="009A1F47">
        <w:rPr>
          <w:rFonts w:ascii="CMU Serif" w:hAnsi="CMU Serif" w:cs="CMU Serif"/>
          <w:sz w:val="26"/>
          <w:szCs w:val="24"/>
          <w:rPrChange w:id="1518" w:author="Fife,Austin N" w:date="2018-11-07T14:49:00Z">
            <w:rPr>
              <w:rFonts w:ascii="CMU Serif" w:hAnsi="CMU Serif" w:cs="CMU Serif"/>
              <w:sz w:val="24"/>
              <w:szCs w:val="24"/>
            </w:rPr>
          </w:rPrChange>
        </w:rPr>
        <w:t xml:space="preserve">(Table 3.6). </w:t>
      </w:r>
      <w:r w:rsidR="009226D4" w:rsidRPr="009A1F47">
        <w:rPr>
          <w:rFonts w:ascii="CMU Serif" w:hAnsi="CMU Serif" w:cs="CMU Serif"/>
          <w:sz w:val="26"/>
          <w:szCs w:val="24"/>
          <w:rPrChange w:id="1519" w:author="Fife,Austin N" w:date="2018-11-07T14:49:00Z">
            <w:rPr>
              <w:rFonts w:ascii="CMU Serif" w:hAnsi="CMU Serif" w:cs="CMU Serif"/>
              <w:sz w:val="24"/>
              <w:szCs w:val="24"/>
            </w:rPr>
          </w:rPrChange>
        </w:rPr>
        <w:t>For fecundity, t</w:t>
      </w:r>
      <w:r w:rsidRPr="009A1F47">
        <w:rPr>
          <w:rFonts w:ascii="CMU Serif" w:hAnsi="CMU Serif" w:cs="CMU Serif"/>
          <w:sz w:val="26"/>
          <w:szCs w:val="24"/>
          <w:rPrChange w:id="1520" w:author="Fife,Austin N" w:date="2018-11-07T14:49:00Z">
            <w:rPr>
              <w:rFonts w:ascii="CMU Serif" w:hAnsi="CMU Serif" w:cs="CMU Serif"/>
              <w:sz w:val="24"/>
              <w:szCs w:val="24"/>
            </w:rPr>
          </w:rPrChange>
        </w:rPr>
        <w:t>his interaction effect was an artifact of calculating multiple comparisons of different germplasms across observation periods</w:t>
      </w:r>
      <w:r w:rsidR="009226D4" w:rsidRPr="009A1F47">
        <w:rPr>
          <w:rFonts w:ascii="CMU Serif" w:hAnsi="CMU Serif" w:cs="CMU Serif"/>
          <w:sz w:val="26"/>
          <w:szCs w:val="24"/>
          <w:rPrChange w:id="1521" w:author="Fife,Austin N" w:date="2018-11-07T14:49:00Z">
            <w:rPr>
              <w:rFonts w:ascii="CMU Serif" w:hAnsi="CMU Serif" w:cs="CMU Serif"/>
              <w:sz w:val="24"/>
              <w:szCs w:val="24"/>
            </w:rPr>
          </w:rPrChange>
        </w:rPr>
        <w:t>; t</w:t>
      </w:r>
      <w:r w:rsidR="00460FC1" w:rsidRPr="009A1F47">
        <w:rPr>
          <w:rFonts w:ascii="CMU Serif" w:hAnsi="CMU Serif" w:cs="CMU Serif"/>
          <w:sz w:val="26"/>
          <w:szCs w:val="24"/>
          <w:rPrChange w:id="1522" w:author="Fife,Austin N" w:date="2018-11-07T14:49:00Z">
            <w:rPr>
              <w:rFonts w:ascii="CMU Serif" w:hAnsi="CMU Serif" w:cs="CMU Serif"/>
              <w:sz w:val="24"/>
              <w:szCs w:val="24"/>
            </w:rPr>
          </w:rPrChange>
        </w:rPr>
        <w:t xml:space="preserve">here were no significant differences among germplasms within a </w:t>
      </w:r>
      <w:r w:rsidR="009226D4" w:rsidRPr="009A1F47">
        <w:rPr>
          <w:rFonts w:ascii="CMU Serif" w:hAnsi="CMU Serif" w:cs="CMU Serif"/>
          <w:sz w:val="26"/>
          <w:szCs w:val="24"/>
          <w:rPrChange w:id="1523" w:author="Fife,Austin N" w:date="2018-11-07T14:49:00Z">
            <w:rPr>
              <w:rFonts w:ascii="CMU Serif" w:hAnsi="CMU Serif" w:cs="CMU Serif"/>
              <w:sz w:val="24"/>
              <w:szCs w:val="24"/>
            </w:rPr>
          </w:rPrChange>
        </w:rPr>
        <w:t xml:space="preserve">given </w:t>
      </w:r>
      <w:r w:rsidR="00460FC1" w:rsidRPr="009A1F47">
        <w:rPr>
          <w:rFonts w:ascii="CMU Serif" w:hAnsi="CMU Serif" w:cs="CMU Serif"/>
          <w:sz w:val="26"/>
          <w:szCs w:val="24"/>
          <w:rPrChange w:id="1524" w:author="Fife,Austin N" w:date="2018-11-07T14:49:00Z">
            <w:rPr>
              <w:rFonts w:ascii="CMU Serif" w:hAnsi="CMU Serif" w:cs="CMU Serif"/>
              <w:sz w:val="24"/>
              <w:szCs w:val="24"/>
            </w:rPr>
          </w:rPrChange>
        </w:rPr>
        <w:t>period</w:t>
      </w:r>
      <w:r w:rsidR="009226D4" w:rsidRPr="009A1F47">
        <w:rPr>
          <w:rFonts w:ascii="CMU Serif" w:hAnsi="CMU Serif" w:cs="CMU Serif"/>
          <w:sz w:val="26"/>
          <w:szCs w:val="24"/>
          <w:rPrChange w:id="1525" w:author="Fife,Austin N" w:date="2018-11-07T14:49:00Z">
            <w:rPr>
              <w:rFonts w:ascii="CMU Serif" w:hAnsi="CMU Serif" w:cs="CMU Serif"/>
              <w:sz w:val="24"/>
              <w:szCs w:val="24"/>
            </w:rPr>
          </w:rPrChange>
        </w:rPr>
        <w:t xml:space="preserve"> (Table 3.7). For egg fertility, there were no significant differences among germplasms within</w:t>
      </w:r>
      <w:r w:rsidR="00460FC1" w:rsidRPr="009A1F47">
        <w:rPr>
          <w:rFonts w:ascii="CMU Serif" w:hAnsi="CMU Serif" w:cs="CMU Serif"/>
          <w:sz w:val="26"/>
          <w:szCs w:val="24"/>
          <w:rPrChange w:id="1526" w:author="Fife,Austin N" w:date="2018-11-07T14:49:00Z">
            <w:rPr>
              <w:rFonts w:ascii="CMU Serif" w:hAnsi="CMU Serif" w:cs="CMU Serif"/>
              <w:sz w:val="24"/>
              <w:szCs w:val="24"/>
            </w:rPr>
          </w:rPrChange>
        </w:rPr>
        <w:t xml:space="preserve"> periods 1-3 (Table 3.7). </w:t>
      </w:r>
      <w:r w:rsidR="009226D4" w:rsidRPr="009A1F47">
        <w:rPr>
          <w:rFonts w:ascii="CMU Serif" w:hAnsi="CMU Serif" w:cs="CMU Serif"/>
          <w:sz w:val="26"/>
          <w:szCs w:val="24"/>
          <w:rPrChange w:id="1527" w:author="Fife,Austin N" w:date="2018-11-07T14:49:00Z">
            <w:rPr>
              <w:rFonts w:ascii="CMU Serif" w:hAnsi="CMU Serif" w:cs="CMU Serif"/>
              <w:sz w:val="24"/>
              <w:szCs w:val="24"/>
            </w:rPr>
          </w:rPrChange>
        </w:rPr>
        <w:t>However, d</w:t>
      </w:r>
      <w:r w:rsidR="00352BA4" w:rsidRPr="009A1F47">
        <w:rPr>
          <w:rFonts w:ascii="CMU Serif" w:hAnsi="CMU Serif" w:cs="CMU Serif"/>
          <w:sz w:val="26"/>
          <w:szCs w:val="24"/>
          <w:rPrChange w:id="1528" w:author="Fife,Austin N" w:date="2018-11-07T14:49:00Z">
            <w:rPr>
              <w:rFonts w:ascii="CMU Serif" w:hAnsi="CMU Serif" w:cs="CMU Serif"/>
              <w:sz w:val="24"/>
              <w:szCs w:val="24"/>
            </w:rPr>
          </w:rPrChange>
        </w:rPr>
        <w:t>uring the last period, there were significantly more fertile eggs on Russet Burbank than 10LB or 3LB</w:t>
      </w:r>
      <w:r w:rsidR="009226D4" w:rsidRPr="009A1F47">
        <w:rPr>
          <w:rFonts w:ascii="CMU Serif" w:hAnsi="CMU Serif" w:cs="CMU Serif"/>
          <w:sz w:val="26"/>
          <w:szCs w:val="24"/>
          <w:rPrChange w:id="1529" w:author="Fife,Austin N" w:date="2018-11-07T14:49:00Z">
            <w:rPr>
              <w:rFonts w:ascii="CMU Serif" w:hAnsi="CMU Serif" w:cs="CMU Serif"/>
              <w:sz w:val="24"/>
              <w:szCs w:val="24"/>
            </w:rPr>
          </w:rPrChange>
        </w:rPr>
        <w:t>,</w:t>
      </w:r>
      <w:r w:rsidR="00460FC1" w:rsidRPr="009A1F47">
        <w:rPr>
          <w:rFonts w:ascii="CMU Serif" w:hAnsi="CMU Serif" w:cs="CMU Serif"/>
          <w:sz w:val="26"/>
          <w:szCs w:val="24"/>
          <w:rPrChange w:id="1530" w:author="Fife,Austin N" w:date="2018-11-07T14:49:00Z">
            <w:rPr>
              <w:rFonts w:ascii="CMU Serif" w:hAnsi="CMU Serif" w:cs="CMU Serif"/>
              <w:sz w:val="24"/>
              <w:szCs w:val="24"/>
            </w:rPr>
          </w:rPrChange>
        </w:rPr>
        <w:t xml:space="preserve"> </w:t>
      </w:r>
      <w:r w:rsidR="009226D4" w:rsidRPr="009A1F47">
        <w:rPr>
          <w:rFonts w:ascii="CMU Serif" w:hAnsi="CMU Serif" w:cs="CMU Serif"/>
          <w:sz w:val="26"/>
          <w:szCs w:val="24"/>
          <w:rPrChange w:id="1531" w:author="Fife,Austin N" w:date="2018-11-07T14:49:00Z">
            <w:rPr>
              <w:rFonts w:ascii="CMU Serif" w:hAnsi="CMU Serif" w:cs="CMU Serif"/>
              <w:sz w:val="24"/>
              <w:szCs w:val="24"/>
            </w:rPr>
          </w:rPrChange>
        </w:rPr>
        <w:t>and t</w:t>
      </w:r>
      <w:r w:rsidR="00352BA4" w:rsidRPr="009A1F47">
        <w:rPr>
          <w:rFonts w:ascii="CMU Serif" w:hAnsi="CMU Serif" w:cs="CMU Serif"/>
          <w:sz w:val="26"/>
          <w:szCs w:val="24"/>
          <w:rPrChange w:id="1532" w:author="Fife,Austin N" w:date="2018-11-07T14:49:00Z">
            <w:rPr>
              <w:rFonts w:ascii="CMU Serif" w:hAnsi="CMU Serif" w:cs="CMU Serif"/>
              <w:sz w:val="24"/>
              <w:szCs w:val="24"/>
            </w:rPr>
          </w:rPrChange>
        </w:rPr>
        <w:t>here were significantly more eggs on 4LB than 10LB</w:t>
      </w:r>
      <w:r w:rsidR="00460FC1" w:rsidRPr="009A1F47">
        <w:rPr>
          <w:rFonts w:ascii="CMU Serif" w:hAnsi="CMU Serif" w:cs="CMU Serif"/>
          <w:sz w:val="26"/>
          <w:szCs w:val="24"/>
          <w:rPrChange w:id="1533" w:author="Fife,Austin N" w:date="2018-11-07T14:49:00Z">
            <w:rPr>
              <w:rFonts w:ascii="CMU Serif" w:hAnsi="CMU Serif" w:cs="CMU Serif"/>
              <w:sz w:val="24"/>
              <w:szCs w:val="24"/>
            </w:rPr>
          </w:rPrChange>
        </w:rPr>
        <w:t xml:space="preserve"> (Table 3.7).</w:t>
      </w:r>
    </w:p>
    <w:p w14:paraId="457E2CF6" w14:textId="6DEDDA9E" w:rsidR="001752AC" w:rsidRPr="009A1F47" w:rsidRDefault="001752AC" w:rsidP="0075501E">
      <w:pPr>
        <w:widowControl w:val="0"/>
        <w:spacing w:line="480" w:lineRule="auto"/>
        <w:contextualSpacing/>
        <w:mirrorIndents/>
        <w:rPr>
          <w:rFonts w:ascii="CMU Serif" w:hAnsi="CMU Serif" w:cs="CMU Serif"/>
          <w:sz w:val="26"/>
          <w:szCs w:val="24"/>
          <w:rPrChange w:id="1534" w:author="Fife,Austin N" w:date="2018-11-07T14:49:00Z">
            <w:rPr>
              <w:rFonts w:ascii="CMU Serif" w:hAnsi="CMU Serif" w:cs="CMU Serif"/>
              <w:sz w:val="24"/>
              <w:szCs w:val="24"/>
            </w:rPr>
          </w:rPrChange>
        </w:rPr>
      </w:pPr>
      <w:r w:rsidRPr="009A1F47">
        <w:rPr>
          <w:rFonts w:ascii="CMU Serif" w:hAnsi="CMU Serif" w:cs="CMU Serif"/>
          <w:sz w:val="26"/>
          <w:szCs w:val="24"/>
          <w:rPrChange w:id="1535" w:author="Fife,Austin N" w:date="2018-11-07T14:49:00Z">
            <w:rPr>
              <w:rFonts w:ascii="CMU Serif" w:hAnsi="CMU Serif" w:cs="CMU Serif"/>
              <w:sz w:val="24"/>
              <w:szCs w:val="24"/>
            </w:rPr>
          </w:rPrChange>
        </w:rPr>
        <w:t xml:space="preserve"> </w:t>
      </w:r>
      <w:r w:rsidRPr="009A1F47" w:rsidDel="00A74208">
        <w:rPr>
          <w:rFonts w:ascii="CMU Serif" w:hAnsi="CMU Serif" w:cs="CMU Serif"/>
          <w:sz w:val="26"/>
          <w:szCs w:val="24"/>
          <w:rPrChange w:id="1536" w:author="Fife,Austin N" w:date="2018-11-07T14:49:00Z">
            <w:rPr>
              <w:rFonts w:ascii="CMU Serif" w:hAnsi="CMU Serif" w:cs="CMU Serif"/>
              <w:sz w:val="24"/>
              <w:szCs w:val="24"/>
            </w:rPr>
          </w:rPrChange>
        </w:rPr>
        <w:t xml:space="preserve"> </w:t>
      </w:r>
    </w:p>
    <w:p w14:paraId="643706ED" w14:textId="280CB840" w:rsidR="00F96398" w:rsidRPr="009A1F47" w:rsidRDefault="00F96398" w:rsidP="0075501E">
      <w:pPr>
        <w:widowControl w:val="0"/>
        <w:spacing w:line="480" w:lineRule="auto"/>
        <w:contextualSpacing/>
        <w:mirrorIndents/>
        <w:rPr>
          <w:rFonts w:ascii="CMU Serif" w:hAnsi="CMU Serif" w:cs="CMU Serif"/>
          <w:sz w:val="26"/>
          <w:szCs w:val="24"/>
          <w:rPrChange w:id="1537" w:author="Fife,Austin N" w:date="2018-11-07T14:49:00Z">
            <w:rPr>
              <w:rFonts w:ascii="CMU Serif" w:hAnsi="CMU Serif" w:cs="CMU Serif"/>
              <w:sz w:val="24"/>
              <w:szCs w:val="24"/>
            </w:rPr>
          </w:rPrChange>
        </w:rPr>
      </w:pPr>
    </w:p>
    <w:p w14:paraId="0CA948A8" w14:textId="0B6388B5" w:rsidR="00F96398" w:rsidRPr="009A1F47" w:rsidRDefault="00F96398" w:rsidP="0075501E">
      <w:pPr>
        <w:pStyle w:val="Heading2"/>
        <w:keepNext w:val="0"/>
        <w:keepLines w:val="0"/>
        <w:widowControl w:val="0"/>
        <w:mirrorIndents/>
        <w:jc w:val="center"/>
        <w:rPr>
          <w:rFonts w:ascii="CMU Serif" w:hAnsi="CMU Serif" w:cs="CMU Serif"/>
          <w:sz w:val="26"/>
          <w:szCs w:val="22"/>
          <w:rPrChange w:id="1538" w:author="Fife,Austin N" w:date="2018-11-07T14:49:00Z">
            <w:rPr>
              <w:rFonts w:ascii="CMU Serif" w:hAnsi="CMU Serif" w:cs="CMU Serif"/>
              <w:sz w:val="24"/>
              <w:szCs w:val="22"/>
            </w:rPr>
          </w:rPrChange>
        </w:rPr>
      </w:pPr>
      <w:bookmarkStart w:id="1539" w:name="_Toc528941675"/>
      <w:bookmarkEnd w:id="1292"/>
      <w:r w:rsidRPr="009A1F47">
        <w:rPr>
          <w:rFonts w:ascii="CMU Serif" w:hAnsi="CMU Serif" w:cs="CMU Serif"/>
          <w:sz w:val="26"/>
          <w:szCs w:val="22"/>
          <w:rPrChange w:id="1540" w:author="Fife,Austin N" w:date="2018-11-07T14:49:00Z">
            <w:rPr>
              <w:rFonts w:ascii="CMU Serif" w:hAnsi="CMU Serif" w:cs="CMU Serif"/>
              <w:sz w:val="24"/>
              <w:szCs w:val="22"/>
            </w:rPr>
          </w:rPrChange>
        </w:rPr>
        <w:t>Chapter 4: Discussion</w:t>
      </w:r>
      <w:bookmarkEnd w:id="1539"/>
    </w:p>
    <w:p w14:paraId="05B1824B" w14:textId="51B6DC56" w:rsidR="00F13984" w:rsidRPr="009A1F47" w:rsidRDefault="00561350" w:rsidP="000D6BB4">
      <w:pPr>
        <w:spacing w:line="480" w:lineRule="auto"/>
        <w:ind w:firstLine="720"/>
        <w:rPr>
          <w:rFonts w:ascii="CMU Serif" w:hAnsi="CMU Serif" w:cs="CMU Serif"/>
          <w:sz w:val="26"/>
          <w:szCs w:val="24"/>
          <w:rPrChange w:id="1541" w:author="Fife,Austin N" w:date="2018-11-07T14:49:00Z">
            <w:rPr>
              <w:rFonts w:ascii="CMU Serif" w:hAnsi="CMU Serif" w:cs="CMU Serif"/>
              <w:sz w:val="24"/>
              <w:szCs w:val="24"/>
            </w:rPr>
          </w:rPrChange>
        </w:rPr>
      </w:pPr>
      <w:r w:rsidRPr="009A1F47">
        <w:rPr>
          <w:rFonts w:ascii="CMU Serif" w:hAnsi="CMU Serif" w:cs="CMU Serif"/>
          <w:sz w:val="26"/>
          <w:rPrChange w:id="1542" w:author="Fife,Austin N" w:date="2018-11-07T14:49:00Z">
            <w:rPr>
              <w:rFonts w:ascii="CMU Serif" w:hAnsi="CMU Serif" w:cs="CMU Serif"/>
              <w:sz w:val="24"/>
            </w:rPr>
          </w:rPrChange>
        </w:rPr>
        <w:t>It is difficult to separate the mechanisms of host plant resistance or tolerance and how they to correlate with psyllid host acceptance (Diaz-Montano et al. 2006, Butler et al. 2011).</w:t>
      </w:r>
      <w:r w:rsidR="0066610E" w:rsidRPr="009A1F47">
        <w:rPr>
          <w:rFonts w:ascii="CMU Serif" w:hAnsi="CMU Serif" w:cs="CMU Serif"/>
          <w:sz w:val="26"/>
          <w:rPrChange w:id="1543" w:author="Fife,Austin N" w:date="2018-11-07T14:49:00Z">
            <w:rPr>
              <w:rFonts w:ascii="CMU Serif" w:hAnsi="CMU Serif" w:cs="CMU Serif"/>
              <w:sz w:val="24"/>
            </w:rPr>
          </w:rPrChange>
        </w:rPr>
        <w:t xml:space="preserve"> Furthermore, visual </w:t>
      </w:r>
      <w:r w:rsidR="00FC7891" w:rsidRPr="009A1F47">
        <w:rPr>
          <w:rFonts w:ascii="CMU Serif" w:hAnsi="CMU Serif" w:cs="CMU Serif"/>
          <w:sz w:val="26"/>
          <w:rPrChange w:id="1544" w:author="Fife,Austin N" w:date="2018-11-07T14:49:00Z">
            <w:rPr>
              <w:rFonts w:ascii="CMU Serif" w:hAnsi="CMU Serif" w:cs="CMU Serif"/>
              <w:sz w:val="24"/>
            </w:rPr>
          </w:rPrChange>
        </w:rPr>
        <w:t>observation of settling behavior</w:t>
      </w:r>
      <w:r w:rsidR="0066610E" w:rsidRPr="009A1F47">
        <w:rPr>
          <w:rFonts w:ascii="CMU Serif" w:hAnsi="CMU Serif" w:cs="CMU Serif"/>
          <w:sz w:val="26"/>
          <w:rPrChange w:id="1545" w:author="Fife,Austin N" w:date="2018-11-07T14:49:00Z">
            <w:rPr>
              <w:rFonts w:ascii="CMU Serif" w:hAnsi="CMU Serif" w:cs="CMU Serif"/>
              <w:sz w:val="24"/>
            </w:rPr>
          </w:rPrChange>
        </w:rPr>
        <w:t xml:space="preserve"> lacks the precision of electrical penetration recordings used in similar studies (Butler et al. 2012b, Mustafa et al 2015b, </w:t>
      </w:r>
      <w:proofErr w:type="spellStart"/>
      <w:r w:rsidR="0066610E" w:rsidRPr="009A1F47">
        <w:rPr>
          <w:rFonts w:ascii="CMU Serif" w:hAnsi="CMU Serif" w:cs="CMU Serif"/>
          <w:sz w:val="26"/>
          <w:rPrChange w:id="1546" w:author="Fife,Austin N" w:date="2018-11-07T14:49:00Z">
            <w:rPr>
              <w:rFonts w:ascii="CMU Serif" w:hAnsi="CMU Serif" w:cs="CMU Serif"/>
              <w:sz w:val="24"/>
            </w:rPr>
          </w:rPrChange>
        </w:rPr>
        <w:t>Sandanayaka</w:t>
      </w:r>
      <w:proofErr w:type="spellEnd"/>
      <w:r w:rsidR="0066610E" w:rsidRPr="009A1F47">
        <w:rPr>
          <w:rFonts w:ascii="CMU Serif" w:hAnsi="CMU Serif" w:cs="CMU Serif"/>
          <w:sz w:val="26"/>
          <w:rPrChange w:id="1547" w:author="Fife,Austin N" w:date="2018-11-07T14:49:00Z">
            <w:rPr>
              <w:rFonts w:ascii="CMU Serif" w:hAnsi="CMU Serif" w:cs="CMU Serif"/>
              <w:sz w:val="24"/>
            </w:rPr>
          </w:rPrChange>
        </w:rPr>
        <w:t xml:space="preserve"> et al. 2014). Nevertheless, </w:t>
      </w:r>
      <w:r w:rsidR="00FC7891" w:rsidRPr="009A1F47">
        <w:rPr>
          <w:rFonts w:ascii="CMU Serif" w:hAnsi="CMU Serif" w:cs="CMU Serif"/>
          <w:sz w:val="26"/>
          <w:rPrChange w:id="1548" w:author="Fife,Austin N" w:date="2018-11-07T14:49:00Z">
            <w:rPr>
              <w:rFonts w:ascii="CMU Serif" w:hAnsi="CMU Serif" w:cs="CMU Serif"/>
              <w:sz w:val="24"/>
            </w:rPr>
          </w:rPrChange>
        </w:rPr>
        <w:t>the results presented here</w:t>
      </w:r>
      <w:r w:rsidR="0066610E" w:rsidRPr="009A1F47">
        <w:rPr>
          <w:rFonts w:ascii="CMU Serif" w:hAnsi="CMU Serif" w:cs="CMU Serif"/>
          <w:sz w:val="26"/>
          <w:rPrChange w:id="1549" w:author="Fife,Austin N" w:date="2018-11-07T14:49:00Z">
            <w:rPr>
              <w:rFonts w:ascii="CMU Serif" w:hAnsi="CMU Serif" w:cs="CMU Serif"/>
              <w:sz w:val="24"/>
            </w:rPr>
          </w:rPrChange>
        </w:rPr>
        <w:t xml:space="preserve"> were comparable with similar </w:t>
      </w:r>
      <w:r w:rsidR="0066610E" w:rsidRPr="009A1F47">
        <w:rPr>
          <w:rFonts w:ascii="CMU Serif" w:hAnsi="CMU Serif" w:cs="CMU Serif"/>
          <w:sz w:val="26"/>
          <w:szCs w:val="24"/>
          <w:rPrChange w:id="1550" w:author="Fife,Austin N" w:date="2018-11-07T14:49:00Z">
            <w:rPr>
              <w:rFonts w:ascii="CMU Serif" w:hAnsi="CMU Serif" w:cs="CMU Serif"/>
              <w:sz w:val="24"/>
              <w:szCs w:val="24"/>
            </w:rPr>
          </w:rPrChange>
        </w:rPr>
        <w:t>investigations of putatively resistant potato germplasms. Our study found more probing and walking on Russet Burbank than on the putatively resistant germplasms</w:t>
      </w:r>
      <w:r w:rsidR="00FC7891" w:rsidRPr="009A1F47">
        <w:rPr>
          <w:rFonts w:ascii="CMU Serif" w:hAnsi="CMU Serif" w:cs="CMU Serif"/>
          <w:sz w:val="26"/>
          <w:szCs w:val="24"/>
          <w:rPrChange w:id="1551" w:author="Fife,Austin N" w:date="2018-11-07T14:49:00Z">
            <w:rPr>
              <w:rFonts w:ascii="CMU Serif" w:hAnsi="CMU Serif" w:cs="CMU Serif"/>
              <w:sz w:val="24"/>
              <w:szCs w:val="24"/>
            </w:rPr>
          </w:rPrChange>
        </w:rPr>
        <w:t>, which is consistent with results reported by</w:t>
      </w:r>
      <w:r w:rsidR="0066610E" w:rsidRPr="009A1F47">
        <w:rPr>
          <w:rFonts w:ascii="CMU Serif" w:hAnsi="CMU Serif" w:cs="CMU Serif"/>
          <w:sz w:val="26"/>
          <w:szCs w:val="24"/>
          <w:rPrChange w:id="1552" w:author="Fife,Austin N" w:date="2018-11-07T14:49:00Z">
            <w:rPr>
              <w:rFonts w:ascii="CMU Serif" w:hAnsi="CMU Serif" w:cs="CMU Serif"/>
              <w:sz w:val="24"/>
              <w:szCs w:val="24"/>
            </w:rPr>
          </w:rPrChange>
        </w:rPr>
        <w:t xml:space="preserve"> Butler et al. (2011)</w:t>
      </w:r>
      <w:r w:rsidR="000D6BB4" w:rsidRPr="009A1F47">
        <w:rPr>
          <w:rFonts w:ascii="CMU Serif" w:hAnsi="CMU Serif" w:cs="CMU Serif"/>
          <w:sz w:val="26"/>
          <w:szCs w:val="24"/>
          <w:rPrChange w:id="1553" w:author="Fife,Austin N" w:date="2018-11-07T14:49:00Z">
            <w:rPr>
              <w:rFonts w:ascii="CMU Serif" w:hAnsi="CMU Serif" w:cs="CMU Serif"/>
              <w:sz w:val="24"/>
              <w:szCs w:val="24"/>
            </w:rPr>
          </w:rPrChange>
        </w:rPr>
        <w:t xml:space="preserve"> and Prager et al. (2014b)</w:t>
      </w:r>
      <w:r w:rsidR="0066610E" w:rsidRPr="009A1F47">
        <w:rPr>
          <w:rFonts w:ascii="CMU Serif" w:hAnsi="CMU Serif" w:cs="CMU Serif"/>
          <w:sz w:val="26"/>
          <w:szCs w:val="24"/>
          <w:rPrChange w:id="1554" w:author="Fife,Austin N" w:date="2018-11-07T14:49:00Z">
            <w:rPr>
              <w:rFonts w:ascii="CMU Serif" w:hAnsi="CMU Serif" w:cs="CMU Serif"/>
              <w:sz w:val="24"/>
              <w:szCs w:val="24"/>
            </w:rPr>
          </w:rPrChange>
        </w:rPr>
        <w:t>. However, in contrast to Butler et al. (2011), we found cleaning and leaf-leaving behaviors to be rare.</w:t>
      </w:r>
    </w:p>
    <w:p w14:paraId="21846E0E" w14:textId="14B3B7C4" w:rsidR="0066610E" w:rsidRPr="009A1F47" w:rsidRDefault="00561350" w:rsidP="002E34B9">
      <w:pPr>
        <w:spacing w:line="480" w:lineRule="auto"/>
        <w:ind w:firstLine="720"/>
        <w:rPr>
          <w:rFonts w:ascii="CMU Serif" w:hAnsi="CMU Serif" w:cs="CMU Serif"/>
          <w:sz w:val="26"/>
          <w:rPrChange w:id="1555" w:author="Fife,Austin N" w:date="2018-11-07T14:49:00Z">
            <w:rPr>
              <w:rFonts w:ascii="CMU Serif" w:hAnsi="CMU Serif" w:cs="CMU Serif"/>
              <w:sz w:val="24"/>
            </w:rPr>
          </w:rPrChange>
        </w:rPr>
      </w:pPr>
      <w:r w:rsidRPr="009A1F47">
        <w:rPr>
          <w:rFonts w:ascii="CMU Serif" w:hAnsi="CMU Serif" w:cs="CMU Serif"/>
          <w:sz w:val="26"/>
          <w:szCs w:val="24"/>
          <w:rPrChange w:id="1556" w:author="Fife,Austin N" w:date="2018-11-07T14:49:00Z">
            <w:rPr>
              <w:rFonts w:ascii="CMU Serif" w:hAnsi="CMU Serif" w:cs="CMU Serif"/>
              <w:sz w:val="24"/>
              <w:szCs w:val="24"/>
            </w:rPr>
          </w:rPrChange>
        </w:rPr>
        <w:lastRenderedPageBreak/>
        <w:t>Although Russet Burbank received more probes than two other germplasms, the psyllids still probed the other germplasms, often for long periods.</w:t>
      </w:r>
      <w:r w:rsidR="00DB0804" w:rsidRPr="009A1F47">
        <w:rPr>
          <w:rFonts w:ascii="CMU Serif" w:hAnsi="CMU Serif" w:cs="CMU Serif"/>
          <w:sz w:val="26"/>
          <w:szCs w:val="24"/>
          <w:rPrChange w:id="1557" w:author="Fife,Austin N" w:date="2018-11-07T14:49:00Z">
            <w:rPr>
              <w:rFonts w:ascii="CMU Serif" w:hAnsi="CMU Serif" w:cs="CMU Serif"/>
              <w:sz w:val="24"/>
              <w:szCs w:val="24"/>
            </w:rPr>
          </w:rPrChange>
        </w:rPr>
        <w:t xml:space="preserve"> </w:t>
      </w:r>
      <w:proofErr w:type="spellStart"/>
      <w:r w:rsidR="009E6A7C" w:rsidRPr="009A1F47">
        <w:rPr>
          <w:rFonts w:ascii="CMU Serif" w:hAnsi="CMU Serif" w:cs="CMU Serif"/>
          <w:sz w:val="26"/>
          <w:rPrChange w:id="1558" w:author="Fife,Austin N" w:date="2018-11-07T14:49:00Z">
            <w:rPr>
              <w:rFonts w:ascii="CMU Serif" w:hAnsi="CMU Serif" w:cs="CMU Serif"/>
              <w:sz w:val="24"/>
            </w:rPr>
          </w:rPrChange>
        </w:rPr>
        <w:t>Sandanayaka</w:t>
      </w:r>
      <w:proofErr w:type="spellEnd"/>
      <w:r w:rsidR="009E6A7C" w:rsidRPr="009A1F47">
        <w:rPr>
          <w:rFonts w:ascii="CMU Serif" w:hAnsi="CMU Serif" w:cs="CMU Serif"/>
          <w:sz w:val="26"/>
          <w:rPrChange w:id="1559" w:author="Fife,Austin N" w:date="2018-11-07T14:49:00Z">
            <w:rPr>
              <w:rFonts w:ascii="CMU Serif" w:hAnsi="CMU Serif" w:cs="CMU Serif"/>
              <w:sz w:val="24"/>
            </w:rPr>
          </w:rPrChange>
        </w:rPr>
        <w:t xml:space="preserve"> et al. (2014)</w:t>
      </w:r>
      <w:r w:rsidR="00C72FC6" w:rsidRPr="009A1F47">
        <w:rPr>
          <w:rFonts w:ascii="CMU Serif" w:hAnsi="CMU Serif" w:cs="CMU Serif"/>
          <w:sz w:val="26"/>
          <w:rPrChange w:id="1560" w:author="Fife,Austin N" w:date="2018-11-07T14:49:00Z">
            <w:rPr>
              <w:rFonts w:ascii="CMU Serif" w:hAnsi="CMU Serif" w:cs="CMU Serif"/>
              <w:sz w:val="24"/>
            </w:rPr>
          </w:rPrChange>
        </w:rPr>
        <w:t xml:space="preserve"> and Mustafa et al (2015b) both</w:t>
      </w:r>
      <w:r w:rsidR="009E6A7C" w:rsidRPr="009A1F47">
        <w:rPr>
          <w:rFonts w:ascii="CMU Serif" w:hAnsi="CMU Serif" w:cs="CMU Serif"/>
          <w:sz w:val="26"/>
          <w:rPrChange w:id="1561" w:author="Fife,Austin N" w:date="2018-11-07T14:49:00Z">
            <w:rPr>
              <w:rFonts w:ascii="CMU Serif" w:hAnsi="CMU Serif" w:cs="CMU Serif"/>
              <w:sz w:val="24"/>
            </w:rPr>
          </w:rPrChange>
        </w:rPr>
        <w:t xml:space="preserve"> sugges</w:t>
      </w:r>
      <w:r w:rsidR="0047764E" w:rsidRPr="009A1F47">
        <w:rPr>
          <w:rFonts w:ascii="CMU Serif" w:hAnsi="CMU Serif" w:cs="CMU Serif"/>
          <w:sz w:val="26"/>
          <w:rPrChange w:id="1562" w:author="Fife,Austin N" w:date="2018-11-07T14:49:00Z">
            <w:rPr>
              <w:rFonts w:ascii="CMU Serif" w:hAnsi="CMU Serif" w:cs="CMU Serif"/>
              <w:sz w:val="24"/>
            </w:rPr>
          </w:rPrChange>
        </w:rPr>
        <w:t>t</w:t>
      </w:r>
      <w:r w:rsidR="009E6A7C" w:rsidRPr="009A1F47">
        <w:rPr>
          <w:rFonts w:ascii="CMU Serif" w:hAnsi="CMU Serif" w:cs="CMU Serif"/>
          <w:sz w:val="26"/>
          <w:rPrChange w:id="1563" w:author="Fife,Austin N" w:date="2018-11-07T14:49:00Z">
            <w:rPr>
              <w:rFonts w:ascii="CMU Serif" w:hAnsi="CMU Serif" w:cs="CMU Serif"/>
              <w:sz w:val="24"/>
            </w:rPr>
          </w:rPrChange>
        </w:rPr>
        <w:t xml:space="preserve"> that it takes </w:t>
      </w:r>
      <w:r w:rsidR="009E6A7C" w:rsidRPr="009A1F47">
        <w:rPr>
          <w:rFonts w:ascii="CMU Serif" w:hAnsi="CMU Serif" w:cs="CMU Serif"/>
          <w:i/>
          <w:sz w:val="26"/>
          <w:rPrChange w:id="1564" w:author="Fife,Austin N" w:date="2018-11-07T14:49:00Z">
            <w:rPr>
              <w:rFonts w:ascii="CMU Serif" w:hAnsi="CMU Serif" w:cs="CMU Serif"/>
              <w:i/>
              <w:sz w:val="24"/>
            </w:rPr>
          </w:rPrChange>
        </w:rPr>
        <w:t xml:space="preserve">B. </w:t>
      </w:r>
      <w:proofErr w:type="spellStart"/>
      <w:r w:rsidR="009E6A7C" w:rsidRPr="009A1F47">
        <w:rPr>
          <w:rFonts w:ascii="CMU Serif" w:hAnsi="CMU Serif" w:cs="CMU Serif"/>
          <w:i/>
          <w:sz w:val="26"/>
          <w:rPrChange w:id="1565" w:author="Fife,Austin N" w:date="2018-11-07T14:49:00Z">
            <w:rPr>
              <w:rFonts w:ascii="CMU Serif" w:hAnsi="CMU Serif" w:cs="CMU Serif"/>
              <w:i/>
              <w:sz w:val="24"/>
            </w:rPr>
          </w:rPrChange>
        </w:rPr>
        <w:t>cockerelli</w:t>
      </w:r>
      <w:proofErr w:type="spellEnd"/>
      <w:r w:rsidR="009E6A7C" w:rsidRPr="009A1F47">
        <w:rPr>
          <w:rFonts w:ascii="CMU Serif" w:hAnsi="CMU Serif" w:cs="CMU Serif"/>
          <w:sz w:val="26"/>
          <w:rPrChange w:id="1566" w:author="Fife,Austin N" w:date="2018-11-07T14:49:00Z">
            <w:rPr>
              <w:rFonts w:ascii="CMU Serif" w:hAnsi="CMU Serif" w:cs="CMU Serif"/>
              <w:sz w:val="24"/>
            </w:rPr>
          </w:rPrChange>
        </w:rPr>
        <w:t xml:space="preserve"> </w:t>
      </w:r>
      <w:r w:rsidR="00F13984" w:rsidRPr="009A1F47">
        <w:rPr>
          <w:rFonts w:ascii="CMU Serif" w:hAnsi="CMU Serif" w:cs="CMU Serif"/>
          <w:sz w:val="26"/>
          <w:rPrChange w:id="1567" w:author="Fife,Austin N" w:date="2018-11-07T14:49:00Z">
            <w:rPr>
              <w:rFonts w:ascii="CMU Serif" w:hAnsi="CMU Serif" w:cs="CMU Serif"/>
              <w:sz w:val="24"/>
            </w:rPr>
          </w:rPrChange>
        </w:rPr>
        <w:t>approximately</w:t>
      </w:r>
      <w:r w:rsidR="009E6A7C" w:rsidRPr="009A1F47">
        <w:rPr>
          <w:rFonts w:ascii="CMU Serif" w:hAnsi="CMU Serif" w:cs="CMU Serif"/>
          <w:sz w:val="26"/>
          <w:rPrChange w:id="1568" w:author="Fife,Austin N" w:date="2018-11-07T14:49:00Z">
            <w:rPr>
              <w:rFonts w:ascii="CMU Serif" w:hAnsi="CMU Serif" w:cs="CMU Serif"/>
              <w:sz w:val="24"/>
            </w:rPr>
          </w:rPrChange>
        </w:rPr>
        <w:t xml:space="preserve"> two hours to access the phloem and acquire </w:t>
      </w:r>
      <w:proofErr w:type="spellStart"/>
      <w:r w:rsidR="009E6A7C" w:rsidRPr="009A1F47">
        <w:rPr>
          <w:rFonts w:ascii="CMU Serif" w:hAnsi="CMU Serif" w:cs="CMU Serif"/>
          <w:sz w:val="26"/>
          <w:rPrChange w:id="1569" w:author="Fife,Austin N" w:date="2018-11-07T14:49:00Z">
            <w:rPr>
              <w:rFonts w:ascii="CMU Serif" w:hAnsi="CMU Serif" w:cs="CMU Serif"/>
              <w:sz w:val="24"/>
            </w:rPr>
          </w:rPrChange>
        </w:rPr>
        <w:t>Lso</w:t>
      </w:r>
      <w:proofErr w:type="spellEnd"/>
      <w:r w:rsidR="009E6A7C" w:rsidRPr="009A1F47">
        <w:rPr>
          <w:rFonts w:ascii="CMU Serif" w:hAnsi="CMU Serif" w:cs="CMU Serif"/>
          <w:sz w:val="26"/>
          <w:rPrChange w:id="1570" w:author="Fife,Austin N" w:date="2018-11-07T14:49:00Z">
            <w:rPr>
              <w:rFonts w:ascii="CMU Serif" w:hAnsi="CMU Serif" w:cs="CMU Serif"/>
              <w:sz w:val="24"/>
            </w:rPr>
          </w:rPrChange>
        </w:rPr>
        <w:t xml:space="preserve">. </w:t>
      </w:r>
      <w:r w:rsidR="009E6A7C" w:rsidRPr="009A1F47">
        <w:rPr>
          <w:rFonts w:ascii="CMU Serif" w:hAnsi="CMU Serif" w:cs="CMU Serif"/>
          <w:sz w:val="26"/>
          <w:szCs w:val="24"/>
          <w:rPrChange w:id="1571" w:author="Fife,Austin N" w:date="2018-11-07T14:49:00Z">
            <w:rPr>
              <w:rFonts w:ascii="CMU Serif" w:hAnsi="CMU Serif" w:cs="CMU Serif"/>
              <w:sz w:val="24"/>
              <w:szCs w:val="24"/>
            </w:rPr>
          </w:rPrChange>
        </w:rPr>
        <w:t>This suggests that very long recordings may be necessary to determine when probing becomes true feeding</w:t>
      </w:r>
      <w:r w:rsidR="00A2529F" w:rsidRPr="009A1F47">
        <w:rPr>
          <w:rFonts w:ascii="CMU Serif" w:hAnsi="CMU Serif" w:cs="CMU Serif"/>
          <w:sz w:val="26"/>
          <w:szCs w:val="24"/>
          <w:rPrChange w:id="1572" w:author="Fife,Austin N" w:date="2018-11-07T14:49:00Z">
            <w:rPr>
              <w:rFonts w:ascii="CMU Serif" w:hAnsi="CMU Serif" w:cs="CMU Serif"/>
              <w:sz w:val="24"/>
              <w:szCs w:val="24"/>
            </w:rPr>
          </w:rPrChange>
        </w:rPr>
        <w:t>.</w:t>
      </w:r>
      <w:r w:rsidR="009E6A7C" w:rsidRPr="009A1F47">
        <w:rPr>
          <w:rFonts w:ascii="CMU Serif" w:hAnsi="CMU Serif" w:cs="CMU Serif"/>
          <w:sz w:val="26"/>
          <w:szCs w:val="24"/>
          <w:rPrChange w:id="1573" w:author="Fife,Austin N" w:date="2018-11-07T14:49:00Z">
            <w:rPr>
              <w:rFonts w:ascii="CMU Serif" w:hAnsi="CMU Serif" w:cs="CMU Serif"/>
              <w:sz w:val="24"/>
              <w:szCs w:val="24"/>
            </w:rPr>
          </w:rPrChange>
        </w:rPr>
        <w:t xml:space="preserve"> Even overnight recording revealed little activity besides </w:t>
      </w:r>
      <w:r w:rsidR="00FC7891" w:rsidRPr="009A1F47">
        <w:rPr>
          <w:rFonts w:ascii="CMU Serif" w:hAnsi="CMU Serif" w:cs="CMU Serif"/>
          <w:sz w:val="26"/>
          <w:szCs w:val="24"/>
          <w:rPrChange w:id="1574" w:author="Fife,Austin N" w:date="2018-11-07T14:49:00Z">
            <w:rPr>
              <w:rFonts w:ascii="CMU Serif" w:hAnsi="CMU Serif" w:cs="CMU Serif"/>
              <w:sz w:val="24"/>
              <w:szCs w:val="24"/>
            </w:rPr>
          </w:rPrChange>
        </w:rPr>
        <w:t>apparent</w:t>
      </w:r>
      <w:r w:rsidR="009E6A7C" w:rsidRPr="009A1F47">
        <w:rPr>
          <w:rFonts w:ascii="CMU Serif" w:hAnsi="CMU Serif" w:cs="CMU Serif"/>
          <w:sz w:val="26"/>
          <w:szCs w:val="24"/>
          <w:rPrChange w:id="1575" w:author="Fife,Austin N" w:date="2018-11-07T14:49:00Z">
            <w:rPr>
              <w:rFonts w:ascii="CMU Serif" w:hAnsi="CMU Serif" w:cs="CMU Serif"/>
              <w:sz w:val="24"/>
              <w:szCs w:val="24"/>
            </w:rPr>
          </w:rPrChange>
        </w:rPr>
        <w:t xml:space="preserve"> feeding on the germplasms </w:t>
      </w:r>
      <w:r w:rsidR="00670BDF" w:rsidRPr="009A1F47">
        <w:rPr>
          <w:rFonts w:ascii="CMU Serif" w:hAnsi="CMU Serif" w:cs="CMU Serif"/>
          <w:sz w:val="26"/>
          <w:szCs w:val="24"/>
          <w:rPrChange w:id="1576" w:author="Fife,Austin N" w:date="2018-11-07T14:49:00Z">
            <w:rPr>
              <w:rFonts w:ascii="CMU Serif" w:hAnsi="CMU Serif" w:cs="CMU Serif"/>
              <w:sz w:val="24"/>
              <w:szCs w:val="24"/>
            </w:rPr>
          </w:rPrChange>
        </w:rPr>
        <w:t xml:space="preserve">where </w:t>
      </w:r>
      <w:r w:rsidR="009E6A7C" w:rsidRPr="009A1F47">
        <w:rPr>
          <w:rFonts w:ascii="CMU Serif" w:hAnsi="CMU Serif" w:cs="CMU Serif"/>
          <w:sz w:val="26"/>
          <w:szCs w:val="24"/>
          <w:rPrChange w:id="1577" w:author="Fife,Austin N" w:date="2018-11-07T14:49:00Z">
            <w:rPr>
              <w:rFonts w:ascii="CMU Serif" w:hAnsi="CMU Serif" w:cs="CMU Serif"/>
              <w:sz w:val="24"/>
              <w:szCs w:val="24"/>
            </w:rPr>
          </w:rPrChange>
        </w:rPr>
        <w:t>they were placed</w:t>
      </w:r>
      <w:r w:rsidR="00670BDF" w:rsidRPr="009A1F47">
        <w:rPr>
          <w:rFonts w:ascii="CMU Serif" w:hAnsi="CMU Serif" w:cs="CMU Serif"/>
          <w:sz w:val="26"/>
          <w:szCs w:val="24"/>
          <w:rPrChange w:id="1578" w:author="Fife,Austin N" w:date="2018-11-07T14:49:00Z">
            <w:rPr>
              <w:rFonts w:ascii="CMU Serif" w:hAnsi="CMU Serif" w:cs="CMU Serif"/>
              <w:sz w:val="24"/>
              <w:szCs w:val="24"/>
            </w:rPr>
          </w:rPrChange>
        </w:rPr>
        <w:t xml:space="preserve"> </w:t>
      </w:r>
      <w:r w:rsidR="009E6A7C" w:rsidRPr="009A1F47">
        <w:rPr>
          <w:rFonts w:ascii="CMU Serif" w:hAnsi="CMU Serif" w:cs="CMU Serif"/>
          <w:sz w:val="26"/>
          <w:szCs w:val="24"/>
          <w:rPrChange w:id="1579" w:author="Fife,Austin N" w:date="2018-11-07T14:49:00Z">
            <w:rPr>
              <w:rFonts w:ascii="CMU Serif" w:hAnsi="CMU Serif" w:cs="CMU Serif"/>
              <w:sz w:val="24"/>
              <w:szCs w:val="24"/>
            </w:rPr>
          </w:rPrChange>
        </w:rPr>
        <w:t>(</w:t>
      </w:r>
      <w:r w:rsidR="00FC7891" w:rsidRPr="009A1F47">
        <w:rPr>
          <w:rFonts w:ascii="CMU Serif" w:hAnsi="CMU Serif" w:cs="CMU Serif"/>
          <w:sz w:val="26"/>
          <w:szCs w:val="24"/>
          <w:rPrChange w:id="1580" w:author="Fife,Austin N" w:date="2018-11-07T14:49:00Z">
            <w:rPr>
              <w:rFonts w:ascii="CMU Serif" w:hAnsi="CMU Serif" w:cs="CMU Serif"/>
              <w:sz w:val="24"/>
              <w:szCs w:val="24"/>
            </w:rPr>
          </w:rPrChange>
        </w:rPr>
        <w:t>ANF</w:t>
      </w:r>
      <w:r w:rsidR="009E6A7C" w:rsidRPr="009A1F47">
        <w:rPr>
          <w:rFonts w:ascii="CMU Serif" w:hAnsi="CMU Serif" w:cs="CMU Serif"/>
          <w:sz w:val="26"/>
          <w:szCs w:val="24"/>
          <w:rPrChange w:id="1581" w:author="Fife,Austin N" w:date="2018-11-07T14:49:00Z">
            <w:rPr>
              <w:rFonts w:ascii="CMU Serif" w:hAnsi="CMU Serif" w:cs="CMU Serif"/>
              <w:sz w:val="24"/>
              <w:szCs w:val="24"/>
            </w:rPr>
          </w:rPrChange>
        </w:rPr>
        <w:t>, unpublished</w:t>
      </w:r>
      <w:r w:rsidR="00FC7891" w:rsidRPr="009A1F47">
        <w:rPr>
          <w:rFonts w:ascii="CMU Serif" w:hAnsi="CMU Serif" w:cs="CMU Serif"/>
          <w:sz w:val="26"/>
          <w:szCs w:val="24"/>
          <w:rPrChange w:id="1582" w:author="Fife,Austin N" w:date="2018-11-07T14:49:00Z">
            <w:rPr>
              <w:rFonts w:ascii="CMU Serif" w:hAnsi="CMU Serif" w:cs="CMU Serif"/>
              <w:sz w:val="24"/>
              <w:szCs w:val="24"/>
            </w:rPr>
          </w:rPrChange>
        </w:rPr>
        <w:t xml:space="preserve"> data</w:t>
      </w:r>
      <w:r w:rsidR="009E6A7C" w:rsidRPr="009A1F47">
        <w:rPr>
          <w:rFonts w:ascii="CMU Serif" w:hAnsi="CMU Serif" w:cs="CMU Serif"/>
          <w:sz w:val="26"/>
          <w:szCs w:val="24"/>
          <w:rPrChange w:id="1583" w:author="Fife,Austin N" w:date="2018-11-07T14:49:00Z">
            <w:rPr>
              <w:rFonts w:ascii="CMU Serif" w:hAnsi="CMU Serif" w:cs="CMU Serif"/>
              <w:sz w:val="24"/>
              <w:szCs w:val="24"/>
            </w:rPr>
          </w:rPrChange>
        </w:rPr>
        <w:t xml:space="preserve">). </w:t>
      </w:r>
      <w:r w:rsidRPr="009A1F47">
        <w:rPr>
          <w:rFonts w:ascii="CMU Serif" w:hAnsi="CMU Serif" w:cs="CMU Serif"/>
          <w:sz w:val="26"/>
          <w:szCs w:val="24"/>
          <w:rPrChange w:id="1584" w:author="Fife,Austin N" w:date="2018-11-07T14:49:00Z">
            <w:rPr>
              <w:rFonts w:ascii="CMU Serif" w:hAnsi="CMU Serif" w:cs="CMU Serif"/>
              <w:sz w:val="24"/>
              <w:szCs w:val="24"/>
            </w:rPr>
          </w:rPrChange>
        </w:rPr>
        <w:t xml:space="preserve">A single psyllid is enough to transmit </w:t>
      </w:r>
      <w:proofErr w:type="spellStart"/>
      <w:r w:rsidRPr="009A1F47">
        <w:rPr>
          <w:rFonts w:ascii="CMU Serif" w:hAnsi="CMU Serif" w:cs="CMU Serif"/>
          <w:sz w:val="26"/>
          <w:szCs w:val="24"/>
          <w:rPrChange w:id="1585" w:author="Fife,Austin N" w:date="2018-11-07T14:49:00Z">
            <w:rPr>
              <w:rFonts w:ascii="CMU Serif" w:hAnsi="CMU Serif" w:cs="CMU Serif"/>
              <w:sz w:val="24"/>
              <w:szCs w:val="24"/>
            </w:rPr>
          </w:rPrChange>
        </w:rPr>
        <w:t>Lso</w:t>
      </w:r>
      <w:proofErr w:type="spellEnd"/>
      <w:r w:rsidRPr="009A1F47">
        <w:rPr>
          <w:rFonts w:ascii="CMU Serif" w:hAnsi="CMU Serif" w:cs="CMU Serif"/>
          <w:sz w:val="26"/>
          <w:szCs w:val="24"/>
          <w:rPrChange w:id="1586" w:author="Fife,Austin N" w:date="2018-11-07T14:49:00Z">
            <w:rPr>
              <w:rFonts w:ascii="CMU Serif" w:hAnsi="CMU Serif" w:cs="CMU Serif"/>
              <w:sz w:val="24"/>
              <w:szCs w:val="24"/>
            </w:rPr>
          </w:rPrChange>
        </w:rPr>
        <w:t xml:space="preserve"> and the disease</w:t>
      </w:r>
      <w:r w:rsidRPr="009A1F47">
        <w:rPr>
          <w:rFonts w:ascii="CMU Serif" w:hAnsi="CMU Serif" w:cs="CMU Serif"/>
          <w:sz w:val="26"/>
          <w:rPrChange w:id="1587" w:author="Fife,Austin N" w:date="2018-11-07T14:49:00Z">
            <w:rPr>
              <w:rFonts w:ascii="CMU Serif" w:hAnsi="CMU Serif" w:cs="CMU Serif"/>
              <w:sz w:val="24"/>
            </w:rPr>
          </w:rPrChange>
        </w:rPr>
        <w:t xml:space="preserve"> progresses independently of bacterial titer </w:t>
      </w:r>
      <w:r w:rsidRPr="009A1F47">
        <w:rPr>
          <w:rFonts w:ascii="CMU Serif" w:hAnsi="CMU Serif" w:cs="CMU Serif"/>
          <w:sz w:val="26"/>
          <w:szCs w:val="24"/>
          <w:rPrChange w:id="1588" w:author="Fife,Austin N" w:date="2018-11-07T14:49:00Z">
            <w:rPr>
              <w:rFonts w:ascii="CMU Serif" w:hAnsi="CMU Serif" w:cs="CMU Serif"/>
              <w:sz w:val="24"/>
              <w:szCs w:val="24"/>
            </w:rPr>
          </w:rPrChange>
        </w:rPr>
        <w:t xml:space="preserve">(Buchman et al. 2011, </w:t>
      </w:r>
      <w:proofErr w:type="spellStart"/>
      <w:r w:rsidRPr="009A1F47">
        <w:rPr>
          <w:rFonts w:ascii="CMU Serif" w:hAnsi="CMU Serif" w:cs="CMU Serif"/>
          <w:sz w:val="26"/>
          <w:rPrChange w:id="1589" w:author="Fife,Austin N" w:date="2018-11-07T14:49:00Z">
            <w:rPr>
              <w:rFonts w:ascii="CMU Serif" w:hAnsi="CMU Serif" w:cs="CMU Serif"/>
              <w:sz w:val="24"/>
            </w:rPr>
          </w:rPrChange>
        </w:rPr>
        <w:t>Rashed</w:t>
      </w:r>
      <w:proofErr w:type="spellEnd"/>
      <w:r w:rsidRPr="009A1F47">
        <w:rPr>
          <w:rFonts w:ascii="CMU Serif" w:hAnsi="CMU Serif" w:cs="CMU Serif"/>
          <w:sz w:val="26"/>
          <w:rPrChange w:id="1590" w:author="Fife,Austin N" w:date="2018-11-07T14:49:00Z">
            <w:rPr>
              <w:rFonts w:ascii="CMU Serif" w:hAnsi="CMU Serif" w:cs="CMU Serif"/>
              <w:sz w:val="24"/>
            </w:rPr>
          </w:rPrChange>
        </w:rPr>
        <w:t xml:space="preserve"> et al. 2012).</w:t>
      </w:r>
      <w:r w:rsidR="00A2529F" w:rsidRPr="009A1F47">
        <w:rPr>
          <w:rFonts w:ascii="CMU Serif" w:hAnsi="CMU Serif" w:cs="CMU Serif"/>
          <w:sz w:val="26"/>
          <w:rPrChange w:id="1591" w:author="Fife,Austin N" w:date="2018-11-07T14:49:00Z">
            <w:rPr>
              <w:rFonts w:ascii="CMU Serif" w:hAnsi="CMU Serif" w:cs="CMU Serif"/>
              <w:sz w:val="24"/>
            </w:rPr>
          </w:rPrChange>
        </w:rPr>
        <w:t xml:space="preserve"> Therefore, it is unlikely that we were observing </w:t>
      </w:r>
      <w:r w:rsidR="00FC7891" w:rsidRPr="009A1F47">
        <w:rPr>
          <w:rFonts w:ascii="CMU Serif" w:hAnsi="CMU Serif" w:cs="CMU Serif"/>
          <w:sz w:val="26"/>
          <w:rPrChange w:id="1592" w:author="Fife,Austin N" w:date="2018-11-07T14:49:00Z">
            <w:rPr>
              <w:rFonts w:ascii="CMU Serif" w:hAnsi="CMU Serif" w:cs="CMU Serif"/>
              <w:sz w:val="24"/>
            </w:rPr>
          </w:rPrChange>
        </w:rPr>
        <w:t>phloem</w:t>
      </w:r>
      <w:r w:rsidR="00A2529F" w:rsidRPr="009A1F47">
        <w:rPr>
          <w:rFonts w:ascii="CMU Serif" w:hAnsi="CMU Serif" w:cs="CMU Serif"/>
          <w:sz w:val="26"/>
          <w:rPrChange w:id="1593" w:author="Fife,Austin N" w:date="2018-11-07T14:49:00Z">
            <w:rPr>
              <w:rFonts w:ascii="CMU Serif" w:hAnsi="CMU Serif" w:cs="CMU Serif"/>
              <w:sz w:val="24"/>
            </w:rPr>
          </w:rPrChange>
        </w:rPr>
        <w:t xml:space="preserve"> feeding </w:t>
      </w:r>
      <w:r w:rsidR="00FC7891" w:rsidRPr="009A1F47">
        <w:rPr>
          <w:rFonts w:ascii="CMU Serif" w:hAnsi="CMU Serif" w:cs="CMU Serif"/>
          <w:sz w:val="26"/>
          <w:rPrChange w:id="1594" w:author="Fife,Austin N" w:date="2018-11-07T14:49:00Z">
            <w:rPr>
              <w:rFonts w:ascii="CMU Serif" w:hAnsi="CMU Serif" w:cs="CMU Serif"/>
              <w:sz w:val="24"/>
            </w:rPr>
          </w:rPrChange>
        </w:rPr>
        <w:t>that</w:t>
      </w:r>
      <w:r w:rsidR="00A2529F" w:rsidRPr="009A1F47">
        <w:rPr>
          <w:rFonts w:ascii="CMU Serif" w:hAnsi="CMU Serif" w:cs="CMU Serif"/>
          <w:sz w:val="26"/>
          <w:rPrChange w:id="1595" w:author="Fife,Austin N" w:date="2018-11-07T14:49:00Z">
            <w:rPr>
              <w:rFonts w:ascii="CMU Serif" w:hAnsi="CMU Serif" w:cs="CMU Serif"/>
              <w:sz w:val="24"/>
            </w:rPr>
          </w:rPrChange>
        </w:rPr>
        <w:t xml:space="preserve"> would result in pathogen transmission </w:t>
      </w:r>
      <w:r w:rsidR="00FC7891" w:rsidRPr="009A1F47">
        <w:rPr>
          <w:rFonts w:ascii="CMU Serif" w:hAnsi="CMU Serif" w:cs="CMU Serif"/>
          <w:sz w:val="26"/>
          <w:rPrChange w:id="1596" w:author="Fife,Austin N" w:date="2018-11-07T14:49:00Z">
            <w:rPr>
              <w:rFonts w:ascii="CMU Serif" w:hAnsi="CMU Serif" w:cs="CMU Serif"/>
              <w:sz w:val="24"/>
            </w:rPr>
          </w:rPrChange>
        </w:rPr>
        <w:t>within the span of</w:t>
      </w:r>
      <w:r w:rsidR="00A2529F" w:rsidRPr="009A1F47">
        <w:rPr>
          <w:rFonts w:ascii="CMU Serif" w:hAnsi="CMU Serif" w:cs="CMU Serif"/>
          <w:sz w:val="26"/>
          <w:rPrChange w:id="1597" w:author="Fife,Austin N" w:date="2018-11-07T14:49:00Z">
            <w:rPr>
              <w:rFonts w:ascii="CMU Serif" w:hAnsi="CMU Serif" w:cs="CMU Serif"/>
              <w:sz w:val="24"/>
            </w:rPr>
          </w:rPrChange>
        </w:rPr>
        <w:t xml:space="preserve"> our short observation periods.</w:t>
      </w:r>
      <w:r w:rsidRPr="009A1F47">
        <w:rPr>
          <w:rFonts w:ascii="CMU Serif" w:hAnsi="CMU Serif" w:cs="CMU Serif"/>
          <w:sz w:val="26"/>
          <w:rPrChange w:id="1598" w:author="Fife,Austin N" w:date="2018-11-07T14:49:00Z">
            <w:rPr>
              <w:rFonts w:ascii="CMU Serif" w:hAnsi="CMU Serif" w:cs="CMU Serif"/>
              <w:sz w:val="24"/>
            </w:rPr>
          </w:rPrChange>
        </w:rPr>
        <w:t xml:space="preserve"> </w:t>
      </w:r>
      <w:r w:rsidRPr="009A1F47">
        <w:rPr>
          <w:rFonts w:ascii="CMU Serif" w:hAnsi="CMU Serif" w:cs="CMU Serif"/>
          <w:sz w:val="26"/>
          <w:szCs w:val="24"/>
          <w:rPrChange w:id="1599" w:author="Fife,Austin N" w:date="2018-11-07T14:49:00Z">
            <w:rPr>
              <w:rFonts w:ascii="CMU Serif" w:hAnsi="CMU Serif" w:cs="CMU Serif"/>
              <w:sz w:val="24"/>
              <w:szCs w:val="24"/>
            </w:rPr>
          </w:rPrChange>
        </w:rPr>
        <w:t xml:space="preserve">These factors underscore that psyllid probing behavior would have to be nearly eliminated </w:t>
      </w:r>
      <w:r w:rsidR="00BE1371" w:rsidRPr="009A1F47">
        <w:rPr>
          <w:rFonts w:ascii="CMU Serif" w:hAnsi="CMU Serif" w:cs="CMU Serif"/>
          <w:sz w:val="26"/>
          <w:szCs w:val="24"/>
          <w:rPrChange w:id="1600" w:author="Fife,Austin N" w:date="2018-11-07T14:49:00Z">
            <w:rPr>
              <w:rFonts w:ascii="CMU Serif" w:hAnsi="CMU Serif" w:cs="CMU Serif"/>
              <w:sz w:val="24"/>
              <w:szCs w:val="24"/>
            </w:rPr>
          </w:rPrChange>
        </w:rPr>
        <w:t>to</w:t>
      </w:r>
      <w:r w:rsidRPr="009A1F47">
        <w:rPr>
          <w:rFonts w:ascii="CMU Serif" w:hAnsi="CMU Serif" w:cs="CMU Serif"/>
          <w:sz w:val="26"/>
          <w:szCs w:val="24"/>
          <w:rPrChange w:id="1601" w:author="Fife,Austin N" w:date="2018-11-07T14:49:00Z">
            <w:rPr>
              <w:rFonts w:ascii="CMU Serif" w:hAnsi="CMU Serif" w:cs="CMU Serif"/>
              <w:sz w:val="24"/>
              <w:szCs w:val="24"/>
            </w:rPr>
          </w:rPrChange>
        </w:rPr>
        <w:t xml:space="preserve"> truly reduce the risk of </w:t>
      </w:r>
      <w:proofErr w:type="spellStart"/>
      <w:r w:rsidRPr="009A1F47">
        <w:rPr>
          <w:rFonts w:ascii="CMU Serif" w:hAnsi="CMU Serif" w:cs="CMU Serif"/>
          <w:sz w:val="26"/>
          <w:szCs w:val="24"/>
          <w:rPrChange w:id="1602" w:author="Fife,Austin N" w:date="2018-11-07T14:49:00Z">
            <w:rPr>
              <w:rFonts w:ascii="CMU Serif" w:hAnsi="CMU Serif" w:cs="CMU Serif"/>
              <w:sz w:val="24"/>
              <w:szCs w:val="24"/>
            </w:rPr>
          </w:rPrChange>
        </w:rPr>
        <w:t>Lso</w:t>
      </w:r>
      <w:proofErr w:type="spellEnd"/>
      <w:r w:rsidRPr="009A1F47">
        <w:rPr>
          <w:rFonts w:ascii="CMU Serif" w:hAnsi="CMU Serif" w:cs="CMU Serif"/>
          <w:sz w:val="26"/>
          <w:szCs w:val="24"/>
          <w:rPrChange w:id="1603" w:author="Fife,Austin N" w:date="2018-11-07T14:49:00Z">
            <w:rPr>
              <w:rFonts w:ascii="CMU Serif" w:hAnsi="CMU Serif" w:cs="CMU Serif"/>
              <w:sz w:val="24"/>
              <w:szCs w:val="24"/>
            </w:rPr>
          </w:rPrChange>
        </w:rPr>
        <w:t xml:space="preserve"> transmission. We found no evidence for such reductions in probing behavior in these germplasms</w:t>
      </w:r>
      <w:r w:rsidRPr="009A1F47">
        <w:rPr>
          <w:rFonts w:ascii="CMU Serif" w:hAnsi="CMU Serif" w:cs="CMU Serif"/>
          <w:sz w:val="26"/>
          <w:rPrChange w:id="1604" w:author="Fife,Austin N" w:date="2018-11-07T14:49:00Z">
            <w:rPr>
              <w:rFonts w:ascii="CMU Serif" w:hAnsi="CMU Serif" w:cs="CMU Serif"/>
              <w:sz w:val="24"/>
            </w:rPr>
          </w:rPrChange>
        </w:rPr>
        <w:t>.</w:t>
      </w:r>
      <w:r w:rsidR="00627823" w:rsidRPr="009A1F47">
        <w:rPr>
          <w:rFonts w:ascii="CMU Serif" w:hAnsi="CMU Serif" w:cs="CMU Serif"/>
          <w:sz w:val="26"/>
          <w:rPrChange w:id="1605" w:author="Fife,Austin N" w:date="2018-11-07T14:49:00Z">
            <w:rPr>
              <w:rFonts w:ascii="CMU Serif" w:hAnsi="CMU Serif" w:cs="CMU Serif"/>
              <w:sz w:val="24"/>
            </w:rPr>
          </w:rPrChange>
        </w:rPr>
        <w:t xml:space="preserve">   </w:t>
      </w:r>
    </w:p>
    <w:p w14:paraId="63D96884" w14:textId="1543BD5F" w:rsidR="00F13984" w:rsidRPr="009A1F47" w:rsidRDefault="00FB523C" w:rsidP="00FB523C">
      <w:pPr>
        <w:spacing w:line="480" w:lineRule="auto"/>
        <w:ind w:firstLine="720"/>
        <w:rPr>
          <w:rFonts w:ascii="CMU Serif" w:hAnsi="CMU Serif" w:cs="CMU Serif"/>
          <w:sz w:val="26"/>
          <w:szCs w:val="24"/>
          <w:rPrChange w:id="1606" w:author="Fife,Austin N" w:date="2018-11-07T14:49:00Z">
            <w:rPr>
              <w:rFonts w:ascii="CMU Serif" w:hAnsi="CMU Serif" w:cs="CMU Serif"/>
              <w:sz w:val="24"/>
              <w:szCs w:val="24"/>
            </w:rPr>
          </w:rPrChange>
        </w:rPr>
      </w:pPr>
      <w:r w:rsidRPr="009A1F47">
        <w:rPr>
          <w:rFonts w:ascii="CMU Serif" w:hAnsi="CMU Serif" w:cs="CMU Serif"/>
          <w:sz w:val="26"/>
          <w:szCs w:val="24"/>
          <w:rPrChange w:id="1607" w:author="Fife,Austin N" w:date="2018-11-07T14:49:00Z">
            <w:rPr>
              <w:rFonts w:ascii="CMU Serif" w:hAnsi="CMU Serif" w:cs="CMU Serif"/>
              <w:sz w:val="24"/>
              <w:szCs w:val="24"/>
            </w:rPr>
          </w:rPrChange>
        </w:rPr>
        <w:t xml:space="preserve">A possible explanation for the higher probing and walking frequencies </w:t>
      </w:r>
      <w:r w:rsidR="00F77F71" w:rsidRPr="009A1F47">
        <w:rPr>
          <w:rFonts w:ascii="CMU Serif" w:hAnsi="CMU Serif" w:cs="CMU Serif"/>
          <w:sz w:val="26"/>
          <w:szCs w:val="24"/>
          <w:rPrChange w:id="1608" w:author="Fife,Austin N" w:date="2018-11-07T14:49:00Z">
            <w:rPr>
              <w:rFonts w:ascii="CMU Serif" w:hAnsi="CMU Serif" w:cs="CMU Serif"/>
              <w:sz w:val="24"/>
              <w:szCs w:val="24"/>
            </w:rPr>
          </w:rPrChange>
        </w:rPr>
        <w:t xml:space="preserve">observed here on some germplasms </w:t>
      </w:r>
      <w:r w:rsidR="00F13984" w:rsidRPr="009A1F47">
        <w:rPr>
          <w:rFonts w:ascii="CMU Serif" w:hAnsi="CMU Serif" w:cs="CMU Serif"/>
          <w:sz w:val="26"/>
          <w:szCs w:val="24"/>
          <w:rPrChange w:id="1609" w:author="Fife,Austin N" w:date="2018-11-07T14:49:00Z">
            <w:rPr>
              <w:rFonts w:ascii="CMU Serif" w:hAnsi="CMU Serif" w:cs="CMU Serif"/>
              <w:sz w:val="24"/>
              <w:szCs w:val="24"/>
            </w:rPr>
          </w:rPrChange>
        </w:rPr>
        <w:t>is that some</w:t>
      </w:r>
      <w:r w:rsidRPr="009A1F47">
        <w:rPr>
          <w:rFonts w:ascii="CMU Serif" w:hAnsi="CMU Serif" w:cs="CMU Serif"/>
          <w:sz w:val="26"/>
          <w:szCs w:val="24"/>
          <w:rPrChange w:id="1610" w:author="Fife,Austin N" w:date="2018-11-07T14:49:00Z">
            <w:rPr>
              <w:rFonts w:ascii="CMU Serif" w:hAnsi="CMU Serif" w:cs="CMU Serif"/>
              <w:sz w:val="24"/>
              <w:szCs w:val="24"/>
            </w:rPr>
          </w:rPrChange>
        </w:rPr>
        <w:t xml:space="preserve"> phytoplasmas (including </w:t>
      </w:r>
      <w:proofErr w:type="spellStart"/>
      <w:r w:rsidRPr="009A1F47">
        <w:rPr>
          <w:rFonts w:ascii="CMU Serif" w:hAnsi="CMU Serif" w:cs="CMU Serif"/>
          <w:sz w:val="26"/>
          <w:szCs w:val="24"/>
          <w:rPrChange w:id="1611" w:author="Fife,Austin N" w:date="2018-11-07T14:49:00Z">
            <w:rPr>
              <w:rFonts w:ascii="CMU Serif" w:hAnsi="CMU Serif" w:cs="CMU Serif"/>
              <w:sz w:val="24"/>
              <w:szCs w:val="24"/>
            </w:rPr>
          </w:rPrChange>
        </w:rPr>
        <w:t>Lso</w:t>
      </w:r>
      <w:proofErr w:type="spellEnd"/>
      <w:r w:rsidRPr="009A1F47">
        <w:rPr>
          <w:rFonts w:ascii="CMU Serif" w:hAnsi="CMU Serif" w:cs="CMU Serif"/>
          <w:sz w:val="26"/>
          <w:szCs w:val="24"/>
          <w:rPrChange w:id="1612" w:author="Fife,Austin N" w:date="2018-11-07T14:49:00Z">
            <w:rPr>
              <w:rFonts w:ascii="CMU Serif" w:hAnsi="CMU Serif" w:cs="CMU Serif"/>
              <w:sz w:val="24"/>
              <w:szCs w:val="24"/>
            </w:rPr>
          </w:rPrChange>
        </w:rPr>
        <w:t xml:space="preserve">) </w:t>
      </w:r>
      <w:r w:rsidR="00F13984" w:rsidRPr="009A1F47">
        <w:rPr>
          <w:rFonts w:ascii="CMU Serif" w:hAnsi="CMU Serif" w:cs="CMU Serif"/>
          <w:sz w:val="26"/>
          <w:szCs w:val="24"/>
          <w:rPrChange w:id="1613" w:author="Fife,Austin N" w:date="2018-11-07T14:49:00Z">
            <w:rPr>
              <w:rFonts w:ascii="CMU Serif" w:hAnsi="CMU Serif" w:cs="CMU Serif"/>
              <w:sz w:val="24"/>
              <w:szCs w:val="24"/>
            </w:rPr>
          </w:rPrChange>
        </w:rPr>
        <w:t xml:space="preserve">can </w:t>
      </w:r>
      <w:r w:rsidR="00D51432" w:rsidRPr="009A1F47">
        <w:rPr>
          <w:rFonts w:ascii="CMU Serif" w:hAnsi="CMU Serif" w:cs="CMU Serif"/>
          <w:sz w:val="26"/>
          <w:szCs w:val="24"/>
          <w:rPrChange w:id="1614" w:author="Fife,Austin N" w:date="2018-11-07T14:49:00Z">
            <w:rPr>
              <w:rFonts w:ascii="CMU Serif" w:hAnsi="CMU Serif" w:cs="CMU Serif"/>
              <w:sz w:val="24"/>
              <w:szCs w:val="24"/>
            </w:rPr>
          </w:rPrChange>
        </w:rPr>
        <w:t>alter</w:t>
      </w:r>
      <w:r w:rsidRPr="009A1F47">
        <w:rPr>
          <w:rFonts w:ascii="CMU Serif" w:hAnsi="CMU Serif" w:cs="CMU Serif"/>
          <w:sz w:val="26"/>
          <w:szCs w:val="24"/>
          <w:rPrChange w:id="1615" w:author="Fife,Austin N" w:date="2018-11-07T14:49:00Z">
            <w:rPr>
              <w:rFonts w:ascii="CMU Serif" w:hAnsi="CMU Serif" w:cs="CMU Serif"/>
              <w:sz w:val="24"/>
              <w:szCs w:val="24"/>
            </w:rPr>
          </w:rPrChange>
        </w:rPr>
        <w:t xml:space="preserve"> psyllid </w:t>
      </w:r>
      <w:r w:rsidR="00F13984" w:rsidRPr="009A1F47">
        <w:rPr>
          <w:rFonts w:ascii="CMU Serif" w:hAnsi="CMU Serif" w:cs="CMU Serif"/>
          <w:sz w:val="26"/>
          <w:szCs w:val="24"/>
          <w:rPrChange w:id="1616" w:author="Fife,Austin N" w:date="2018-11-07T14:49:00Z">
            <w:rPr>
              <w:rFonts w:ascii="CMU Serif" w:hAnsi="CMU Serif" w:cs="CMU Serif"/>
              <w:sz w:val="24"/>
              <w:szCs w:val="24"/>
            </w:rPr>
          </w:rPrChange>
        </w:rPr>
        <w:t xml:space="preserve">attraction to leaf volatiles </w:t>
      </w:r>
      <w:r w:rsidRPr="009A1F47">
        <w:rPr>
          <w:rFonts w:ascii="CMU Serif" w:hAnsi="CMU Serif" w:cs="CMU Serif"/>
          <w:sz w:val="26"/>
          <w:szCs w:val="24"/>
          <w:rPrChange w:id="1617" w:author="Fife,Austin N" w:date="2018-11-07T14:49:00Z">
            <w:rPr>
              <w:rFonts w:ascii="CMU Serif" w:hAnsi="CMU Serif" w:cs="CMU Serif"/>
              <w:sz w:val="24"/>
              <w:szCs w:val="24"/>
            </w:rPr>
          </w:rPrChange>
        </w:rPr>
        <w:t xml:space="preserve">(Mayer et al. 2008) and </w:t>
      </w:r>
      <w:r w:rsidR="00F13984" w:rsidRPr="009A1F47">
        <w:rPr>
          <w:rFonts w:ascii="CMU Serif" w:hAnsi="CMU Serif" w:cs="CMU Serif"/>
          <w:sz w:val="26"/>
          <w:szCs w:val="24"/>
          <w:rPrChange w:id="1618" w:author="Fife,Austin N" w:date="2018-11-07T14:49:00Z">
            <w:rPr>
              <w:rFonts w:ascii="CMU Serif" w:hAnsi="CMU Serif" w:cs="CMU Serif"/>
              <w:sz w:val="24"/>
              <w:szCs w:val="24"/>
            </w:rPr>
          </w:rPrChange>
        </w:rPr>
        <w:t xml:space="preserve">affect </w:t>
      </w:r>
      <w:r w:rsidRPr="009A1F47">
        <w:rPr>
          <w:rFonts w:ascii="CMU Serif" w:hAnsi="CMU Serif" w:cs="CMU Serif"/>
          <w:sz w:val="26"/>
          <w:szCs w:val="24"/>
          <w:rPrChange w:id="1619" w:author="Fife,Austin N" w:date="2018-11-07T14:49:00Z">
            <w:rPr>
              <w:rFonts w:ascii="CMU Serif" w:hAnsi="CMU Serif" w:cs="CMU Serif"/>
              <w:sz w:val="24"/>
              <w:szCs w:val="24"/>
            </w:rPr>
          </w:rPrChange>
        </w:rPr>
        <w:t>settling behavior (Mas et al. 2014).</w:t>
      </w:r>
      <w:r w:rsidR="00A71AE6" w:rsidRPr="009A1F47">
        <w:rPr>
          <w:rFonts w:ascii="CMU Serif" w:hAnsi="CMU Serif" w:cs="CMU Serif"/>
          <w:sz w:val="26"/>
          <w:szCs w:val="24"/>
          <w:rPrChange w:id="1620" w:author="Fife,Austin N" w:date="2018-11-07T14:49:00Z">
            <w:rPr>
              <w:rFonts w:ascii="CMU Serif" w:hAnsi="CMU Serif" w:cs="CMU Serif"/>
              <w:sz w:val="24"/>
              <w:szCs w:val="24"/>
            </w:rPr>
          </w:rPrChange>
        </w:rPr>
        <w:t xml:space="preserve"> </w:t>
      </w:r>
      <w:r w:rsidRPr="009A1F47">
        <w:rPr>
          <w:rFonts w:ascii="CMU Serif" w:hAnsi="CMU Serif" w:cs="CMU Serif"/>
          <w:sz w:val="26"/>
          <w:szCs w:val="24"/>
          <w:rPrChange w:id="1621" w:author="Fife,Austin N" w:date="2018-11-07T14:49:00Z">
            <w:rPr>
              <w:rFonts w:ascii="CMU Serif" w:hAnsi="CMU Serif" w:cs="CMU Serif"/>
              <w:sz w:val="24"/>
              <w:szCs w:val="24"/>
            </w:rPr>
          </w:rPrChange>
        </w:rPr>
        <w:t xml:space="preserve">The psyllids used in our experiment were taken from a </w:t>
      </w:r>
      <w:proofErr w:type="spellStart"/>
      <w:r w:rsidRPr="009A1F47">
        <w:rPr>
          <w:rFonts w:ascii="CMU Serif" w:hAnsi="CMU Serif" w:cs="CMU Serif"/>
          <w:sz w:val="26"/>
          <w:szCs w:val="24"/>
          <w:rPrChange w:id="1622" w:author="Fife,Austin N" w:date="2018-11-07T14:49:00Z">
            <w:rPr>
              <w:rFonts w:ascii="CMU Serif" w:hAnsi="CMU Serif" w:cs="CMU Serif"/>
              <w:sz w:val="24"/>
              <w:szCs w:val="24"/>
            </w:rPr>
          </w:rPrChange>
        </w:rPr>
        <w:t>Lso</w:t>
      </w:r>
      <w:proofErr w:type="spellEnd"/>
      <w:r w:rsidRPr="009A1F47">
        <w:rPr>
          <w:rFonts w:ascii="CMU Serif" w:hAnsi="CMU Serif" w:cs="CMU Serif"/>
          <w:sz w:val="26"/>
          <w:szCs w:val="24"/>
          <w:rPrChange w:id="1623" w:author="Fife,Austin N" w:date="2018-11-07T14:49:00Z">
            <w:rPr>
              <w:rFonts w:ascii="CMU Serif" w:hAnsi="CMU Serif" w:cs="CMU Serif"/>
              <w:sz w:val="24"/>
              <w:szCs w:val="24"/>
            </w:rPr>
          </w:rPrChange>
        </w:rPr>
        <w:t xml:space="preserve">-positive colony with a high percentage of infected psyllids. </w:t>
      </w:r>
      <w:proofErr w:type="spellStart"/>
      <w:r w:rsidRPr="009A1F47">
        <w:rPr>
          <w:rFonts w:ascii="CMU Serif" w:hAnsi="CMU Serif" w:cs="CMU Serif"/>
          <w:sz w:val="26"/>
          <w:szCs w:val="24"/>
          <w:rPrChange w:id="1624" w:author="Fife,Austin N" w:date="2018-11-07T14:49:00Z">
            <w:rPr>
              <w:rFonts w:ascii="CMU Serif" w:hAnsi="CMU Serif" w:cs="CMU Serif"/>
              <w:sz w:val="24"/>
              <w:szCs w:val="24"/>
            </w:rPr>
          </w:rPrChange>
        </w:rPr>
        <w:t>Lso</w:t>
      </w:r>
      <w:proofErr w:type="spellEnd"/>
      <w:r w:rsidRPr="009A1F47">
        <w:rPr>
          <w:rFonts w:ascii="CMU Serif" w:hAnsi="CMU Serif" w:cs="CMU Serif"/>
          <w:sz w:val="26"/>
          <w:szCs w:val="24"/>
          <w:rPrChange w:id="1625" w:author="Fife,Austin N" w:date="2018-11-07T14:49:00Z">
            <w:rPr>
              <w:rFonts w:ascii="CMU Serif" w:hAnsi="CMU Serif" w:cs="CMU Serif"/>
              <w:sz w:val="24"/>
              <w:szCs w:val="24"/>
            </w:rPr>
          </w:rPrChange>
        </w:rPr>
        <w:t>-infected psyllid</w:t>
      </w:r>
      <w:r w:rsidR="00F77F71" w:rsidRPr="009A1F47">
        <w:rPr>
          <w:rFonts w:ascii="CMU Serif" w:hAnsi="CMU Serif" w:cs="CMU Serif"/>
          <w:sz w:val="26"/>
          <w:szCs w:val="24"/>
          <w:rPrChange w:id="1626" w:author="Fife,Austin N" w:date="2018-11-07T14:49:00Z">
            <w:rPr>
              <w:rFonts w:ascii="CMU Serif" w:hAnsi="CMU Serif" w:cs="CMU Serif"/>
              <w:sz w:val="24"/>
              <w:szCs w:val="24"/>
            </w:rPr>
          </w:rPrChange>
        </w:rPr>
        <w:t>s</w:t>
      </w:r>
      <w:r w:rsidRPr="009A1F47">
        <w:rPr>
          <w:rFonts w:ascii="CMU Serif" w:hAnsi="CMU Serif" w:cs="CMU Serif"/>
          <w:sz w:val="26"/>
          <w:szCs w:val="24"/>
          <w:rPrChange w:id="1627" w:author="Fife,Austin N" w:date="2018-11-07T14:49:00Z">
            <w:rPr>
              <w:rFonts w:ascii="CMU Serif" w:hAnsi="CMU Serif" w:cs="CMU Serif"/>
              <w:sz w:val="24"/>
              <w:szCs w:val="24"/>
            </w:rPr>
          </w:rPrChange>
        </w:rPr>
        <w:t xml:space="preserve"> </w:t>
      </w:r>
      <w:r w:rsidR="00033D24" w:rsidRPr="009A1F47">
        <w:rPr>
          <w:rFonts w:ascii="CMU Serif" w:hAnsi="CMU Serif" w:cs="CMU Serif"/>
          <w:sz w:val="26"/>
          <w:szCs w:val="24"/>
          <w:rPrChange w:id="1628" w:author="Fife,Austin N" w:date="2018-11-07T14:49:00Z">
            <w:rPr>
              <w:rFonts w:ascii="CMU Serif" w:hAnsi="CMU Serif" w:cs="CMU Serif"/>
              <w:sz w:val="24"/>
              <w:szCs w:val="24"/>
            </w:rPr>
          </w:rPrChange>
        </w:rPr>
        <w:t xml:space="preserve">have increased preferences for </w:t>
      </w:r>
      <w:r w:rsidRPr="009A1F47">
        <w:rPr>
          <w:rFonts w:ascii="CMU Serif" w:hAnsi="CMU Serif" w:cs="CMU Serif"/>
          <w:sz w:val="26"/>
          <w:szCs w:val="24"/>
          <w:rPrChange w:id="1629" w:author="Fife,Austin N" w:date="2018-11-07T14:49:00Z">
            <w:rPr>
              <w:rFonts w:ascii="CMU Serif" w:hAnsi="CMU Serif" w:cs="CMU Serif"/>
              <w:sz w:val="24"/>
              <w:szCs w:val="24"/>
            </w:rPr>
          </w:rPrChange>
        </w:rPr>
        <w:t xml:space="preserve">undamaged, uninfected hosts for oviposition and settling (Davis </w:t>
      </w:r>
      <w:r w:rsidR="00476A19" w:rsidRPr="009A1F47">
        <w:rPr>
          <w:rFonts w:ascii="CMU Serif" w:hAnsi="CMU Serif" w:cs="CMU Serif"/>
          <w:sz w:val="26"/>
          <w:szCs w:val="24"/>
          <w:rPrChange w:id="1630" w:author="Fife,Austin N" w:date="2018-11-07T14:49:00Z">
            <w:rPr>
              <w:rFonts w:ascii="CMU Serif" w:hAnsi="CMU Serif" w:cs="CMU Serif"/>
              <w:sz w:val="24"/>
              <w:szCs w:val="24"/>
            </w:rPr>
          </w:rPrChange>
        </w:rPr>
        <w:t xml:space="preserve">et al. </w:t>
      </w:r>
      <w:r w:rsidRPr="009A1F47">
        <w:rPr>
          <w:rFonts w:ascii="CMU Serif" w:hAnsi="CMU Serif" w:cs="CMU Serif"/>
          <w:sz w:val="26"/>
          <w:szCs w:val="24"/>
          <w:rPrChange w:id="1631" w:author="Fife,Austin N" w:date="2018-11-07T14:49:00Z">
            <w:rPr>
              <w:rFonts w:ascii="CMU Serif" w:hAnsi="CMU Serif" w:cs="CMU Serif"/>
              <w:sz w:val="24"/>
              <w:szCs w:val="24"/>
            </w:rPr>
          </w:rPrChange>
        </w:rPr>
        <w:t xml:space="preserve">2014) – a behavior which has been seen in other insect-plant-vector relationships (Cao </w:t>
      </w:r>
      <w:r w:rsidR="00476A19" w:rsidRPr="009A1F47">
        <w:rPr>
          <w:rFonts w:ascii="CMU Serif" w:hAnsi="CMU Serif" w:cs="CMU Serif"/>
          <w:sz w:val="26"/>
          <w:szCs w:val="24"/>
          <w:rPrChange w:id="1632" w:author="Fife,Austin N" w:date="2018-11-07T14:49:00Z">
            <w:rPr>
              <w:rFonts w:ascii="CMU Serif" w:hAnsi="CMU Serif" w:cs="CMU Serif"/>
              <w:sz w:val="24"/>
              <w:szCs w:val="24"/>
            </w:rPr>
          </w:rPrChange>
        </w:rPr>
        <w:t xml:space="preserve">et al. </w:t>
      </w:r>
      <w:r w:rsidRPr="009A1F47">
        <w:rPr>
          <w:rFonts w:ascii="CMU Serif" w:hAnsi="CMU Serif" w:cs="CMU Serif"/>
          <w:sz w:val="26"/>
          <w:szCs w:val="24"/>
          <w:rPrChange w:id="1633" w:author="Fife,Austin N" w:date="2018-11-07T14:49:00Z">
            <w:rPr>
              <w:rFonts w:ascii="CMU Serif" w:hAnsi="CMU Serif" w:cs="CMU Serif"/>
              <w:sz w:val="24"/>
              <w:szCs w:val="24"/>
            </w:rPr>
          </w:rPrChange>
        </w:rPr>
        <w:t>2016</w:t>
      </w:r>
      <w:r w:rsidR="008E27FC" w:rsidRPr="009A1F47">
        <w:rPr>
          <w:rFonts w:ascii="CMU Serif" w:hAnsi="CMU Serif" w:cs="CMU Serif"/>
          <w:sz w:val="26"/>
          <w:szCs w:val="24"/>
          <w:rPrChange w:id="1634" w:author="Fife,Austin N" w:date="2018-11-07T14:49:00Z">
            <w:rPr>
              <w:rFonts w:ascii="CMU Serif" w:hAnsi="CMU Serif" w:cs="CMU Serif"/>
              <w:sz w:val="24"/>
              <w:szCs w:val="24"/>
            </w:rPr>
          </w:rPrChange>
        </w:rPr>
        <w:t xml:space="preserve">, </w:t>
      </w:r>
      <w:proofErr w:type="spellStart"/>
      <w:r w:rsidR="008E27FC" w:rsidRPr="009A1F47">
        <w:rPr>
          <w:rFonts w:ascii="CMU Serif" w:hAnsi="CMU Serif" w:cs="CMU Serif"/>
          <w:sz w:val="26"/>
          <w:szCs w:val="24"/>
          <w:rPrChange w:id="1635" w:author="Fife,Austin N" w:date="2018-11-07T14:49:00Z">
            <w:rPr>
              <w:rFonts w:ascii="CMU Serif" w:hAnsi="CMU Serif" w:cs="CMU Serif"/>
              <w:sz w:val="24"/>
              <w:szCs w:val="24"/>
            </w:rPr>
          </w:rPrChange>
        </w:rPr>
        <w:t>Eigenbrode</w:t>
      </w:r>
      <w:proofErr w:type="spellEnd"/>
      <w:r w:rsidR="008E27FC" w:rsidRPr="009A1F47">
        <w:rPr>
          <w:rFonts w:ascii="CMU Serif" w:hAnsi="CMU Serif" w:cs="CMU Serif"/>
          <w:sz w:val="26"/>
          <w:szCs w:val="24"/>
          <w:rPrChange w:id="1636" w:author="Fife,Austin N" w:date="2018-11-07T14:49:00Z">
            <w:rPr>
              <w:rFonts w:ascii="CMU Serif" w:hAnsi="CMU Serif" w:cs="CMU Serif"/>
              <w:sz w:val="24"/>
              <w:szCs w:val="24"/>
            </w:rPr>
          </w:rPrChange>
        </w:rPr>
        <w:t xml:space="preserve"> 2018</w:t>
      </w:r>
      <w:r w:rsidRPr="009A1F47">
        <w:rPr>
          <w:rFonts w:ascii="CMU Serif" w:hAnsi="CMU Serif" w:cs="CMU Serif"/>
          <w:sz w:val="26"/>
          <w:szCs w:val="24"/>
          <w:rPrChange w:id="1637" w:author="Fife,Austin N" w:date="2018-11-07T14:49:00Z">
            <w:rPr>
              <w:rFonts w:ascii="CMU Serif" w:hAnsi="CMU Serif" w:cs="CMU Serif"/>
              <w:sz w:val="24"/>
              <w:szCs w:val="24"/>
            </w:rPr>
          </w:rPrChange>
        </w:rPr>
        <w:t xml:space="preserve">). </w:t>
      </w:r>
      <w:r w:rsidR="00FC7891" w:rsidRPr="009A1F47">
        <w:rPr>
          <w:rFonts w:ascii="CMU Serif" w:hAnsi="CMU Serif" w:cs="CMU Serif"/>
          <w:sz w:val="26"/>
          <w:szCs w:val="24"/>
          <w:rPrChange w:id="1638" w:author="Fife,Austin N" w:date="2018-11-07T14:49:00Z">
            <w:rPr>
              <w:rFonts w:ascii="CMU Serif" w:hAnsi="CMU Serif" w:cs="CMU Serif"/>
              <w:sz w:val="24"/>
              <w:szCs w:val="24"/>
            </w:rPr>
          </w:rPrChange>
        </w:rPr>
        <w:t xml:space="preserve">However, </w:t>
      </w:r>
      <w:r w:rsidR="00ED0021" w:rsidRPr="009A1F47">
        <w:rPr>
          <w:rFonts w:ascii="CMU Serif" w:hAnsi="CMU Serif" w:cs="CMU Serif"/>
          <w:sz w:val="26"/>
          <w:szCs w:val="24"/>
          <w:rPrChange w:id="1639" w:author="Fife,Austin N" w:date="2018-11-07T14:49:00Z">
            <w:rPr>
              <w:rFonts w:ascii="CMU Serif" w:hAnsi="CMU Serif" w:cs="CMU Serif"/>
              <w:sz w:val="24"/>
              <w:szCs w:val="24"/>
            </w:rPr>
          </w:rPrChange>
        </w:rPr>
        <w:t>such phenomena likely do not fully</w:t>
      </w:r>
      <w:r w:rsidR="00FC7891" w:rsidRPr="009A1F47">
        <w:rPr>
          <w:rFonts w:ascii="CMU Serif" w:hAnsi="CMU Serif" w:cs="CMU Serif"/>
          <w:sz w:val="26"/>
          <w:szCs w:val="24"/>
          <w:rPrChange w:id="1640" w:author="Fife,Austin N" w:date="2018-11-07T14:49:00Z">
            <w:rPr>
              <w:rFonts w:ascii="CMU Serif" w:hAnsi="CMU Serif" w:cs="CMU Serif"/>
              <w:sz w:val="24"/>
              <w:szCs w:val="24"/>
            </w:rPr>
          </w:rPrChange>
        </w:rPr>
        <w:t xml:space="preserve"> explain </w:t>
      </w:r>
      <w:r w:rsidR="00FC7891" w:rsidRPr="009A1F47">
        <w:rPr>
          <w:rFonts w:ascii="CMU Serif" w:hAnsi="CMU Serif" w:cs="CMU Serif"/>
          <w:sz w:val="26"/>
          <w:szCs w:val="24"/>
          <w:rPrChange w:id="1641" w:author="Fife,Austin N" w:date="2018-11-07T14:49:00Z">
            <w:rPr>
              <w:rFonts w:ascii="CMU Serif" w:hAnsi="CMU Serif" w:cs="CMU Serif"/>
              <w:sz w:val="24"/>
              <w:szCs w:val="24"/>
            </w:rPr>
          </w:rPrChange>
        </w:rPr>
        <w:lastRenderedPageBreak/>
        <w:t xml:space="preserve">the patterns observed here because all observations in our experiments featured likely </w:t>
      </w:r>
      <w:proofErr w:type="spellStart"/>
      <w:r w:rsidR="00FC7891" w:rsidRPr="009A1F47">
        <w:rPr>
          <w:rFonts w:ascii="CMU Serif" w:hAnsi="CMU Serif" w:cs="CMU Serif"/>
          <w:sz w:val="26"/>
          <w:szCs w:val="24"/>
          <w:rPrChange w:id="1642" w:author="Fife,Austin N" w:date="2018-11-07T14:49:00Z">
            <w:rPr>
              <w:rFonts w:ascii="CMU Serif" w:hAnsi="CMU Serif" w:cs="CMU Serif"/>
              <w:sz w:val="24"/>
              <w:szCs w:val="24"/>
            </w:rPr>
          </w:rPrChange>
        </w:rPr>
        <w:t>Lso</w:t>
      </w:r>
      <w:proofErr w:type="spellEnd"/>
      <w:r w:rsidR="00FC7891" w:rsidRPr="009A1F47">
        <w:rPr>
          <w:rFonts w:ascii="CMU Serif" w:hAnsi="CMU Serif" w:cs="CMU Serif"/>
          <w:sz w:val="26"/>
          <w:szCs w:val="24"/>
          <w:rPrChange w:id="1643" w:author="Fife,Austin N" w:date="2018-11-07T14:49:00Z">
            <w:rPr>
              <w:rFonts w:ascii="CMU Serif" w:hAnsi="CMU Serif" w:cs="CMU Serif"/>
              <w:sz w:val="24"/>
              <w:szCs w:val="24"/>
            </w:rPr>
          </w:rPrChange>
        </w:rPr>
        <w:t xml:space="preserve">-positive psyllids on </w:t>
      </w:r>
      <w:proofErr w:type="spellStart"/>
      <w:r w:rsidR="00FC7891" w:rsidRPr="009A1F47">
        <w:rPr>
          <w:rFonts w:ascii="CMU Serif" w:hAnsi="CMU Serif" w:cs="CMU Serif"/>
          <w:sz w:val="26"/>
          <w:szCs w:val="24"/>
          <w:rPrChange w:id="1644" w:author="Fife,Austin N" w:date="2018-11-07T14:49:00Z">
            <w:rPr>
              <w:rFonts w:ascii="CMU Serif" w:hAnsi="CMU Serif" w:cs="CMU Serif"/>
              <w:sz w:val="24"/>
              <w:szCs w:val="24"/>
            </w:rPr>
          </w:rPrChange>
        </w:rPr>
        <w:t>Lso</w:t>
      </w:r>
      <w:proofErr w:type="spellEnd"/>
      <w:r w:rsidR="00FC7891" w:rsidRPr="009A1F47">
        <w:rPr>
          <w:rFonts w:ascii="CMU Serif" w:hAnsi="CMU Serif" w:cs="CMU Serif"/>
          <w:sz w:val="26"/>
          <w:szCs w:val="24"/>
          <w:rPrChange w:id="1645" w:author="Fife,Austin N" w:date="2018-11-07T14:49:00Z">
            <w:rPr>
              <w:rFonts w:ascii="CMU Serif" w:hAnsi="CMU Serif" w:cs="CMU Serif"/>
              <w:sz w:val="24"/>
              <w:szCs w:val="24"/>
            </w:rPr>
          </w:rPrChange>
        </w:rPr>
        <w:t>-negative plants, regardless of germplasm.</w:t>
      </w:r>
    </w:p>
    <w:p w14:paraId="46DED1A9" w14:textId="371B6FF4" w:rsidR="00A71AE6" w:rsidRPr="009A1F47" w:rsidRDefault="00ED0021" w:rsidP="00FB523C">
      <w:pPr>
        <w:spacing w:line="480" w:lineRule="auto"/>
        <w:ind w:firstLine="720"/>
        <w:rPr>
          <w:rFonts w:ascii="CMU Serif" w:hAnsi="CMU Serif" w:cs="CMU Serif"/>
          <w:sz w:val="26"/>
          <w:szCs w:val="24"/>
          <w:rPrChange w:id="1646" w:author="Fife,Austin N" w:date="2018-11-07T14:49:00Z">
            <w:rPr>
              <w:rFonts w:ascii="CMU Serif" w:hAnsi="CMU Serif" w:cs="CMU Serif"/>
              <w:sz w:val="24"/>
              <w:szCs w:val="24"/>
            </w:rPr>
          </w:rPrChange>
        </w:rPr>
      </w:pPr>
      <w:r w:rsidRPr="009A1F47">
        <w:rPr>
          <w:rFonts w:ascii="CMU Serif" w:hAnsi="CMU Serif" w:cs="CMU Serif"/>
          <w:sz w:val="26"/>
          <w:szCs w:val="24"/>
          <w:rPrChange w:id="1647" w:author="Fife,Austin N" w:date="2018-11-07T14:49:00Z">
            <w:rPr>
              <w:rFonts w:ascii="CMU Serif" w:hAnsi="CMU Serif" w:cs="CMU Serif"/>
              <w:sz w:val="24"/>
              <w:szCs w:val="24"/>
            </w:rPr>
          </w:rPrChange>
        </w:rPr>
        <w:t>Studies on t</w:t>
      </w:r>
      <w:r w:rsidR="00FB523C" w:rsidRPr="009A1F47">
        <w:rPr>
          <w:rFonts w:ascii="CMU Serif" w:hAnsi="CMU Serif" w:cs="CMU Serif"/>
          <w:sz w:val="26"/>
          <w:szCs w:val="24"/>
          <w:rPrChange w:id="1648" w:author="Fife,Austin N" w:date="2018-11-07T14:49:00Z">
            <w:rPr>
              <w:rFonts w:ascii="CMU Serif" w:hAnsi="CMU Serif" w:cs="CMU Serif"/>
              <w:sz w:val="24"/>
              <w:szCs w:val="24"/>
            </w:rPr>
          </w:rPrChange>
        </w:rPr>
        <w:t>he Asian citrus psyllid</w:t>
      </w:r>
      <w:r w:rsidR="00D51432" w:rsidRPr="009A1F47">
        <w:rPr>
          <w:rFonts w:ascii="CMU Serif" w:hAnsi="CMU Serif" w:cs="CMU Serif"/>
          <w:sz w:val="26"/>
          <w:szCs w:val="24"/>
          <w:rPrChange w:id="1649" w:author="Fife,Austin N" w:date="2018-11-07T14:49:00Z">
            <w:rPr>
              <w:rFonts w:ascii="CMU Serif" w:hAnsi="CMU Serif" w:cs="CMU Serif"/>
              <w:sz w:val="24"/>
              <w:szCs w:val="24"/>
            </w:rPr>
          </w:rPrChange>
        </w:rPr>
        <w:t>,</w:t>
      </w:r>
      <w:r w:rsidR="00FB523C" w:rsidRPr="009A1F47">
        <w:rPr>
          <w:rFonts w:ascii="CMU Serif" w:hAnsi="CMU Serif" w:cs="CMU Serif"/>
          <w:sz w:val="26"/>
          <w:szCs w:val="24"/>
          <w:rPrChange w:id="1650" w:author="Fife,Austin N" w:date="2018-11-07T14:49:00Z">
            <w:rPr>
              <w:rFonts w:ascii="CMU Serif" w:hAnsi="CMU Serif" w:cs="CMU Serif"/>
              <w:sz w:val="24"/>
              <w:szCs w:val="24"/>
            </w:rPr>
          </w:rPrChange>
        </w:rPr>
        <w:t xml:space="preserve"> </w:t>
      </w:r>
      <w:proofErr w:type="spellStart"/>
      <w:r w:rsidR="00FB523C" w:rsidRPr="009A1F47">
        <w:rPr>
          <w:rFonts w:ascii="CMU Serif" w:hAnsi="CMU Serif" w:cs="CMU Serif"/>
          <w:i/>
          <w:sz w:val="26"/>
          <w:szCs w:val="24"/>
          <w:rPrChange w:id="1651" w:author="Fife,Austin N" w:date="2018-11-07T14:49:00Z">
            <w:rPr>
              <w:rFonts w:ascii="CMU Serif" w:hAnsi="CMU Serif" w:cs="CMU Serif"/>
              <w:i/>
              <w:sz w:val="24"/>
              <w:szCs w:val="24"/>
            </w:rPr>
          </w:rPrChange>
        </w:rPr>
        <w:t>Diaphorin</w:t>
      </w:r>
      <w:r w:rsidR="00FA1DA7" w:rsidRPr="009A1F47">
        <w:rPr>
          <w:rFonts w:ascii="CMU Serif" w:hAnsi="CMU Serif" w:cs="CMU Serif"/>
          <w:i/>
          <w:sz w:val="26"/>
          <w:szCs w:val="24"/>
          <w:rPrChange w:id="1652" w:author="Fife,Austin N" w:date="2018-11-07T14:49:00Z">
            <w:rPr>
              <w:rFonts w:ascii="CMU Serif" w:hAnsi="CMU Serif" w:cs="CMU Serif"/>
              <w:i/>
              <w:sz w:val="24"/>
              <w:szCs w:val="24"/>
            </w:rPr>
          </w:rPrChange>
        </w:rPr>
        <w:t>a</w:t>
      </w:r>
      <w:proofErr w:type="spellEnd"/>
      <w:r w:rsidR="00FB523C" w:rsidRPr="009A1F47">
        <w:rPr>
          <w:rFonts w:ascii="CMU Serif" w:hAnsi="CMU Serif" w:cs="CMU Serif"/>
          <w:i/>
          <w:sz w:val="26"/>
          <w:szCs w:val="24"/>
          <w:rPrChange w:id="1653" w:author="Fife,Austin N" w:date="2018-11-07T14:49:00Z">
            <w:rPr>
              <w:rFonts w:ascii="CMU Serif" w:hAnsi="CMU Serif" w:cs="CMU Serif"/>
              <w:i/>
              <w:sz w:val="24"/>
              <w:szCs w:val="24"/>
            </w:rPr>
          </w:rPrChange>
        </w:rPr>
        <w:t xml:space="preserve"> </w:t>
      </w:r>
      <w:proofErr w:type="spellStart"/>
      <w:r w:rsidR="00FB523C" w:rsidRPr="009A1F47">
        <w:rPr>
          <w:rFonts w:ascii="CMU Serif" w:hAnsi="CMU Serif" w:cs="CMU Serif"/>
          <w:i/>
          <w:sz w:val="26"/>
          <w:szCs w:val="24"/>
          <w:rPrChange w:id="1654" w:author="Fife,Austin N" w:date="2018-11-07T14:49:00Z">
            <w:rPr>
              <w:rFonts w:ascii="CMU Serif" w:hAnsi="CMU Serif" w:cs="CMU Serif"/>
              <w:i/>
              <w:sz w:val="24"/>
              <w:szCs w:val="24"/>
            </w:rPr>
          </w:rPrChange>
        </w:rPr>
        <w:t>citri</w:t>
      </w:r>
      <w:proofErr w:type="spellEnd"/>
      <w:r w:rsidR="00FB523C" w:rsidRPr="009A1F47">
        <w:rPr>
          <w:rFonts w:ascii="CMU Serif" w:hAnsi="CMU Serif" w:cs="CMU Serif"/>
          <w:sz w:val="26"/>
          <w:szCs w:val="24"/>
          <w:rPrChange w:id="1655" w:author="Fife,Austin N" w:date="2018-11-07T14:49:00Z">
            <w:rPr>
              <w:rFonts w:ascii="CMU Serif" w:hAnsi="CMU Serif" w:cs="CMU Serif"/>
              <w:sz w:val="24"/>
              <w:szCs w:val="24"/>
            </w:rPr>
          </w:rPrChange>
        </w:rPr>
        <w:t xml:space="preserve"> </w:t>
      </w:r>
      <w:proofErr w:type="spellStart"/>
      <w:r w:rsidR="00FB523C" w:rsidRPr="009A1F47">
        <w:rPr>
          <w:rFonts w:ascii="CMU Serif" w:hAnsi="CMU Serif" w:cs="CMU Serif"/>
          <w:sz w:val="26"/>
          <w:szCs w:val="24"/>
          <w:rPrChange w:id="1656" w:author="Fife,Austin N" w:date="2018-11-07T14:49:00Z">
            <w:rPr>
              <w:rFonts w:ascii="CMU Serif" w:hAnsi="CMU Serif" w:cs="CMU Serif"/>
              <w:sz w:val="24"/>
              <w:szCs w:val="24"/>
            </w:rPr>
          </w:rPrChange>
        </w:rPr>
        <w:t>Ku</w:t>
      </w:r>
      <w:r w:rsidR="00FA1DA7" w:rsidRPr="009A1F47">
        <w:rPr>
          <w:rFonts w:ascii="CMU Serif" w:hAnsi="CMU Serif" w:cs="CMU Serif"/>
          <w:sz w:val="26"/>
          <w:szCs w:val="24"/>
          <w:rPrChange w:id="1657" w:author="Fife,Austin N" w:date="2018-11-07T14:49:00Z">
            <w:rPr>
              <w:rFonts w:ascii="CMU Serif" w:hAnsi="CMU Serif" w:cs="CMU Serif"/>
              <w:sz w:val="24"/>
              <w:szCs w:val="24"/>
            </w:rPr>
          </w:rPrChange>
        </w:rPr>
        <w:t>wayama</w:t>
      </w:r>
      <w:proofErr w:type="spellEnd"/>
      <w:r w:rsidR="00FA1DA7" w:rsidRPr="009A1F47">
        <w:rPr>
          <w:rFonts w:ascii="CMU Serif" w:hAnsi="CMU Serif" w:cs="CMU Serif"/>
          <w:sz w:val="26"/>
          <w:szCs w:val="24"/>
          <w:rPrChange w:id="1658" w:author="Fife,Austin N" w:date="2018-11-07T14:49:00Z">
            <w:rPr>
              <w:rFonts w:ascii="CMU Serif" w:hAnsi="CMU Serif" w:cs="CMU Serif"/>
              <w:sz w:val="24"/>
              <w:szCs w:val="24"/>
            </w:rPr>
          </w:rPrChange>
        </w:rPr>
        <w:t xml:space="preserve"> (Hemiptera: </w:t>
      </w:r>
      <w:proofErr w:type="spellStart"/>
      <w:r w:rsidR="00FA1DA7" w:rsidRPr="009A1F47">
        <w:rPr>
          <w:rFonts w:ascii="CMU Serif" w:hAnsi="CMU Serif" w:cs="CMU Serif"/>
          <w:sz w:val="26"/>
          <w:szCs w:val="24"/>
          <w:rPrChange w:id="1659" w:author="Fife,Austin N" w:date="2018-11-07T14:49:00Z">
            <w:rPr>
              <w:rFonts w:ascii="CMU Serif" w:hAnsi="CMU Serif" w:cs="CMU Serif"/>
              <w:sz w:val="24"/>
              <w:szCs w:val="24"/>
            </w:rPr>
          </w:rPrChange>
        </w:rPr>
        <w:t>Liviidae</w:t>
      </w:r>
      <w:proofErr w:type="spellEnd"/>
      <w:r w:rsidR="00FA1DA7" w:rsidRPr="009A1F47">
        <w:rPr>
          <w:rFonts w:ascii="CMU Serif" w:hAnsi="CMU Serif" w:cs="CMU Serif"/>
          <w:sz w:val="26"/>
          <w:szCs w:val="24"/>
          <w:rPrChange w:id="1660" w:author="Fife,Austin N" w:date="2018-11-07T14:49:00Z">
            <w:rPr>
              <w:rFonts w:ascii="CMU Serif" w:hAnsi="CMU Serif" w:cs="CMU Serif"/>
              <w:sz w:val="24"/>
              <w:szCs w:val="24"/>
            </w:rPr>
          </w:rPrChange>
        </w:rPr>
        <w:t xml:space="preserve">), a vector of </w:t>
      </w:r>
      <w:r w:rsidR="000575D4" w:rsidRPr="009A1F47">
        <w:rPr>
          <w:rFonts w:ascii="CMU Serif" w:hAnsi="CMU Serif" w:cs="CMU Serif"/>
          <w:sz w:val="26"/>
          <w:szCs w:val="24"/>
          <w:rPrChange w:id="1661" w:author="Fife,Austin N" w:date="2018-11-07T14:49:00Z">
            <w:rPr>
              <w:rFonts w:ascii="CMU Serif" w:hAnsi="CMU Serif" w:cs="CMU Serif"/>
              <w:sz w:val="24"/>
              <w:szCs w:val="24"/>
            </w:rPr>
          </w:rPrChange>
        </w:rPr>
        <w:t xml:space="preserve">other </w:t>
      </w:r>
      <w:proofErr w:type="spellStart"/>
      <w:r w:rsidR="000575D4" w:rsidRPr="009A1F47">
        <w:rPr>
          <w:rFonts w:ascii="CMU Serif" w:hAnsi="CMU Serif" w:cs="CMU Serif"/>
          <w:sz w:val="26"/>
          <w:szCs w:val="24"/>
          <w:rPrChange w:id="1662" w:author="Fife,Austin N" w:date="2018-11-07T14:49:00Z">
            <w:rPr>
              <w:rFonts w:ascii="CMU Serif" w:hAnsi="CMU Serif" w:cs="CMU Serif"/>
              <w:sz w:val="24"/>
              <w:szCs w:val="24"/>
            </w:rPr>
          </w:rPrChange>
        </w:rPr>
        <w:t>liberibacter</w:t>
      </w:r>
      <w:proofErr w:type="spellEnd"/>
      <w:r w:rsidR="00FA1DA7" w:rsidRPr="009A1F47">
        <w:rPr>
          <w:rStyle w:val="Emphasis"/>
          <w:rFonts w:ascii="CMU Serif" w:hAnsi="CMU Serif" w:cs="CMU Serif"/>
          <w:i w:val="0"/>
          <w:color w:val="000000"/>
          <w:sz w:val="26"/>
          <w:szCs w:val="24"/>
          <w:bdr w:val="none" w:sz="0" w:space="0" w:color="auto" w:frame="1"/>
          <w:shd w:val="clear" w:color="auto" w:fill="FFFFF8"/>
          <w:rPrChange w:id="1663"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 xml:space="preserve"> pathogen</w:t>
      </w:r>
      <w:r w:rsidR="000575D4" w:rsidRPr="009A1F47">
        <w:rPr>
          <w:rStyle w:val="Emphasis"/>
          <w:rFonts w:ascii="CMU Serif" w:hAnsi="CMU Serif" w:cs="CMU Serif"/>
          <w:i w:val="0"/>
          <w:color w:val="000000"/>
          <w:sz w:val="26"/>
          <w:szCs w:val="24"/>
          <w:bdr w:val="none" w:sz="0" w:space="0" w:color="auto" w:frame="1"/>
          <w:shd w:val="clear" w:color="auto" w:fill="FFFFF8"/>
          <w:rPrChange w:id="1664"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s</w:t>
      </w:r>
      <w:r w:rsidR="00FA1DA7" w:rsidRPr="009A1F47">
        <w:rPr>
          <w:rStyle w:val="Emphasis"/>
          <w:rFonts w:ascii="CMU Serif" w:hAnsi="CMU Serif" w:cs="CMU Serif"/>
          <w:i w:val="0"/>
          <w:color w:val="000000"/>
          <w:sz w:val="26"/>
          <w:szCs w:val="24"/>
          <w:bdr w:val="none" w:sz="0" w:space="0" w:color="auto" w:frame="1"/>
          <w:shd w:val="clear" w:color="auto" w:fill="FFFFF8"/>
          <w:rPrChange w:id="1665"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 xml:space="preserve"> (Te</w:t>
      </w:r>
      <w:r w:rsidR="004641E4" w:rsidRPr="009A1F47">
        <w:rPr>
          <w:rStyle w:val="Emphasis"/>
          <w:rFonts w:ascii="CMU Serif" w:hAnsi="CMU Serif" w:cs="CMU Serif"/>
          <w:i w:val="0"/>
          <w:color w:val="000000"/>
          <w:sz w:val="26"/>
          <w:szCs w:val="24"/>
          <w:bdr w:val="none" w:sz="0" w:space="0" w:color="auto" w:frame="1"/>
          <w:shd w:val="clear" w:color="auto" w:fill="FFFFF8"/>
          <w:rPrChange w:id="1666"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 xml:space="preserve">ixeira </w:t>
      </w:r>
      <w:r w:rsidR="00476A19" w:rsidRPr="009A1F47">
        <w:rPr>
          <w:rStyle w:val="Emphasis"/>
          <w:rFonts w:ascii="CMU Serif" w:hAnsi="CMU Serif" w:cs="CMU Serif"/>
          <w:i w:val="0"/>
          <w:color w:val="000000"/>
          <w:sz w:val="26"/>
          <w:szCs w:val="24"/>
          <w:bdr w:val="none" w:sz="0" w:space="0" w:color="auto" w:frame="1"/>
          <w:shd w:val="clear" w:color="auto" w:fill="FFFFF8"/>
          <w:rPrChange w:id="1667"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 xml:space="preserve">et al. </w:t>
      </w:r>
      <w:r w:rsidR="004641E4" w:rsidRPr="009A1F47">
        <w:rPr>
          <w:rStyle w:val="Emphasis"/>
          <w:rFonts w:ascii="CMU Serif" w:hAnsi="CMU Serif" w:cs="CMU Serif"/>
          <w:i w:val="0"/>
          <w:color w:val="000000"/>
          <w:sz w:val="26"/>
          <w:szCs w:val="24"/>
          <w:bdr w:val="none" w:sz="0" w:space="0" w:color="auto" w:frame="1"/>
          <w:shd w:val="clear" w:color="auto" w:fill="FFFFF8"/>
          <w:rPrChange w:id="1668"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2005)</w:t>
      </w:r>
      <w:r w:rsidR="00FA1DA7" w:rsidRPr="009A1F47">
        <w:rPr>
          <w:rStyle w:val="Emphasis"/>
          <w:rFonts w:ascii="CMU Serif" w:hAnsi="CMU Serif" w:cs="CMU Serif"/>
          <w:i w:val="0"/>
          <w:color w:val="000000"/>
          <w:sz w:val="26"/>
          <w:szCs w:val="24"/>
          <w:bdr w:val="none" w:sz="0" w:space="0" w:color="auto" w:frame="1"/>
          <w:shd w:val="clear" w:color="auto" w:fill="FFFFF8"/>
          <w:rPrChange w:id="1669" w:author="Fife,Austin N" w:date="2018-11-07T14:49:00Z">
            <w:rPr>
              <w:rStyle w:val="Emphasis"/>
              <w:rFonts w:ascii="CMU Serif" w:hAnsi="CMU Serif" w:cs="CMU Serif"/>
              <w:i w:val="0"/>
              <w:color w:val="000000"/>
              <w:sz w:val="24"/>
              <w:szCs w:val="24"/>
              <w:bdr w:val="none" w:sz="0" w:space="0" w:color="auto" w:frame="1"/>
              <w:shd w:val="clear" w:color="auto" w:fill="FFFFF8"/>
            </w:rPr>
          </w:rPrChange>
        </w:rPr>
        <w:t xml:space="preserve"> have examined how host plant volatiles can alter psyllid behavior (Davidson et al. 2014, Wenninger et al. 2009), including</w:t>
      </w:r>
      <w:r w:rsidR="00FA1DA7" w:rsidRPr="009A1F47">
        <w:rPr>
          <w:rFonts w:ascii="CMU Serif" w:hAnsi="CMU Serif" w:cs="CMU Serif"/>
          <w:sz w:val="26"/>
          <w:szCs w:val="24"/>
          <w:rPrChange w:id="1670" w:author="Fife,Austin N" w:date="2018-11-07T14:49:00Z">
            <w:rPr>
              <w:rFonts w:ascii="CMU Serif" w:hAnsi="CMU Serif" w:cs="CMU Serif"/>
              <w:sz w:val="24"/>
              <w:szCs w:val="24"/>
            </w:rPr>
          </w:rPrChange>
        </w:rPr>
        <w:t xml:space="preserve"> increased probing in response to visual and chemical cues from host plant</w:t>
      </w:r>
      <w:r w:rsidRPr="009A1F47">
        <w:rPr>
          <w:rFonts w:ascii="CMU Serif" w:hAnsi="CMU Serif" w:cs="CMU Serif"/>
          <w:sz w:val="26"/>
          <w:szCs w:val="24"/>
          <w:rPrChange w:id="1671" w:author="Fife,Austin N" w:date="2018-11-07T14:49:00Z">
            <w:rPr>
              <w:rFonts w:ascii="CMU Serif" w:hAnsi="CMU Serif" w:cs="CMU Serif"/>
              <w:sz w:val="24"/>
              <w:szCs w:val="24"/>
            </w:rPr>
          </w:rPrChange>
        </w:rPr>
        <w:t>s</w:t>
      </w:r>
      <w:r w:rsidR="00FA1DA7" w:rsidRPr="009A1F47">
        <w:rPr>
          <w:rFonts w:ascii="CMU Serif" w:hAnsi="CMU Serif" w:cs="CMU Serif"/>
          <w:sz w:val="26"/>
          <w:szCs w:val="24"/>
          <w:rPrChange w:id="1672" w:author="Fife,Austin N" w:date="2018-11-07T14:49:00Z">
            <w:rPr>
              <w:rFonts w:ascii="CMU Serif" w:hAnsi="CMU Serif" w:cs="CMU Serif"/>
              <w:sz w:val="24"/>
              <w:szCs w:val="24"/>
            </w:rPr>
          </w:rPrChange>
        </w:rPr>
        <w:t xml:space="preserve"> (</w:t>
      </w:r>
      <w:proofErr w:type="spellStart"/>
      <w:r w:rsidR="00FA1DA7" w:rsidRPr="009A1F47">
        <w:rPr>
          <w:rFonts w:ascii="CMU Serif" w:hAnsi="CMU Serif" w:cs="CMU Serif"/>
          <w:sz w:val="26"/>
          <w:szCs w:val="24"/>
          <w:rPrChange w:id="1673" w:author="Fife,Austin N" w:date="2018-11-07T14:49:00Z">
            <w:rPr>
              <w:rFonts w:ascii="CMU Serif" w:hAnsi="CMU Serif" w:cs="CMU Serif"/>
              <w:sz w:val="24"/>
              <w:szCs w:val="24"/>
            </w:rPr>
          </w:rPrChange>
        </w:rPr>
        <w:t>Patt</w:t>
      </w:r>
      <w:proofErr w:type="spellEnd"/>
      <w:r w:rsidR="00FA1DA7" w:rsidRPr="009A1F47">
        <w:rPr>
          <w:rFonts w:ascii="CMU Serif" w:hAnsi="CMU Serif" w:cs="CMU Serif"/>
          <w:sz w:val="26"/>
          <w:szCs w:val="24"/>
          <w:rPrChange w:id="1674" w:author="Fife,Austin N" w:date="2018-11-07T14:49:00Z">
            <w:rPr>
              <w:rFonts w:ascii="CMU Serif" w:hAnsi="CMU Serif" w:cs="CMU Serif"/>
              <w:sz w:val="24"/>
              <w:szCs w:val="24"/>
            </w:rPr>
          </w:rPrChange>
        </w:rPr>
        <w:t xml:space="preserve"> et al. 2011).</w:t>
      </w:r>
      <w:r w:rsidR="00F1362D" w:rsidRPr="009A1F47">
        <w:rPr>
          <w:rFonts w:ascii="CMU Serif" w:hAnsi="CMU Serif" w:cs="CMU Serif"/>
          <w:sz w:val="26"/>
          <w:szCs w:val="24"/>
          <w:rPrChange w:id="1675" w:author="Fife,Austin N" w:date="2018-11-07T14:49:00Z">
            <w:rPr>
              <w:rFonts w:ascii="CMU Serif" w:hAnsi="CMU Serif" w:cs="CMU Serif"/>
              <w:sz w:val="24"/>
              <w:szCs w:val="24"/>
            </w:rPr>
          </w:rPrChange>
        </w:rPr>
        <w:t xml:space="preserve"> This is a possible explanation for the minor trend we saw with female psyllids probing more often than male psyllids. </w:t>
      </w:r>
      <w:r w:rsidR="009C48E3" w:rsidRPr="009A1F47">
        <w:rPr>
          <w:rFonts w:ascii="CMU Serif" w:hAnsi="CMU Serif" w:cs="CMU Serif"/>
          <w:sz w:val="26"/>
          <w:szCs w:val="24"/>
          <w:rPrChange w:id="1676" w:author="Fife,Austin N" w:date="2018-11-07T14:49:00Z">
            <w:rPr>
              <w:rFonts w:ascii="CMU Serif" w:hAnsi="CMU Serif" w:cs="CMU Serif"/>
              <w:sz w:val="24"/>
              <w:szCs w:val="24"/>
            </w:rPr>
          </w:rPrChange>
        </w:rPr>
        <w:t>Given that Russet Burbank was the natal plant host from our colonies, it is possible</w:t>
      </w:r>
      <w:r w:rsidR="00F1362D" w:rsidRPr="009A1F47">
        <w:rPr>
          <w:rFonts w:ascii="CMU Serif" w:hAnsi="CMU Serif" w:cs="CMU Serif"/>
          <w:sz w:val="26"/>
          <w:szCs w:val="24"/>
          <w:rPrChange w:id="1677" w:author="Fife,Austin N" w:date="2018-11-07T14:49:00Z">
            <w:rPr>
              <w:rFonts w:ascii="CMU Serif" w:hAnsi="CMU Serif" w:cs="CMU Serif"/>
              <w:sz w:val="24"/>
              <w:szCs w:val="24"/>
            </w:rPr>
          </w:rPrChange>
        </w:rPr>
        <w:t xml:space="preserve"> that the volatiles from </w:t>
      </w:r>
      <w:r w:rsidR="009C48E3" w:rsidRPr="009A1F47">
        <w:rPr>
          <w:rFonts w:ascii="CMU Serif" w:hAnsi="CMU Serif" w:cs="CMU Serif"/>
          <w:sz w:val="26"/>
          <w:szCs w:val="24"/>
          <w:rPrChange w:id="1678" w:author="Fife,Austin N" w:date="2018-11-07T14:49:00Z">
            <w:rPr>
              <w:rFonts w:ascii="CMU Serif" w:hAnsi="CMU Serif" w:cs="CMU Serif"/>
              <w:sz w:val="24"/>
              <w:szCs w:val="24"/>
            </w:rPr>
          </w:rPrChange>
        </w:rPr>
        <w:t>this germplasm were</w:t>
      </w:r>
      <w:r w:rsidR="00F1362D" w:rsidRPr="009A1F47">
        <w:rPr>
          <w:rFonts w:ascii="CMU Serif" w:hAnsi="CMU Serif" w:cs="CMU Serif"/>
          <w:sz w:val="26"/>
          <w:szCs w:val="24"/>
          <w:rPrChange w:id="1679" w:author="Fife,Austin N" w:date="2018-11-07T14:49:00Z">
            <w:rPr>
              <w:rFonts w:ascii="CMU Serif" w:hAnsi="CMU Serif" w:cs="CMU Serif"/>
              <w:sz w:val="24"/>
              <w:szCs w:val="24"/>
            </w:rPr>
          </w:rPrChange>
        </w:rPr>
        <w:t xml:space="preserve"> more stimulating</w:t>
      </w:r>
      <w:r w:rsidR="009C48E3" w:rsidRPr="009A1F47">
        <w:rPr>
          <w:rFonts w:ascii="CMU Serif" w:hAnsi="CMU Serif" w:cs="CMU Serif"/>
          <w:sz w:val="26"/>
          <w:szCs w:val="24"/>
          <w:rPrChange w:id="1680" w:author="Fife,Austin N" w:date="2018-11-07T14:49:00Z">
            <w:rPr>
              <w:rFonts w:ascii="CMU Serif" w:hAnsi="CMU Serif" w:cs="CMU Serif"/>
              <w:sz w:val="24"/>
              <w:szCs w:val="24"/>
            </w:rPr>
          </w:rPrChange>
        </w:rPr>
        <w:t>, especially</w:t>
      </w:r>
      <w:r w:rsidR="00321995" w:rsidRPr="009A1F47">
        <w:rPr>
          <w:rFonts w:ascii="CMU Serif" w:hAnsi="CMU Serif" w:cs="CMU Serif"/>
          <w:sz w:val="26"/>
          <w:szCs w:val="24"/>
          <w:rPrChange w:id="1681" w:author="Fife,Austin N" w:date="2018-11-07T14:49:00Z">
            <w:rPr>
              <w:rFonts w:ascii="CMU Serif" w:hAnsi="CMU Serif" w:cs="CMU Serif"/>
              <w:sz w:val="24"/>
              <w:szCs w:val="24"/>
            </w:rPr>
          </w:rPrChange>
        </w:rPr>
        <w:t xml:space="preserve"> </w:t>
      </w:r>
      <w:r w:rsidR="00F1362D" w:rsidRPr="009A1F47">
        <w:rPr>
          <w:rFonts w:ascii="CMU Serif" w:hAnsi="CMU Serif" w:cs="CMU Serif"/>
          <w:sz w:val="26"/>
          <w:szCs w:val="24"/>
          <w:rPrChange w:id="1682" w:author="Fife,Austin N" w:date="2018-11-07T14:49:00Z">
            <w:rPr>
              <w:rFonts w:ascii="CMU Serif" w:hAnsi="CMU Serif" w:cs="CMU Serif"/>
              <w:sz w:val="24"/>
              <w:szCs w:val="24"/>
            </w:rPr>
          </w:rPrChange>
        </w:rPr>
        <w:t xml:space="preserve">for female psyllids, which may be more influenced by familiar cues while selecting host plants for oviposition or feeding (Prager </w:t>
      </w:r>
      <w:r w:rsidR="00476A19" w:rsidRPr="009A1F47">
        <w:rPr>
          <w:rFonts w:ascii="CMU Serif" w:hAnsi="CMU Serif" w:cs="CMU Serif"/>
          <w:sz w:val="26"/>
          <w:szCs w:val="24"/>
          <w:rPrChange w:id="1683" w:author="Fife,Austin N" w:date="2018-11-07T14:49:00Z">
            <w:rPr>
              <w:rFonts w:ascii="CMU Serif" w:hAnsi="CMU Serif" w:cs="CMU Serif"/>
              <w:sz w:val="24"/>
              <w:szCs w:val="24"/>
            </w:rPr>
          </w:rPrChange>
        </w:rPr>
        <w:t xml:space="preserve">et al. </w:t>
      </w:r>
      <w:r w:rsidR="00F1362D" w:rsidRPr="009A1F47">
        <w:rPr>
          <w:rFonts w:ascii="CMU Serif" w:hAnsi="CMU Serif" w:cs="CMU Serif"/>
          <w:sz w:val="26"/>
          <w:szCs w:val="24"/>
          <w:rPrChange w:id="1684" w:author="Fife,Austin N" w:date="2018-11-07T14:49:00Z">
            <w:rPr>
              <w:rFonts w:ascii="CMU Serif" w:hAnsi="CMU Serif" w:cs="CMU Serif"/>
              <w:sz w:val="24"/>
              <w:szCs w:val="24"/>
            </w:rPr>
          </w:rPrChange>
        </w:rPr>
        <w:t xml:space="preserve">2014a). </w:t>
      </w:r>
      <w:r w:rsidR="00DF76C5" w:rsidRPr="009A1F47">
        <w:rPr>
          <w:rFonts w:ascii="CMU Serif" w:hAnsi="CMU Serif" w:cs="CMU Serif"/>
          <w:sz w:val="26"/>
          <w:szCs w:val="24"/>
          <w:rPrChange w:id="1685" w:author="Fife,Austin N" w:date="2018-11-07T14:49:00Z">
            <w:rPr>
              <w:rFonts w:ascii="CMU Serif" w:hAnsi="CMU Serif" w:cs="CMU Serif"/>
              <w:sz w:val="24"/>
              <w:szCs w:val="24"/>
            </w:rPr>
          </w:rPrChange>
        </w:rPr>
        <w:t xml:space="preserve">Further studies into volatile attractiveness </w:t>
      </w:r>
      <w:r w:rsidR="009C48E3" w:rsidRPr="009A1F47">
        <w:rPr>
          <w:rFonts w:ascii="CMU Serif" w:hAnsi="CMU Serif" w:cs="CMU Serif"/>
          <w:sz w:val="26"/>
          <w:szCs w:val="24"/>
          <w:rPrChange w:id="1686" w:author="Fife,Austin N" w:date="2018-11-07T14:49:00Z">
            <w:rPr>
              <w:rFonts w:ascii="CMU Serif" w:hAnsi="CMU Serif" w:cs="CMU Serif"/>
              <w:sz w:val="24"/>
              <w:szCs w:val="24"/>
            </w:rPr>
          </w:rPrChange>
        </w:rPr>
        <w:t xml:space="preserve">in potato psyllids </w:t>
      </w:r>
      <w:r w:rsidR="00DF76C5" w:rsidRPr="009A1F47">
        <w:rPr>
          <w:rFonts w:ascii="CMU Serif" w:hAnsi="CMU Serif" w:cs="CMU Serif"/>
          <w:sz w:val="26"/>
          <w:szCs w:val="24"/>
          <w:rPrChange w:id="1687" w:author="Fife,Austin N" w:date="2018-11-07T14:49:00Z">
            <w:rPr>
              <w:rFonts w:ascii="CMU Serif" w:hAnsi="CMU Serif" w:cs="CMU Serif"/>
              <w:sz w:val="24"/>
              <w:szCs w:val="24"/>
            </w:rPr>
          </w:rPrChange>
        </w:rPr>
        <w:t xml:space="preserve">would help to </w:t>
      </w:r>
      <w:r w:rsidR="009C48E3" w:rsidRPr="009A1F47">
        <w:rPr>
          <w:rFonts w:ascii="CMU Serif" w:hAnsi="CMU Serif" w:cs="CMU Serif"/>
          <w:sz w:val="26"/>
          <w:szCs w:val="24"/>
          <w:rPrChange w:id="1688" w:author="Fife,Austin N" w:date="2018-11-07T14:49:00Z">
            <w:rPr>
              <w:rFonts w:ascii="CMU Serif" w:hAnsi="CMU Serif" w:cs="CMU Serif"/>
              <w:sz w:val="24"/>
              <w:szCs w:val="24"/>
            </w:rPr>
          </w:rPrChange>
        </w:rPr>
        <w:t>clarify</w:t>
      </w:r>
      <w:r w:rsidR="00DF76C5" w:rsidRPr="009A1F47">
        <w:rPr>
          <w:rFonts w:ascii="CMU Serif" w:hAnsi="CMU Serif" w:cs="CMU Serif"/>
          <w:sz w:val="26"/>
          <w:szCs w:val="24"/>
          <w:rPrChange w:id="1689" w:author="Fife,Austin N" w:date="2018-11-07T14:49:00Z">
            <w:rPr>
              <w:rFonts w:ascii="CMU Serif" w:hAnsi="CMU Serif" w:cs="CMU Serif"/>
              <w:sz w:val="24"/>
              <w:szCs w:val="24"/>
            </w:rPr>
          </w:rPrChange>
        </w:rPr>
        <w:t xml:space="preserve"> how these results relate with host plant acceptance. </w:t>
      </w:r>
    </w:p>
    <w:p w14:paraId="42C7155B" w14:textId="24CDF194" w:rsidR="00C8012A" w:rsidRPr="009A1F47" w:rsidRDefault="00475905" w:rsidP="008E27FC">
      <w:pPr>
        <w:widowControl w:val="0"/>
        <w:spacing w:line="480" w:lineRule="auto"/>
        <w:ind w:firstLine="720"/>
        <w:contextualSpacing/>
        <w:mirrorIndents/>
        <w:rPr>
          <w:rFonts w:ascii="CMU Serif" w:hAnsi="CMU Serif" w:cs="CMU Serif"/>
          <w:sz w:val="26"/>
          <w:rPrChange w:id="1690" w:author="Fife,Austin N" w:date="2018-11-07T14:49:00Z">
            <w:rPr>
              <w:rFonts w:ascii="CMU Serif" w:hAnsi="CMU Serif" w:cs="CMU Serif"/>
              <w:sz w:val="24"/>
            </w:rPr>
          </w:rPrChange>
        </w:rPr>
      </w:pPr>
      <w:r w:rsidRPr="009A1F47">
        <w:rPr>
          <w:rFonts w:ascii="CMU Serif" w:hAnsi="CMU Serif" w:cs="CMU Serif"/>
          <w:sz w:val="26"/>
          <w:rPrChange w:id="1691" w:author="Fife,Austin N" w:date="2018-11-07T14:49:00Z">
            <w:rPr>
              <w:rFonts w:ascii="CMU Serif" w:hAnsi="CMU Serif" w:cs="CMU Serif"/>
              <w:sz w:val="24"/>
            </w:rPr>
          </w:rPrChange>
        </w:rPr>
        <w:t xml:space="preserve">Although leaf-leaving duration </w:t>
      </w:r>
      <w:r w:rsidR="00B46019" w:rsidRPr="009A1F47">
        <w:rPr>
          <w:rFonts w:ascii="CMU Serif" w:hAnsi="CMU Serif" w:cs="CMU Serif"/>
          <w:sz w:val="26"/>
          <w:rPrChange w:id="1692" w:author="Fife,Austin N" w:date="2018-11-07T14:49:00Z">
            <w:rPr>
              <w:rFonts w:ascii="CMU Serif" w:hAnsi="CMU Serif" w:cs="CMU Serif"/>
              <w:sz w:val="24"/>
            </w:rPr>
          </w:rPrChange>
        </w:rPr>
        <w:t xml:space="preserve">differed </w:t>
      </w:r>
      <w:r w:rsidRPr="009A1F47">
        <w:rPr>
          <w:rFonts w:ascii="CMU Serif" w:hAnsi="CMU Serif" w:cs="CMU Serif"/>
          <w:sz w:val="26"/>
          <w:rPrChange w:id="1693" w:author="Fife,Austin N" w:date="2018-11-07T14:49:00Z">
            <w:rPr>
              <w:rFonts w:ascii="CMU Serif" w:hAnsi="CMU Serif" w:cs="CMU Serif"/>
              <w:sz w:val="24"/>
            </w:rPr>
          </w:rPrChange>
        </w:rPr>
        <w:t xml:space="preserve">statistically significant </w:t>
      </w:r>
      <w:r w:rsidR="00B46019" w:rsidRPr="009A1F47">
        <w:rPr>
          <w:rFonts w:ascii="CMU Serif" w:hAnsi="CMU Serif" w:cs="CMU Serif"/>
          <w:sz w:val="26"/>
          <w:rPrChange w:id="1694" w:author="Fife,Austin N" w:date="2018-11-07T14:49:00Z">
            <w:rPr>
              <w:rFonts w:ascii="CMU Serif" w:hAnsi="CMU Serif" w:cs="CMU Serif"/>
              <w:sz w:val="24"/>
            </w:rPr>
          </w:rPrChange>
        </w:rPr>
        <w:t>among germplasms</w:t>
      </w:r>
      <w:r w:rsidRPr="009A1F47">
        <w:rPr>
          <w:rFonts w:ascii="CMU Serif" w:hAnsi="CMU Serif" w:cs="CMU Serif"/>
          <w:sz w:val="26"/>
          <w:rPrChange w:id="1695" w:author="Fife,Austin N" w:date="2018-11-07T14:49:00Z">
            <w:rPr>
              <w:rFonts w:ascii="CMU Serif" w:hAnsi="CMU Serif" w:cs="CMU Serif"/>
              <w:sz w:val="24"/>
            </w:rPr>
          </w:rPrChange>
        </w:rPr>
        <w:t xml:space="preserve">, the </w:t>
      </w:r>
      <w:r w:rsidR="00091096" w:rsidRPr="009A1F47">
        <w:rPr>
          <w:rFonts w:ascii="CMU Serif" w:hAnsi="CMU Serif" w:cs="CMU Serif"/>
          <w:sz w:val="26"/>
          <w:rPrChange w:id="1696" w:author="Fife,Austin N" w:date="2018-11-07T14:49:00Z">
            <w:rPr>
              <w:rFonts w:ascii="CMU Serif" w:hAnsi="CMU Serif" w:cs="CMU Serif"/>
              <w:sz w:val="24"/>
            </w:rPr>
          </w:rPrChange>
        </w:rPr>
        <w:t xml:space="preserve">incidence and </w:t>
      </w:r>
      <w:r w:rsidRPr="009A1F47">
        <w:rPr>
          <w:rFonts w:ascii="CMU Serif" w:hAnsi="CMU Serif" w:cs="CMU Serif"/>
          <w:sz w:val="26"/>
          <w:rPrChange w:id="1697" w:author="Fife,Austin N" w:date="2018-11-07T14:49:00Z">
            <w:rPr>
              <w:rFonts w:ascii="CMU Serif" w:hAnsi="CMU Serif" w:cs="CMU Serif"/>
              <w:sz w:val="24"/>
            </w:rPr>
          </w:rPrChange>
        </w:rPr>
        <w:t xml:space="preserve">duration of leaf-leaving behaviors was very small and </w:t>
      </w:r>
      <w:r w:rsidR="00321995" w:rsidRPr="009A1F47">
        <w:rPr>
          <w:rFonts w:ascii="CMU Serif" w:hAnsi="CMU Serif" w:cs="CMU Serif"/>
          <w:sz w:val="26"/>
          <w:rPrChange w:id="1698" w:author="Fife,Austin N" w:date="2018-11-07T14:49:00Z">
            <w:rPr>
              <w:rFonts w:ascii="CMU Serif" w:hAnsi="CMU Serif" w:cs="CMU Serif"/>
              <w:sz w:val="24"/>
            </w:rPr>
          </w:rPrChange>
        </w:rPr>
        <w:t xml:space="preserve">probably </w:t>
      </w:r>
      <w:r w:rsidRPr="009A1F47">
        <w:rPr>
          <w:rFonts w:ascii="CMU Serif" w:hAnsi="CMU Serif" w:cs="CMU Serif"/>
          <w:sz w:val="26"/>
          <w:rPrChange w:id="1699" w:author="Fife,Austin N" w:date="2018-11-07T14:49:00Z">
            <w:rPr>
              <w:rFonts w:ascii="CMU Serif" w:hAnsi="CMU Serif" w:cs="CMU Serif"/>
              <w:sz w:val="24"/>
            </w:rPr>
          </w:rPrChange>
        </w:rPr>
        <w:t>not biologically significant</w:t>
      </w:r>
      <w:r w:rsidR="0085366F" w:rsidRPr="009A1F47">
        <w:rPr>
          <w:rFonts w:ascii="CMU Serif" w:hAnsi="CMU Serif" w:cs="CMU Serif"/>
          <w:sz w:val="26"/>
          <w:rPrChange w:id="1700" w:author="Fife,Austin N" w:date="2018-11-07T14:49:00Z">
            <w:rPr>
              <w:rFonts w:ascii="CMU Serif" w:hAnsi="CMU Serif" w:cs="CMU Serif"/>
              <w:sz w:val="24"/>
            </w:rPr>
          </w:rPrChange>
        </w:rPr>
        <w:t xml:space="preserve">. </w:t>
      </w:r>
      <w:r w:rsidR="00DA6A79" w:rsidRPr="009A1F47">
        <w:rPr>
          <w:rFonts w:ascii="CMU Serif" w:hAnsi="CMU Serif" w:cs="CMU Serif"/>
          <w:sz w:val="26"/>
          <w:rPrChange w:id="1701" w:author="Fife,Austin N" w:date="2018-11-07T14:49:00Z">
            <w:rPr>
              <w:rFonts w:ascii="CMU Serif" w:hAnsi="CMU Serif" w:cs="CMU Serif"/>
              <w:sz w:val="24"/>
            </w:rPr>
          </w:rPrChange>
        </w:rPr>
        <w:t xml:space="preserve">It is also important to note that leaf-leaving </w:t>
      </w:r>
      <w:r w:rsidR="0085366F" w:rsidRPr="009A1F47">
        <w:rPr>
          <w:rFonts w:ascii="CMU Serif" w:hAnsi="CMU Serif" w:cs="CMU Serif"/>
          <w:sz w:val="26"/>
          <w:rPrChange w:id="1702" w:author="Fife,Austin N" w:date="2018-11-07T14:49:00Z">
            <w:rPr>
              <w:rFonts w:ascii="CMU Serif" w:hAnsi="CMU Serif" w:cs="CMU Serif"/>
              <w:sz w:val="24"/>
            </w:rPr>
          </w:rPrChange>
        </w:rPr>
        <w:t>was</w:t>
      </w:r>
      <w:r w:rsidR="00DA6A79" w:rsidRPr="009A1F47">
        <w:rPr>
          <w:rFonts w:ascii="CMU Serif" w:hAnsi="CMU Serif" w:cs="CMU Serif"/>
          <w:sz w:val="26"/>
          <w:rPrChange w:id="1703" w:author="Fife,Austin N" w:date="2018-11-07T14:49:00Z">
            <w:rPr>
              <w:rFonts w:ascii="CMU Serif" w:hAnsi="CMU Serif" w:cs="CMU Serif"/>
              <w:sz w:val="24"/>
            </w:rPr>
          </w:rPrChange>
        </w:rPr>
        <w:t xml:space="preserve"> defined in the context of our</w:t>
      </w:r>
      <w:r w:rsidR="0085366F" w:rsidRPr="009A1F47">
        <w:rPr>
          <w:rFonts w:ascii="CMU Serif" w:hAnsi="CMU Serif" w:cs="CMU Serif"/>
          <w:sz w:val="26"/>
          <w:rPrChange w:id="1704" w:author="Fife,Austin N" w:date="2018-11-07T14:49:00Z">
            <w:rPr>
              <w:rFonts w:ascii="CMU Serif" w:hAnsi="CMU Serif" w:cs="CMU Serif"/>
              <w:sz w:val="24"/>
            </w:rPr>
          </w:rPrChange>
        </w:rPr>
        <w:t xml:space="preserve"> observation</w:t>
      </w:r>
      <w:r w:rsidR="00DA6A79" w:rsidRPr="009A1F47">
        <w:rPr>
          <w:rFonts w:ascii="CMU Serif" w:hAnsi="CMU Serif" w:cs="CMU Serif"/>
          <w:sz w:val="26"/>
          <w:rPrChange w:id="1705" w:author="Fife,Austin N" w:date="2018-11-07T14:49:00Z">
            <w:rPr>
              <w:rFonts w:ascii="CMU Serif" w:hAnsi="CMU Serif" w:cs="CMU Serif"/>
              <w:sz w:val="24"/>
            </w:rPr>
          </w:rPrChange>
        </w:rPr>
        <w:t xml:space="preserve"> arena.</w:t>
      </w:r>
      <w:r w:rsidR="0085366F" w:rsidRPr="009A1F47">
        <w:rPr>
          <w:rFonts w:ascii="CMU Serif" w:hAnsi="CMU Serif" w:cs="CMU Serif"/>
          <w:sz w:val="26"/>
          <w:rPrChange w:id="1706" w:author="Fife,Austin N" w:date="2018-11-07T14:49:00Z">
            <w:rPr>
              <w:rFonts w:ascii="CMU Serif" w:hAnsi="CMU Serif" w:cs="CMU Serif"/>
              <w:sz w:val="24"/>
            </w:rPr>
          </w:rPrChange>
        </w:rPr>
        <w:t xml:space="preserve"> </w:t>
      </w:r>
      <w:r w:rsidR="00DA6A79" w:rsidRPr="009A1F47">
        <w:rPr>
          <w:rFonts w:ascii="CMU Serif" w:hAnsi="CMU Serif" w:cs="CMU Serif"/>
          <w:sz w:val="26"/>
          <w:rPrChange w:id="1707" w:author="Fife,Austin N" w:date="2018-11-07T14:49:00Z">
            <w:rPr>
              <w:rFonts w:ascii="CMU Serif" w:hAnsi="CMU Serif" w:cs="CMU Serif"/>
              <w:sz w:val="24"/>
            </w:rPr>
          </w:rPrChange>
        </w:rPr>
        <w:t xml:space="preserve">On a plant </w:t>
      </w:r>
      <w:r w:rsidR="00091096" w:rsidRPr="009A1F47">
        <w:rPr>
          <w:rFonts w:ascii="CMU Serif" w:hAnsi="CMU Serif" w:cs="CMU Serif"/>
          <w:sz w:val="26"/>
          <w:rPrChange w:id="1708" w:author="Fife,Austin N" w:date="2018-11-07T14:49:00Z">
            <w:rPr>
              <w:rFonts w:ascii="CMU Serif" w:hAnsi="CMU Serif" w:cs="CMU Serif"/>
              <w:sz w:val="24"/>
            </w:rPr>
          </w:rPrChange>
        </w:rPr>
        <w:t xml:space="preserve">in the field </w:t>
      </w:r>
      <w:r w:rsidR="00DA6A79" w:rsidRPr="009A1F47">
        <w:rPr>
          <w:rFonts w:ascii="CMU Serif" w:hAnsi="CMU Serif" w:cs="CMU Serif"/>
          <w:sz w:val="26"/>
          <w:rPrChange w:id="1709" w:author="Fife,Austin N" w:date="2018-11-07T14:49:00Z">
            <w:rPr>
              <w:rFonts w:ascii="CMU Serif" w:hAnsi="CMU Serif" w:cs="CMU Serif"/>
              <w:sz w:val="24"/>
            </w:rPr>
          </w:rPrChange>
        </w:rPr>
        <w:t xml:space="preserve">there is a much larger surface area for a psyllid to explore, so the leaf-leaving events </w:t>
      </w:r>
      <w:r w:rsidR="00091096" w:rsidRPr="009A1F47">
        <w:rPr>
          <w:rFonts w:ascii="CMU Serif" w:hAnsi="CMU Serif" w:cs="CMU Serif"/>
          <w:sz w:val="26"/>
          <w:rPrChange w:id="1710" w:author="Fife,Austin N" w:date="2018-11-07T14:49:00Z">
            <w:rPr>
              <w:rFonts w:ascii="CMU Serif" w:hAnsi="CMU Serif" w:cs="CMU Serif"/>
              <w:sz w:val="24"/>
            </w:rPr>
          </w:rPrChange>
        </w:rPr>
        <w:t>might</w:t>
      </w:r>
      <w:r w:rsidR="00DA6A79" w:rsidRPr="009A1F47">
        <w:rPr>
          <w:rFonts w:ascii="CMU Serif" w:hAnsi="CMU Serif" w:cs="CMU Serif"/>
          <w:sz w:val="26"/>
          <w:rPrChange w:id="1711" w:author="Fife,Austin N" w:date="2018-11-07T14:49:00Z">
            <w:rPr>
              <w:rFonts w:ascii="CMU Serif" w:hAnsi="CMU Serif" w:cs="CMU Serif"/>
              <w:sz w:val="24"/>
            </w:rPr>
          </w:rPrChange>
        </w:rPr>
        <w:t xml:space="preserve"> represent questing behavior rather than host rejection. </w:t>
      </w:r>
      <w:r w:rsidR="00DF76C5" w:rsidRPr="009A1F47">
        <w:rPr>
          <w:rFonts w:ascii="CMU Serif" w:hAnsi="CMU Serif" w:cs="CMU Serif"/>
          <w:sz w:val="26"/>
          <w:rPrChange w:id="1712" w:author="Fife,Austin N" w:date="2018-11-07T14:49:00Z">
            <w:rPr>
              <w:rFonts w:ascii="CMU Serif" w:hAnsi="CMU Serif" w:cs="CMU Serif"/>
              <w:sz w:val="24"/>
            </w:rPr>
          </w:rPrChange>
        </w:rPr>
        <w:t>It also is possible that the duration between a psyllid’s initial encounter</w:t>
      </w:r>
      <w:r w:rsidR="009C48E3" w:rsidRPr="009A1F47">
        <w:rPr>
          <w:rFonts w:ascii="CMU Serif" w:hAnsi="CMU Serif" w:cs="CMU Serif"/>
          <w:sz w:val="26"/>
          <w:rPrChange w:id="1713" w:author="Fife,Austin N" w:date="2018-11-07T14:49:00Z">
            <w:rPr>
              <w:rFonts w:ascii="CMU Serif" w:hAnsi="CMU Serif" w:cs="CMU Serif"/>
              <w:sz w:val="24"/>
            </w:rPr>
          </w:rPrChange>
        </w:rPr>
        <w:t xml:space="preserve"> and </w:t>
      </w:r>
      <w:r w:rsidR="00DF76C5" w:rsidRPr="009A1F47">
        <w:rPr>
          <w:rFonts w:ascii="CMU Serif" w:hAnsi="CMU Serif" w:cs="CMU Serif"/>
          <w:sz w:val="26"/>
          <w:rPrChange w:id="1714" w:author="Fife,Austin N" w:date="2018-11-07T14:49:00Z">
            <w:rPr>
              <w:rFonts w:ascii="CMU Serif" w:hAnsi="CMU Serif" w:cs="CMU Serif"/>
              <w:sz w:val="24"/>
            </w:rPr>
          </w:rPrChange>
        </w:rPr>
        <w:t xml:space="preserve">settling behaviors </w:t>
      </w:r>
      <w:r w:rsidR="009C48E3" w:rsidRPr="009A1F47">
        <w:rPr>
          <w:rFonts w:ascii="CMU Serif" w:hAnsi="CMU Serif" w:cs="CMU Serif"/>
          <w:sz w:val="26"/>
          <w:rPrChange w:id="1715" w:author="Fife,Austin N" w:date="2018-11-07T14:49:00Z">
            <w:rPr>
              <w:rFonts w:ascii="CMU Serif" w:hAnsi="CMU Serif" w:cs="CMU Serif"/>
              <w:sz w:val="24"/>
            </w:rPr>
          </w:rPrChange>
        </w:rPr>
        <w:t>or</w:t>
      </w:r>
      <w:r w:rsidR="00DF76C5" w:rsidRPr="009A1F47">
        <w:rPr>
          <w:rFonts w:ascii="CMU Serif" w:hAnsi="CMU Serif" w:cs="CMU Serif"/>
          <w:sz w:val="26"/>
          <w:rPrChange w:id="1716" w:author="Fife,Austin N" w:date="2018-11-07T14:49:00Z">
            <w:rPr>
              <w:rFonts w:ascii="CMU Serif" w:hAnsi="CMU Serif" w:cs="CMU Serif"/>
              <w:sz w:val="24"/>
            </w:rPr>
          </w:rPrChange>
        </w:rPr>
        <w:t xml:space="preserve"> eventual plant rejection is longer than the time we allotted for recording.</w:t>
      </w:r>
    </w:p>
    <w:p w14:paraId="07379793" w14:textId="36559284" w:rsidR="00DC0BA7" w:rsidRPr="009A1F47" w:rsidRDefault="008E27FC" w:rsidP="00DC0BA7">
      <w:pPr>
        <w:widowControl w:val="0"/>
        <w:spacing w:line="480" w:lineRule="auto"/>
        <w:ind w:firstLine="720"/>
        <w:contextualSpacing/>
        <w:mirrorIndents/>
        <w:rPr>
          <w:sz w:val="24"/>
          <w:rPrChange w:id="1717" w:author="Fife,Austin N" w:date="2018-11-07T14:49:00Z">
            <w:rPr/>
          </w:rPrChange>
        </w:rPr>
      </w:pPr>
      <w:r w:rsidRPr="009A1F47">
        <w:rPr>
          <w:rFonts w:ascii="CMU Serif" w:hAnsi="CMU Serif" w:cs="CMU Serif"/>
          <w:sz w:val="26"/>
          <w:szCs w:val="24"/>
          <w:rPrChange w:id="1718" w:author="Fife,Austin N" w:date="2018-11-07T14:49:00Z">
            <w:rPr>
              <w:rFonts w:ascii="CMU Serif" w:hAnsi="CMU Serif" w:cs="CMU Serif"/>
              <w:sz w:val="24"/>
              <w:szCs w:val="24"/>
            </w:rPr>
          </w:rPrChange>
        </w:rPr>
        <w:lastRenderedPageBreak/>
        <w:t>Contrary to previously published studies (Butler et al. 2011, Cooper and Bamberg 2014, Diaz-Montano et al. 2014, Rubio-Covarrubias 2017)</w:t>
      </w:r>
      <w:r w:rsidR="0042744C" w:rsidRPr="009A1F47">
        <w:rPr>
          <w:rFonts w:ascii="CMU Serif" w:hAnsi="CMU Serif" w:cs="CMU Serif"/>
          <w:sz w:val="26"/>
          <w:szCs w:val="24"/>
          <w:rPrChange w:id="1719" w:author="Fife,Austin N" w:date="2018-11-07T14:49:00Z">
            <w:rPr>
              <w:rFonts w:ascii="CMU Serif" w:hAnsi="CMU Serif" w:cs="CMU Serif"/>
              <w:sz w:val="24"/>
              <w:szCs w:val="24"/>
            </w:rPr>
          </w:rPrChange>
        </w:rPr>
        <w:t xml:space="preserve"> </w:t>
      </w:r>
      <w:r w:rsidRPr="009A1F47">
        <w:rPr>
          <w:rFonts w:ascii="CMU Serif" w:hAnsi="CMU Serif" w:cs="CMU Serif"/>
          <w:sz w:val="26"/>
          <w:szCs w:val="24"/>
          <w:rPrChange w:id="1720" w:author="Fife,Austin N" w:date="2018-11-07T14:49:00Z">
            <w:rPr>
              <w:rFonts w:ascii="CMU Serif" w:hAnsi="CMU Serif" w:cs="CMU Serif"/>
              <w:sz w:val="24"/>
              <w:szCs w:val="24"/>
            </w:rPr>
          </w:rPrChange>
        </w:rPr>
        <w:t xml:space="preserve">our study </w:t>
      </w:r>
      <w:r w:rsidR="00B46019" w:rsidRPr="009A1F47">
        <w:rPr>
          <w:rFonts w:ascii="CMU Serif" w:hAnsi="CMU Serif" w:cs="CMU Serif"/>
          <w:sz w:val="26"/>
          <w:szCs w:val="24"/>
          <w:rPrChange w:id="1721" w:author="Fife,Austin N" w:date="2018-11-07T14:49:00Z">
            <w:rPr>
              <w:rFonts w:ascii="CMU Serif" w:hAnsi="CMU Serif" w:cs="CMU Serif"/>
              <w:sz w:val="24"/>
              <w:szCs w:val="24"/>
            </w:rPr>
          </w:rPrChange>
        </w:rPr>
        <w:t>showed</w:t>
      </w:r>
      <w:r w:rsidRPr="009A1F47">
        <w:rPr>
          <w:rFonts w:ascii="CMU Serif" w:hAnsi="CMU Serif" w:cs="CMU Serif"/>
          <w:sz w:val="26"/>
          <w:rPrChange w:id="1722" w:author="Fife,Austin N" w:date="2018-11-07T14:49:00Z">
            <w:rPr>
              <w:rFonts w:ascii="CMU Serif" w:hAnsi="CMU Serif" w:cs="CMU Serif"/>
              <w:sz w:val="24"/>
            </w:rPr>
          </w:rPrChange>
        </w:rPr>
        <w:t xml:space="preserve"> s</w:t>
      </w:r>
      <w:r w:rsidR="00935D7D" w:rsidRPr="009A1F47">
        <w:rPr>
          <w:rFonts w:ascii="CMU Serif" w:hAnsi="CMU Serif" w:cs="CMU Serif"/>
          <w:sz w:val="26"/>
          <w:rPrChange w:id="1723" w:author="Fife,Austin N" w:date="2018-11-07T14:49:00Z">
            <w:rPr>
              <w:rFonts w:ascii="CMU Serif" w:hAnsi="CMU Serif" w:cs="CMU Serif"/>
              <w:sz w:val="24"/>
            </w:rPr>
          </w:rPrChange>
        </w:rPr>
        <w:t>imilar oviposition rates</w:t>
      </w:r>
      <w:r w:rsidR="0042744C" w:rsidRPr="009A1F47">
        <w:rPr>
          <w:rFonts w:ascii="CMU Serif" w:hAnsi="CMU Serif" w:cs="CMU Serif"/>
          <w:sz w:val="26"/>
          <w:rPrChange w:id="1724" w:author="Fife,Austin N" w:date="2018-11-07T14:49:00Z">
            <w:rPr>
              <w:rFonts w:ascii="CMU Serif" w:hAnsi="CMU Serif" w:cs="CMU Serif"/>
              <w:sz w:val="24"/>
            </w:rPr>
          </w:rPrChange>
        </w:rPr>
        <w:t xml:space="preserve"> </w:t>
      </w:r>
      <w:r w:rsidR="00DD2F6C" w:rsidRPr="009A1F47">
        <w:rPr>
          <w:rFonts w:ascii="CMU Serif" w:hAnsi="CMU Serif" w:cs="CMU Serif"/>
          <w:sz w:val="26"/>
          <w:rPrChange w:id="1725" w:author="Fife,Austin N" w:date="2018-11-07T14:49:00Z">
            <w:rPr>
              <w:rFonts w:ascii="CMU Serif" w:hAnsi="CMU Serif" w:cs="CMU Serif"/>
              <w:sz w:val="24"/>
            </w:rPr>
          </w:rPrChange>
        </w:rPr>
        <w:t xml:space="preserve">among germplasms, </w:t>
      </w:r>
      <w:r w:rsidR="00FB389A" w:rsidRPr="009A1F47">
        <w:rPr>
          <w:rFonts w:ascii="CMU Serif" w:hAnsi="CMU Serif" w:cs="CMU Serif"/>
          <w:sz w:val="26"/>
          <w:rPrChange w:id="1726" w:author="Fife,Austin N" w:date="2018-11-07T14:49:00Z">
            <w:rPr>
              <w:rFonts w:ascii="CMU Serif" w:hAnsi="CMU Serif" w:cs="CMU Serif"/>
              <w:sz w:val="24"/>
            </w:rPr>
          </w:rPrChange>
        </w:rPr>
        <w:t xml:space="preserve">like </w:t>
      </w:r>
      <w:r w:rsidR="0042744C" w:rsidRPr="009A1F47">
        <w:rPr>
          <w:rFonts w:ascii="CMU Serif" w:hAnsi="CMU Serif" w:cs="CMU Serif"/>
          <w:sz w:val="26"/>
          <w:rPrChange w:id="1727" w:author="Fife,Austin N" w:date="2018-11-07T14:49:00Z">
            <w:rPr>
              <w:rFonts w:ascii="CMU Serif" w:hAnsi="CMU Serif" w:cs="CMU Serif"/>
              <w:sz w:val="24"/>
            </w:rPr>
          </w:rPrChange>
        </w:rPr>
        <w:t>Prager et al. (2017).</w:t>
      </w:r>
      <w:r w:rsidR="0042744C" w:rsidRPr="009A1F47">
        <w:rPr>
          <w:rFonts w:ascii="CMU Serif" w:hAnsi="CMU Serif" w:cs="CMU Serif"/>
          <w:sz w:val="26"/>
          <w:szCs w:val="24"/>
          <w:rPrChange w:id="1728" w:author="Fife,Austin N" w:date="2018-11-07T14:49:00Z">
            <w:rPr>
              <w:rFonts w:ascii="CMU Serif" w:hAnsi="CMU Serif" w:cs="CMU Serif"/>
              <w:sz w:val="24"/>
              <w:szCs w:val="24"/>
            </w:rPr>
          </w:rPrChange>
        </w:rPr>
        <w:t xml:space="preserve"> </w:t>
      </w:r>
      <w:r w:rsidR="00D501FD" w:rsidRPr="009A1F47">
        <w:rPr>
          <w:rFonts w:ascii="CMU Serif" w:hAnsi="CMU Serif" w:cs="CMU Serif"/>
          <w:sz w:val="26"/>
          <w:rPrChange w:id="1729" w:author="Fife,Austin N" w:date="2018-11-07T14:49:00Z">
            <w:rPr>
              <w:rFonts w:ascii="CMU Serif" w:hAnsi="CMU Serif" w:cs="CMU Serif"/>
              <w:sz w:val="24"/>
            </w:rPr>
          </w:rPrChange>
        </w:rPr>
        <w:t>We selected</w:t>
      </w:r>
      <w:r w:rsidR="00FA1559" w:rsidRPr="009A1F47">
        <w:rPr>
          <w:rFonts w:ascii="CMU Serif" w:hAnsi="CMU Serif" w:cs="CMU Serif"/>
          <w:sz w:val="26"/>
          <w:rPrChange w:id="1730" w:author="Fife,Austin N" w:date="2018-11-07T14:49:00Z">
            <w:rPr>
              <w:rFonts w:ascii="CMU Serif" w:hAnsi="CMU Serif" w:cs="CMU Serif"/>
              <w:sz w:val="24"/>
            </w:rPr>
          </w:rPrChange>
        </w:rPr>
        <w:t xml:space="preserve"> the number of days for</w:t>
      </w:r>
      <w:r w:rsidR="00D501FD" w:rsidRPr="009A1F47">
        <w:rPr>
          <w:rFonts w:ascii="CMU Serif" w:hAnsi="CMU Serif" w:cs="CMU Serif"/>
          <w:sz w:val="26"/>
          <w:rPrChange w:id="1731" w:author="Fife,Austin N" w:date="2018-11-07T14:49:00Z">
            <w:rPr>
              <w:rFonts w:ascii="CMU Serif" w:hAnsi="CMU Serif" w:cs="CMU Serif"/>
              <w:sz w:val="24"/>
            </w:rPr>
          </w:rPrChange>
        </w:rPr>
        <w:t xml:space="preserve"> our observation</w:t>
      </w:r>
      <w:r w:rsidR="00FA1559" w:rsidRPr="009A1F47">
        <w:rPr>
          <w:rFonts w:ascii="CMU Serif" w:hAnsi="CMU Serif" w:cs="CMU Serif"/>
          <w:sz w:val="26"/>
          <w:rPrChange w:id="1732" w:author="Fife,Austin N" w:date="2018-11-07T14:49:00Z">
            <w:rPr>
              <w:rFonts w:ascii="CMU Serif" w:hAnsi="CMU Serif" w:cs="CMU Serif"/>
              <w:sz w:val="24"/>
            </w:rPr>
          </w:rPrChange>
        </w:rPr>
        <w:t>s</w:t>
      </w:r>
      <w:r w:rsidR="000A58EC" w:rsidRPr="009A1F47">
        <w:rPr>
          <w:rFonts w:ascii="CMU Serif" w:hAnsi="CMU Serif" w:cs="CMU Serif"/>
          <w:sz w:val="26"/>
          <w:rPrChange w:id="1733" w:author="Fife,Austin N" w:date="2018-11-07T14:49:00Z">
            <w:rPr>
              <w:rFonts w:ascii="CMU Serif" w:hAnsi="CMU Serif" w:cs="CMU Serif"/>
              <w:sz w:val="24"/>
            </w:rPr>
          </w:rPrChange>
        </w:rPr>
        <w:t xml:space="preserve"> </w:t>
      </w:r>
      <w:r w:rsidR="009847C9" w:rsidRPr="009A1F47">
        <w:rPr>
          <w:rFonts w:ascii="CMU Serif" w:hAnsi="CMU Serif" w:cs="CMU Serif"/>
          <w:sz w:val="26"/>
          <w:rPrChange w:id="1734" w:author="Fife,Austin N" w:date="2018-11-07T14:49:00Z">
            <w:rPr>
              <w:rFonts w:ascii="CMU Serif" w:hAnsi="CMU Serif" w:cs="CMU Serif"/>
              <w:sz w:val="24"/>
            </w:rPr>
          </w:rPrChange>
        </w:rPr>
        <w:t>to correlate with the periods of maximum oviposition reported in</w:t>
      </w:r>
      <w:r w:rsidR="003F3A78" w:rsidRPr="009A1F47">
        <w:rPr>
          <w:rFonts w:ascii="CMU Serif" w:hAnsi="CMU Serif" w:cs="CMU Serif"/>
          <w:sz w:val="26"/>
          <w:rPrChange w:id="1735" w:author="Fife,Austin N" w:date="2018-11-07T14:49:00Z">
            <w:rPr>
              <w:rFonts w:ascii="CMU Serif" w:hAnsi="CMU Serif" w:cs="CMU Serif"/>
              <w:sz w:val="24"/>
            </w:rPr>
          </w:rPrChange>
        </w:rPr>
        <w:t xml:space="preserve"> the life history tables of Abdullah (2008)</w:t>
      </w:r>
      <w:r w:rsidR="003A2311" w:rsidRPr="009A1F47">
        <w:rPr>
          <w:rFonts w:ascii="CMU Serif" w:hAnsi="CMU Serif" w:cs="CMU Serif"/>
          <w:sz w:val="26"/>
          <w:rPrChange w:id="1736" w:author="Fife,Austin N" w:date="2018-11-07T14:49:00Z">
            <w:rPr>
              <w:rFonts w:ascii="CMU Serif" w:hAnsi="CMU Serif" w:cs="CMU Serif"/>
              <w:sz w:val="24"/>
            </w:rPr>
          </w:rPrChange>
        </w:rPr>
        <w:t>,</w:t>
      </w:r>
      <w:r w:rsidR="003F3A78" w:rsidRPr="009A1F47">
        <w:rPr>
          <w:rFonts w:ascii="CMU Serif" w:hAnsi="CMU Serif" w:cs="CMU Serif"/>
          <w:sz w:val="26"/>
          <w:rPrChange w:id="1737" w:author="Fife,Austin N" w:date="2018-11-07T14:49:00Z">
            <w:rPr>
              <w:rFonts w:ascii="CMU Serif" w:hAnsi="CMU Serif" w:cs="CMU Serif"/>
              <w:sz w:val="24"/>
            </w:rPr>
          </w:rPrChange>
        </w:rPr>
        <w:t xml:space="preserve"> </w:t>
      </w:r>
      <w:r w:rsidR="00515D68" w:rsidRPr="009A1F47">
        <w:rPr>
          <w:rFonts w:ascii="CMU Serif" w:hAnsi="CMU Serif" w:cs="CMU Serif"/>
          <w:sz w:val="26"/>
          <w:rPrChange w:id="1738" w:author="Fife,Austin N" w:date="2018-11-07T14:49:00Z">
            <w:rPr>
              <w:rFonts w:ascii="CMU Serif" w:hAnsi="CMU Serif" w:cs="CMU Serif"/>
              <w:sz w:val="24"/>
            </w:rPr>
          </w:rPrChange>
        </w:rPr>
        <w:t xml:space="preserve">Knowlton and Janes 1931, </w:t>
      </w:r>
      <w:r w:rsidR="003F3A78" w:rsidRPr="009A1F47">
        <w:rPr>
          <w:rFonts w:ascii="CMU Serif" w:hAnsi="CMU Serif" w:cs="CMU Serif"/>
          <w:sz w:val="26"/>
          <w:rPrChange w:id="1739" w:author="Fife,Austin N" w:date="2018-11-07T14:49:00Z">
            <w:rPr>
              <w:rFonts w:ascii="CMU Serif" w:hAnsi="CMU Serif" w:cs="CMU Serif"/>
              <w:sz w:val="24"/>
            </w:rPr>
          </w:rPrChange>
        </w:rPr>
        <w:t>and Yang et al. (2010</w:t>
      </w:r>
      <w:r w:rsidR="00515D68" w:rsidRPr="009A1F47">
        <w:rPr>
          <w:rFonts w:ascii="CMU Serif" w:hAnsi="CMU Serif" w:cs="CMU Serif"/>
          <w:sz w:val="26"/>
          <w:rPrChange w:id="1740" w:author="Fife,Austin N" w:date="2018-11-07T14:49:00Z">
            <w:rPr>
              <w:rFonts w:ascii="CMU Serif" w:hAnsi="CMU Serif" w:cs="CMU Serif"/>
              <w:sz w:val="24"/>
            </w:rPr>
          </w:rPrChange>
        </w:rPr>
        <w:t>, 2013</w:t>
      </w:r>
      <w:r w:rsidR="003F3A78" w:rsidRPr="009A1F47">
        <w:rPr>
          <w:rFonts w:ascii="CMU Serif" w:hAnsi="CMU Serif" w:cs="CMU Serif"/>
          <w:sz w:val="26"/>
          <w:rPrChange w:id="1741" w:author="Fife,Austin N" w:date="2018-11-07T14:49:00Z">
            <w:rPr>
              <w:rFonts w:ascii="CMU Serif" w:hAnsi="CMU Serif" w:cs="CMU Serif"/>
              <w:sz w:val="24"/>
            </w:rPr>
          </w:rPrChange>
        </w:rPr>
        <w:t>)</w:t>
      </w:r>
      <w:r w:rsidR="009847C9" w:rsidRPr="009A1F47">
        <w:rPr>
          <w:rFonts w:ascii="CMU Serif" w:hAnsi="CMU Serif" w:cs="CMU Serif"/>
          <w:sz w:val="26"/>
          <w:rPrChange w:id="1742" w:author="Fife,Austin N" w:date="2018-11-07T14:49:00Z">
            <w:rPr>
              <w:rFonts w:ascii="CMU Serif" w:hAnsi="CMU Serif" w:cs="CMU Serif"/>
              <w:sz w:val="24"/>
            </w:rPr>
          </w:rPrChange>
        </w:rPr>
        <w:t xml:space="preserve">. </w:t>
      </w:r>
      <w:r w:rsidR="00B46019" w:rsidRPr="009A1F47">
        <w:rPr>
          <w:rFonts w:ascii="CMU Serif" w:hAnsi="CMU Serif" w:cs="CMU Serif"/>
          <w:sz w:val="26"/>
          <w:rPrChange w:id="1743" w:author="Fife,Austin N" w:date="2018-11-07T14:49:00Z">
            <w:rPr>
              <w:rFonts w:ascii="CMU Serif" w:hAnsi="CMU Serif" w:cs="CMU Serif"/>
              <w:sz w:val="24"/>
            </w:rPr>
          </w:rPrChange>
        </w:rPr>
        <w:t>Therefore, i</w:t>
      </w:r>
      <w:r w:rsidR="009847C9" w:rsidRPr="009A1F47">
        <w:rPr>
          <w:rFonts w:ascii="CMU Serif" w:hAnsi="CMU Serif" w:cs="CMU Serif"/>
          <w:sz w:val="26"/>
          <w:rPrChange w:id="1744" w:author="Fife,Austin N" w:date="2018-11-07T14:49:00Z">
            <w:rPr>
              <w:rFonts w:ascii="CMU Serif" w:hAnsi="CMU Serif" w:cs="CMU Serif"/>
              <w:sz w:val="24"/>
            </w:rPr>
          </w:rPrChange>
        </w:rPr>
        <w:t xml:space="preserve">t was surprising to see the large reduction of egg fertility for some psyllids in period four (18-24 days). </w:t>
      </w:r>
      <w:r w:rsidR="00F528F4" w:rsidRPr="009A1F47">
        <w:rPr>
          <w:rFonts w:ascii="CMU Serif" w:hAnsi="CMU Serif" w:cs="CMU Serif"/>
          <w:sz w:val="26"/>
          <w:szCs w:val="24"/>
          <w:rPrChange w:id="1745" w:author="Fife,Austin N" w:date="2018-11-07T14:49:00Z">
            <w:rPr>
              <w:rFonts w:ascii="CMU Serif" w:hAnsi="CMU Serif" w:cs="CMU Serif"/>
              <w:sz w:val="24"/>
              <w:szCs w:val="24"/>
            </w:rPr>
          </w:rPrChange>
        </w:rPr>
        <w:t xml:space="preserve">Fertility declined on the resistant germplasms as opposed to the Russet Burbank control, so perhaps these germplasms are poorer hosts. Another explanation </w:t>
      </w:r>
      <w:r w:rsidR="00DD2F6C" w:rsidRPr="009A1F47">
        <w:rPr>
          <w:rFonts w:ascii="CMU Serif" w:hAnsi="CMU Serif" w:cs="CMU Serif"/>
          <w:sz w:val="26"/>
          <w:szCs w:val="24"/>
          <w:rPrChange w:id="1746" w:author="Fife,Austin N" w:date="2018-11-07T14:49:00Z">
            <w:rPr>
              <w:rFonts w:ascii="CMU Serif" w:hAnsi="CMU Serif" w:cs="CMU Serif"/>
              <w:sz w:val="24"/>
              <w:szCs w:val="24"/>
            </w:rPr>
          </w:rPrChange>
        </w:rPr>
        <w:t>is</w:t>
      </w:r>
      <w:r w:rsidR="00F528F4" w:rsidRPr="009A1F47">
        <w:rPr>
          <w:rFonts w:ascii="CMU Serif" w:hAnsi="CMU Serif" w:cs="CMU Serif"/>
          <w:sz w:val="26"/>
          <w:szCs w:val="24"/>
          <w:rPrChange w:id="1747" w:author="Fife,Austin N" w:date="2018-11-07T14:49:00Z">
            <w:rPr>
              <w:rFonts w:ascii="CMU Serif" w:hAnsi="CMU Serif" w:cs="CMU Serif"/>
              <w:sz w:val="24"/>
              <w:szCs w:val="24"/>
            </w:rPr>
          </w:rPrChange>
        </w:rPr>
        <w:t xml:space="preserve"> </w:t>
      </w:r>
      <w:r w:rsidR="00DD2F6C" w:rsidRPr="009A1F47">
        <w:rPr>
          <w:rFonts w:ascii="CMU Serif" w:hAnsi="CMU Serif" w:cs="CMU Serif"/>
          <w:sz w:val="26"/>
          <w:szCs w:val="24"/>
          <w:rPrChange w:id="1748" w:author="Fife,Austin N" w:date="2018-11-07T14:49:00Z">
            <w:rPr>
              <w:rFonts w:ascii="CMU Serif" w:hAnsi="CMU Serif" w:cs="CMU Serif"/>
              <w:sz w:val="24"/>
              <w:szCs w:val="24"/>
            </w:rPr>
          </w:rPrChange>
        </w:rPr>
        <w:t>that w</w:t>
      </w:r>
      <w:r w:rsidR="009847C9" w:rsidRPr="009A1F47">
        <w:rPr>
          <w:rFonts w:ascii="CMU Serif" w:hAnsi="CMU Serif" w:cs="CMU Serif"/>
          <w:sz w:val="26"/>
          <w:rPrChange w:id="1749" w:author="Fife,Austin N" w:date="2018-11-07T14:49:00Z">
            <w:rPr>
              <w:rFonts w:ascii="CMU Serif" w:hAnsi="CMU Serif" w:cs="CMU Serif"/>
              <w:sz w:val="24"/>
            </w:rPr>
          </w:rPrChange>
        </w:rPr>
        <w:t>e only permitted male access to the female psyllids during the initial period to</w:t>
      </w:r>
      <w:r w:rsidR="00C00D5A" w:rsidRPr="009A1F47">
        <w:rPr>
          <w:rFonts w:ascii="CMU Serif" w:hAnsi="CMU Serif" w:cs="CMU Serif"/>
          <w:sz w:val="26"/>
          <w:rPrChange w:id="1750" w:author="Fife,Austin N" w:date="2018-11-07T14:49:00Z">
            <w:rPr>
              <w:rFonts w:ascii="CMU Serif" w:hAnsi="CMU Serif" w:cs="CMU Serif"/>
              <w:sz w:val="24"/>
            </w:rPr>
          </w:rPrChange>
        </w:rPr>
        <w:t xml:space="preserve"> increase female longevity</w:t>
      </w:r>
      <w:r w:rsidR="009847C9" w:rsidRPr="009A1F47">
        <w:rPr>
          <w:rFonts w:ascii="CMU Serif" w:hAnsi="CMU Serif" w:cs="CMU Serif"/>
          <w:sz w:val="26"/>
          <w:rPrChange w:id="1751" w:author="Fife,Austin N" w:date="2018-11-07T14:49:00Z">
            <w:rPr>
              <w:rFonts w:ascii="CMU Serif" w:hAnsi="CMU Serif" w:cs="CMU Serif"/>
              <w:sz w:val="24"/>
            </w:rPr>
          </w:rPrChange>
        </w:rPr>
        <w:t xml:space="preserve"> </w:t>
      </w:r>
      <w:r w:rsidR="00C00D5A" w:rsidRPr="009A1F47">
        <w:rPr>
          <w:rFonts w:ascii="CMU Serif" w:hAnsi="CMU Serif" w:cs="CMU Serif"/>
          <w:sz w:val="26"/>
          <w:rPrChange w:id="1752" w:author="Fife,Austin N" w:date="2018-11-07T14:49:00Z">
            <w:rPr>
              <w:rFonts w:ascii="CMU Serif" w:hAnsi="CMU Serif" w:cs="CMU Serif"/>
              <w:sz w:val="24"/>
            </w:rPr>
          </w:rPrChange>
        </w:rPr>
        <w:t xml:space="preserve">by preventing possible </w:t>
      </w:r>
      <w:r w:rsidR="009847C9" w:rsidRPr="009A1F47">
        <w:rPr>
          <w:rFonts w:ascii="CMU Serif" w:hAnsi="CMU Serif" w:cs="CMU Serif"/>
          <w:sz w:val="26"/>
          <w:rPrChange w:id="1753" w:author="Fife,Austin N" w:date="2018-11-07T14:49:00Z">
            <w:rPr>
              <w:rFonts w:ascii="CMU Serif" w:hAnsi="CMU Serif" w:cs="CMU Serif"/>
              <w:sz w:val="24"/>
            </w:rPr>
          </w:rPrChange>
        </w:rPr>
        <w:t>harassment (</w:t>
      </w:r>
      <w:r w:rsidR="00C00D5A" w:rsidRPr="009A1F47">
        <w:rPr>
          <w:rFonts w:ascii="CMU Serif" w:hAnsi="CMU Serif" w:cs="CMU Serif"/>
          <w:sz w:val="26"/>
          <w:rPrChange w:id="1754" w:author="Fife,Austin N" w:date="2018-11-07T14:49:00Z">
            <w:rPr>
              <w:rFonts w:ascii="CMU Serif" w:hAnsi="CMU Serif" w:cs="CMU Serif"/>
              <w:sz w:val="24"/>
            </w:rPr>
          </w:rPrChange>
        </w:rPr>
        <w:t xml:space="preserve">Abdullah 2008, </w:t>
      </w:r>
      <w:proofErr w:type="spellStart"/>
      <w:r w:rsidR="009847C9" w:rsidRPr="009A1F47">
        <w:rPr>
          <w:rFonts w:ascii="CMU Serif" w:hAnsi="CMU Serif" w:cs="CMU Serif"/>
          <w:sz w:val="26"/>
          <w:rPrChange w:id="1755" w:author="Fife,Austin N" w:date="2018-11-07T14:49:00Z">
            <w:rPr>
              <w:rFonts w:ascii="CMU Serif" w:hAnsi="CMU Serif" w:cs="CMU Serif"/>
              <w:sz w:val="24"/>
            </w:rPr>
          </w:rPrChange>
        </w:rPr>
        <w:t>Arnqvist</w:t>
      </w:r>
      <w:proofErr w:type="spellEnd"/>
      <w:r w:rsidR="009847C9" w:rsidRPr="009A1F47">
        <w:rPr>
          <w:rFonts w:ascii="CMU Serif" w:hAnsi="CMU Serif" w:cs="CMU Serif"/>
          <w:sz w:val="26"/>
          <w:rPrChange w:id="1756" w:author="Fife,Austin N" w:date="2018-11-07T14:49:00Z">
            <w:rPr>
              <w:rFonts w:ascii="CMU Serif" w:hAnsi="CMU Serif" w:cs="CMU Serif"/>
              <w:sz w:val="24"/>
            </w:rPr>
          </w:rPrChange>
        </w:rPr>
        <w:t xml:space="preserve"> 2013</w:t>
      </w:r>
      <w:r w:rsidR="005B6589" w:rsidRPr="009A1F47">
        <w:rPr>
          <w:rFonts w:ascii="CMU Serif" w:hAnsi="CMU Serif" w:cs="CMU Serif"/>
          <w:sz w:val="26"/>
          <w:rPrChange w:id="1757" w:author="Fife,Austin N" w:date="2018-11-07T14:49:00Z">
            <w:rPr>
              <w:rFonts w:ascii="CMU Serif" w:hAnsi="CMU Serif" w:cs="CMU Serif"/>
              <w:sz w:val="24"/>
            </w:rPr>
          </w:rPrChange>
        </w:rPr>
        <w:t>, Wenninger and Hall 2008</w:t>
      </w:r>
      <w:r w:rsidR="009847C9" w:rsidRPr="009A1F47">
        <w:rPr>
          <w:rFonts w:ascii="CMU Serif" w:hAnsi="CMU Serif" w:cs="CMU Serif"/>
          <w:sz w:val="26"/>
          <w:rPrChange w:id="1758" w:author="Fife,Austin N" w:date="2018-11-07T14:49:00Z">
            <w:rPr>
              <w:rFonts w:ascii="CMU Serif" w:hAnsi="CMU Serif" w:cs="CMU Serif"/>
              <w:sz w:val="24"/>
            </w:rPr>
          </w:rPrChange>
        </w:rPr>
        <w:t>).</w:t>
      </w:r>
      <w:r w:rsidR="00FA1559" w:rsidRPr="009A1F47">
        <w:rPr>
          <w:rFonts w:ascii="CMU Serif" w:hAnsi="CMU Serif" w:cs="CMU Serif"/>
          <w:sz w:val="26"/>
          <w:rPrChange w:id="1759" w:author="Fife,Austin N" w:date="2018-11-07T14:49:00Z">
            <w:rPr>
              <w:rFonts w:ascii="CMU Serif" w:hAnsi="CMU Serif" w:cs="CMU Serif"/>
              <w:sz w:val="24"/>
            </w:rPr>
          </w:rPrChange>
        </w:rPr>
        <w:t xml:space="preserve"> Abdullah (2008)</w:t>
      </w:r>
      <w:r w:rsidR="00627468" w:rsidRPr="009A1F47">
        <w:rPr>
          <w:rFonts w:ascii="CMU Serif" w:hAnsi="CMU Serif" w:cs="CMU Serif"/>
          <w:sz w:val="26"/>
          <w:rPrChange w:id="1760" w:author="Fife,Austin N" w:date="2018-11-07T14:49:00Z">
            <w:rPr>
              <w:rFonts w:ascii="CMU Serif" w:hAnsi="CMU Serif" w:cs="CMU Serif"/>
              <w:sz w:val="24"/>
            </w:rPr>
          </w:rPrChange>
        </w:rPr>
        <w:t xml:space="preserve"> and </w:t>
      </w:r>
      <w:r w:rsidR="009112EC" w:rsidRPr="009A1F47">
        <w:rPr>
          <w:rFonts w:ascii="CMU Serif" w:hAnsi="CMU Serif" w:cs="CMU Serif"/>
          <w:sz w:val="26"/>
          <w:rPrChange w:id="1761" w:author="Fife,Austin N" w:date="2018-11-07T14:49:00Z">
            <w:rPr>
              <w:rFonts w:ascii="CMU Serif" w:hAnsi="CMU Serif" w:cs="CMU Serif"/>
              <w:sz w:val="24"/>
            </w:rPr>
          </w:rPrChange>
        </w:rPr>
        <w:t xml:space="preserve">Yang and Liu (2009) and </w:t>
      </w:r>
      <w:r w:rsidR="00627468" w:rsidRPr="009A1F47">
        <w:rPr>
          <w:rFonts w:ascii="CMU Serif" w:hAnsi="CMU Serif" w:cs="CMU Serif"/>
          <w:sz w:val="26"/>
          <w:rPrChange w:id="1762" w:author="Fife,Austin N" w:date="2018-11-07T14:49:00Z">
            <w:rPr>
              <w:rFonts w:ascii="CMU Serif" w:hAnsi="CMU Serif" w:cs="CMU Serif"/>
              <w:sz w:val="24"/>
            </w:rPr>
          </w:rPrChange>
        </w:rPr>
        <w:t xml:space="preserve">Yang </w:t>
      </w:r>
      <w:r w:rsidR="00885FC3" w:rsidRPr="009A1F47">
        <w:rPr>
          <w:rFonts w:ascii="CMU Serif" w:hAnsi="CMU Serif" w:cs="CMU Serif"/>
          <w:sz w:val="26"/>
          <w:rPrChange w:id="1763" w:author="Fife,Austin N" w:date="2018-11-07T14:49:00Z">
            <w:rPr>
              <w:rFonts w:ascii="CMU Serif" w:hAnsi="CMU Serif" w:cs="CMU Serif"/>
              <w:sz w:val="24"/>
            </w:rPr>
          </w:rPrChange>
        </w:rPr>
        <w:t>et al. (2013)</w:t>
      </w:r>
      <w:r w:rsidR="009112EC" w:rsidRPr="009A1F47">
        <w:rPr>
          <w:rFonts w:ascii="CMU Serif" w:hAnsi="CMU Serif" w:cs="CMU Serif"/>
          <w:sz w:val="26"/>
          <w:rPrChange w:id="1764" w:author="Fife,Austin N" w:date="2018-11-07T14:49:00Z">
            <w:rPr>
              <w:rFonts w:ascii="CMU Serif" w:hAnsi="CMU Serif" w:cs="CMU Serif"/>
              <w:sz w:val="24"/>
            </w:rPr>
          </w:rPrChange>
        </w:rPr>
        <w:t xml:space="preserve"> all</w:t>
      </w:r>
      <w:r w:rsidR="00FA1559" w:rsidRPr="009A1F47">
        <w:rPr>
          <w:rFonts w:ascii="CMU Serif" w:hAnsi="CMU Serif" w:cs="CMU Serif"/>
          <w:sz w:val="26"/>
          <w:rPrChange w:id="1765" w:author="Fife,Austin N" w:date="2018-11-07T14:49:00Z">
            <w:rPr>
              <w:rFonts w:ascii="CMU Serif" w:hAnsi="CMU Serif" w:cs="CMU Serif"/>
              <w:sz w:val="24"/>
            </w:rPr>
          </w:rPrChange>
        </w:rPr>
        <w:t xml:space="preserve"> kept female and male psyllids together</w:t>
      </w:r>
      <w:r w:rsidR="002058C7" w:rsidRPr="009A1F47">
        <w:rPr>
          <w:rFonts w:ascii="CMU Serif" w:hAnsi="CMU Serif" w:cs="CMU Serif"/>
          <w:sz w:val="26"/>
          <w:rPrChange w:id="1766" w:author="Fife,Austin N" w:date="2018-11-07T14:49:00Z">
            <w:rPr>
              <w:rFonts w:ascii="CMU Serif" w:hAnsi="CMU Serif" w:cs="CMU Serif"/>
              <w:sz w:val="24"/>
            </w:rPr>
          </w:rPrChange>
        </w:rPr>
        <w:t xml:space="preserve"> to freely mate</w:t>
      </w:r>
      <w:r w:rsidR="00FA1559" w:rsidRPr="009A1F47">
        <w:rPr>
          <w:rFonts w:ascii="CMU Serif" w:hAnsi="CMU Serif" w:cs="CMU Serif"/>
          <w:sz w:val="26"/>
          <w:rPrChange w:id="1767" w:author="Fife,Austin N" w:date="2018-11-07T14:49:00Z">
            <w:rPr>
              <w:rFonts w:ascii="CMU Serif" w:hAnsi="CMU Serif" w:cs="CMU Serif"/>
              <w:sz w:val="24"/>
            </w:rPr>
          </w:rPrChange>
        </w:rPr>
        <w:t xml:space="preserve"> for the duration </w:t>
      </w:r>
      <w:r w:rsidR="002058C7" w:rsidRPr="009A1F47">
        <w:rPr>
          <w:rFonts w:ascii="CMU Serif" w:hAnsi="CMU Serif" w:cs="CMU Serif"/>
          <w:sz w:val="26"/>
          <w:rPrChange w:id="1768" w:author="Fife,Austin N" w:date="2018-11-07T14:49:00Z">
            <w:rPr>
              <w:rFonts w:ascii="CMU Serif" w:hAnsi="CMU Serif" w:cs="CMU Serif"/>
              <w:sz w:val="24"/>
            </w:rPr>
          </w:rPrChange>
        </w:rPr>
        <w:t>their</w:t>
      </w:r>
      <w:r w:rsidR="00FA1559" w:rsidRPr="009A1F47">
        <w:rPr>
          <w:rFonts w:ascii="CMU Serif" w:hAnsi="CMU Serif" w:cs="CMU Serif"/>
          <w:sz w:val="26"/>
          <w:rPrChange w:id="1769" w:author="Fife,Austin N" w:date="2018-11-07T14:49:00Z">
            <w:rPr>
              <w:rFonts w:ascii="CMU Serif" w:hAnsi="CMU Serif" w:cs="CMU Serif"/>
              <w:sz w:val="24"/>
            </w:rPr>
          </w:rPrChange>
        </w:rPr>
        <w:t xml:space="preserve"> observations, which may explain why </w:t>
      </w:r>
      <w:r w:rsidR="001A12A2" w:rsidRPr="009A1F47">
        <w:rPr>
          <w:rFonts w:ascii="CMU Serif" w:hAnsi="CMU Serif" w:cs="CMU Serif"/>
          <w:sz w:val="26"/>
          <w:rPrChange w:id="1770" w:author="Fife,Austin N" w:date="2018-11-07T14:49:00Z">
            <w:rPr>
              <w:rFonts w:ascii="CMU Serif" w:hAnsi="CMU Serif" w:cs="CMU Serif"/>
              <w:sz w:val="24"/>
            </w:rPr>
          </w:rPrChange>
        </w:rPr>
        <w:t>they</w:t>
      </w:r>
      <w:r w:rsidR="00FA1559" w:rsidRPr="009A1F47">
        <w:rPr>
          <w:rFonts w:ascii="CMU Serif" w:hAnsi="CMU Serif" w:cs="CMU Serif"/>
          <w:sz w:val="26"/>
          <w:rPrChange w:id="1771" w:author="Fife,Austin N" w:date="2018-11-07T14:49:00Z">
            <w:rPr>
              <w:rFonts w:ascii="CMU Serif" w:hAnsi="CMU Serif" w:cs="CMU Serif"/>
              <w:sz w:val="24"/>
            </w:rPr>
          </w:rPrChange>
        </w:rPr>
        <w:t xml:space="preserve"> observed greater fertility than we did.</w:t>
      </w:r>
      <w:r w:rsidR="009847C9" w:rsidRPr="009A1F47">
        <w:rPr>
          <w:rFonts w:ascii="CMU Serif" w:hAnsi="CMU Serif" w:cs="CMU Serif"/>
          <w:sz w:val="26"/>
          <w:rPrChange w:id="1772" w:author="Fife,Austin N" w:date="2018-11-07T14:49:00Z">
            <w:rPr>
              <w:rFonts w:ascii="CMU Serif" w:hAnsi="CMU Serif" w:cs="CMU Serif"/>
              <w:sz w:val="24"/>
            </w:rPr>
          </w:rPrChange>
        </w:rPr>
        <w:t xml:space="preserve"> </w:t>
      </w:r>
      <w:r w:rsidR="00DC0BA7" w:rsidRPr="009A1F47">
        <w:rPr>
          <w:rFonts w:ascii="CMU Serif" w:hAnsi="CMU Serif" w:cs="CMU Serif"/>
          <w:sz w:val="26"/>
          <w:rPrChange w:id="1773" w:author="Fife,Austin N" w:date="2018-11-07T14:49:00Z">
            <w:rPr>
              <w:rFonts w:ascii="CMU Serif" w:hAnsi="CMU Serif" w:cs="CMU Serif"/>
              <w:sz w:val="24"/>
            </w:rPr>
          </w:rPrChange>
        </w:rPr>
        <w:t xml:space="preserve">This suggests that potato psyllids may require multiple mates and/or multiple </w:t>
      </w:r>
      <w:proofErr w:type="spellStart"/>
      <w:r w:rsidR="00DC0BA7" w:rsidRPr="009A1F47">
        <w:rPr>
          <w:rFonts w:ascii="CMU Serif" w:hAnsi="CMU Serif" w:cs="CMU Serif"/>
          <w:sz w:val="26"/>
          <w:rPrChange w:id="1774" w:author="Fife,Austin N" w:date="2018-11-07T14:49:00Z">
            <w:rPr>
              <w:rFonts w:ascii="CMU Serif" w:hAnsi="CMU Serif" w:cs="CMU Serif"/>
              <w:sz w:val="24"/>
            </w:rPr>
          </w:rPrChange>
        </w:rPr>
        <w:t>matings</w:t>
      </w:r>
      <w:proofErr w:type="spellEnd"/>
      <w:r w:rsidR="00DC0BA7" w:rsidRPr="009A1F47">
        <w:rPr>
          <w:rFonts w:ascii="CMU Serif" w:hAnsi="CMU Serif" w:cs="CMU Serif"/>
          <w:sz w:val="26"/>
          <w:rPrChange w:id="1775" w:author="Fife,Austin N" w:date="2018-11-07T14:49:00Z">
            <w:rPr>
              <w:rFonts w:ascii="CMU Serif" w:hAnsi="CMU Serif" w:cs="CMU Serif"/>
              <w:sz w:val="24"/>
            </w:rPr>
          </w:rPrChange>
        </w:rPr>
        <w:t xml:space="preserve"> over time to maintain egg fertility (</w:t>
      </w:r>
      <w:proofErr w:type="spellStart"/>
      <w:r w:rsidR="00DC0BA7" w:rsidRPr="009A1F47">
        <w:rPr>
          <w:rFonts w:ascii="CMU Serif" w:hAnsi="CMU Serif" w:cs="CMU Serif"/>
          <w:sz w:val="26"/>
          <w:rPrChange w:id="1776" w:author="Fife,Austin N" w:date="2018-11-07T14:49:00Z">
            <w:rPr>
              <w:rFonts w:ascii="CMU Serif" w:hAnsi="CMU Serif" w:cs="CMU Serif"/>
              <w:sz w:val="24"/>
            </w:rPr>
          </w:rPrChange>
        </w:rPr>
        <w:t>Arnqvist</w:t>
      </w:r>
      <w:proofErr w:type="spellEnd"/>
      <w:r w:rsidR="00DC0BA7" w:rsidRPr="009A1F47">
        <w:rPr>
          <w:rFonts w:ascii="CMU Serif" w:hAnsi="CMU Serif" w:cs="CMU Serif"/>
          <w:sz w:val="26"/>
          <w:rPrChange w:id="1777" w:author="Fife,Austin N" w:date="2018-11-07T14:49:00Z">
            <w:rPr>
              <w:rFonts w:ascii="CMU Serif" w:hAnsi="CMU Serif" w:cs="CMU Serif"/>
              <w:sz w:val="24"/>
            </w:rPr>
          </w:rPrChange>
        </w:rPr>
        <w:t xml:space="preserve"> 2013, Wenninger and Hall 2008).</w:t>
      </w:r>
      <w:r w:rsidR="00AC6E0B" w:rsidRPr="009A1F47">
        <w:rPr>
          <w:rFonts w:ascii="CMU Serif" w:hAnsi="CMU Serif" w:cs="CMU Serif"/>
          <w:sz w:val="26"/>
          <w:rPrChange w:id="1778" w:author="Fife,Austin N" w:date="2018-11-07T14:49:00Z">
            <w:rPr>
              <w:rFonts w:ascii="CMU Serif" w:hAnsi="CMU Serif" w:cs="CMU Serif"/>
              <w:sz w:val="24"/>
            </w:rPr>
          </w:rPrChange>
        </w:rPr>
        <w:t xml:space="preserve"> </w:t>
      </w:r>
      <w:r w:rsidR="00CC5B96" w:rsidRPr="009A1F47">
        <w:rPr>
          <w:rFonts w:ascii="CMU Serif" w:hAnsi="CMU Serif" w:cs="CMU Serif"/>
          <w:sz w:val="26"/>
          <w:rPrChange w:id="1779" w:author="Fife,Austin N" w:date="2018-11-07T14:49:00Z">
            <w:rPr>
              <w:rFonts w:ascii="CMU Serif" w:hAnsi="CMU Serif" w:cs="CMU Serif"/>
              <w:sz w:val="24"/>
            </w:rPr>
          </w:rPrChange>
        </w:rPr>
        <w:t>Knowlton and Janes (1931)</w:t>
      </w:r>
      <w:r w:rsidR="00AC6E0B" w:rsidRPr="009A1F47">
        <w:rPr>
          <w:rFonts w:ascii="CMU Serif" w:hAnsi="CMU Serif" w:cs="CMU Serif"/>
          <w:sz w:val="26"/>
          <w:rPrChange w:id="1780" w:author="Fife,Austin N" w:date="2018-11-07T14:49:00Z">
            <w:rPr>
              <w:rFonts w:ascii="CMU Serif" w:hAnsi="CMU Serif" w:cs="CMU Serif"/>
              <w:sz w:val="24"/>
            </w:rPr>
          </w:rPrChange>
        </w:rPr>
        <w:t xml:space="preserve"> reported </w:t>
      </w:r>
      <w:r w:rsidR="003A77C3" w:rsidRPr="009A1F47">
        <w:rPr>
          <w:rFonts w:ascii="CMU Serif" w:hAnsi="CMU Serif" w:cs="CMU Serif"/>
          <w:sz w:val="26"/>
          <w:rPrChange w:id="1781" w:author="Fife,Austin N" w:date="2018-11-07T14:49:00Z">
            <w:rPr>
              <w:rFonts w:ascii="CMU Serif" w:hAnsi="CMU Serif" w:cs="CMU Serif"/>
              <w:sz w:val="24"/>
            </w:rPr>
          </w:rPrChange>
        </w:rPr>
        <w:t>(with a limited number of observations) reductions in egg fertility over time after a single mating</w:t>
      </w:r>
      <w:r w:rsidR="00CC5B96" w:rsidRPr="009A1F47">
        <w:rPr>
          <w:rFonts w:ascii="CMU Serif" w:hAnsi="CMU Serif" w:cs="CMU Serif"/>
          <w:sz w:val="26"/>
          <w:rPrChange w:id="1782" w:author="Fife,Austin N" w:date="2018-11-07T14:49:00Z">
            <w:rPr>
              <w:rFonts w:ascii="CMU Serif" w:hAnsi="CMU Serif" w:cs="CMU Serif"/>
              <w:sz w:val="24"/>
            </w:rPr>
          </w:rPrChange>
        </w:rPr>
        <w:t>.</w:t>
      </w:r>
      <w:r w:rsidR="00DC0BA7" w:rsidRPr="009A1F47">
        <w:rPr>
          <w:rFonts w:ascii="CMU Serif" w:hAnsi="CMU Serif" w:cs="CMU Serif"/>
          <w:sz w:val="26"/>
          <w:rPrChange w:id="1783" w:author="Fife,Austin N" w:date="2018-11-07T14:49:00Z">
            <w:rPr>
              <w:rFonts w:ascii="CMU Serif" w:hAnsi="CMU Serif" w:cs="CMU Serif"/>
              <w:sz w:val="24"/>
            </w:rPr>
          </w:rPrChange>
        </w:rPr>
        <w:t xml:space="preserve"> </w:t>
      </w:r>
      <w:ins w:id="1784" w:author="Fife,Austin N" w:date="2018-11-07T13:29:00Z">
        <w:r w:rsidR="00BC58BE" w:rsidRPr="009A1F47">
          <w:rPr>
            <w:rFonts w:ascii="CMU Serif" w:hAnsi="CMU Serif" w:cs="CMU Serif"/>
            <w:sz w:val="26"/>
            <w:rPrChange w:id="1785" w:author="Fife,Austin N" w:date="2018-11-07T14:49:00Z">
              <w:rPr>
                <w:rFonts w:ascii="CMU Serif" w:hAnsi="CMU Serif" w:cs="CMU Serif"/>
                <w:sz w:val="24"/>
              </w:rPr>
            </w:rPrChange>
          </w:rPr>
          <w:t xml:space="preserve">There also </w:t>
        </w:r>
      </w:ins>
      <w:ins w:id="1786" w:author="Fife,Austin N" w:date="2018-11-07T13:30:00Z">
        <w:r w:rsidR="00BC58BE" w:rsidRPr="009A1F47">
          <w:rPr>
            <w:rFonts w:ascii="CMU Serif" w:hAnsi="CMU Serif" w:cs="CMU Serif"/>
            <w:sz w:val="26"/>
            <w:rPrChange w:id="1787" w:author="Fife,Austin N" w:date="2018-11-07T14:49:00Z">
              <w:rPr>
                <w:rFonts w:ascii="CMU Serif" w:hAnsi="CMU Serif" w:cs="CMU Serif"/>
                <w:sz w:val="24"/>
              </w:rPr>
            </w:rPrChange>
          </w:rPr>
          <w:t>may be some</w:t>
        </w:r>
      </w:ins>
      <w:ins w:id="1788" w:author="Fife,Austin N" w:date="2018-11-07T13:28:00Z">
        <w:r w:rsidR="00BC58BE" w:rsidRPr="009A1F47">
          <w:rPr>
            <w:rFonts w:ascii="CMU Serif" w:hAnsi="CMU Serif" w:cs="CMU Serif"/>
            <w:sz w:val="26"/>
            <w:rPrChange w:id="1789" w:author="Fife,Austin N" w:date="2018-11-07T14:49:00Z">
              <w:rPr>
                <w:rFonts w:ascii="CMU Serif" w:hAnsi="CMU Serif" w:cs="CMU Serif"/>
                <w:sz w:val="24"/>
              </w:rPr>
            </w:rPrChange>
          </w:rPr>
          <w:t xml:space="preserve"> variability in </w:t>
        </w:r>
      </w:ins>
      <w:ins w:id="1790" w:author="Fife,Austin N" w:date="2018-11-07T13:31:00Z">
        <w:r w:rsidR="00BC58BE" w:rsidRPr="009A1F47">
          <w:rPr>
            <w:rFonts w:ascii="CMU Serif" w:hAnsi="CMU Serif" w:cs="CMU Serif"/>
            <w:sz w:val="26"/>
            <w:rPrChange w:id="1791" w:author="Fife,Austin N" w:date="2018-11-07T14:49:00Z">
              <w:rPr>
                <w:rFonts w:ascii="CMU Serif" w:hAnsi="CMU Serif" w:cs="CMU Serif"/>
                <w:sz w:val="24"/>
              </w:rPr>
            </w:rPrChange>
          </w:rPr>
          <w:t xml:space="preserve">female </w:t>
        </w:r>
      </w:ins>
      <w:ins w:id="1792" w:author="Fife,Austin N" w:date="2018-11-07T13:28:00Z">
        <w:r w:rsidR="00BC58BE" w:rsidRPr="009A1F47">
          <w:rPr>
            <w:rFonts w:ascii="CMU Serif" w:hAnsi="CMU Serif" w:cs="CMU Serif"/>
            <w:sz w:val="26"/>
            <w:rPrChange w:id="1793" w:author="Fife,Austin N" w:date="2018-11-07T14:49:00Z">
              <w:rPr>
                <w:rFonts w:ascii="CMU Serif" w:hAnsi="CMU Serif" w:cs="CMU Serif"/>
                <w:sz w:val="24"/>
              </w:rPr>
            </w:rPrChange>
          </w:rPr>
          <w:t xml:space="preserve">fecundity </w:t>
        </w:r>
      </w:ins>
      <w:ins w:id="1794" w:author="Fife,Austin N" w:date="2018-11-07T13:31:00Z">
        <w:r w:rsidR="00BC58BE" w:rsidRPr="009A1F47">
          <w:rPr>
            <w:rFonts w:ascii="CMU Serif" w:hAnsi="CMU Serif" w:cs="CMU Serif"/>
            <w:sz w:val="26"/>
            <w:rPrChange w:id="1795" w:author="Fife,Austin N" w:date="2018-11-07T14:49:00Z">
              <w:rPr>
                <w:rFonts w:ascii="CMU Serif" w:hAnsi="CMU Serif" w:cs="CMU Serif"/>
                <w:sz w:val="24"/>
              </w:rPr>
            </w:rPrChange>
          </w:rPr>
          <w:t>created by</w:t>
        </w:r>
      </w:ins>
      <w:ins w:id="1796" w:author="Fife,Austin N" w:date="2018-11-07T13:28:00Z">
        <w:r w:rsidR="00BC58BE" w:rsidRPr="009A1F47">
          <w:rPr>
            <w:rFonts w:ascii="CMU Serif" w:hAnsi="CMU Serif" w:cs="CMU Serif"/>
            <w:sz w:val="26"/>
            <w:rPrChange w:id="1797" w:author="Fife,Austin N" w:date="2018-11-07T14:49:00Z">
              <w:rPr>
                <w:rFonts w:ascii="CMU Serif" w:hAnsi="CMU Serif" w:cs="CMU Serif"/>
                <w:sz w:val="24"/>
              </w:rPr>
            </w:rPrChange>
          </w:rPr>
          <w:t xml:space="preserve"> </w:t>
        </w:r>
      </w:ins>
      <w:ins w:id="1798" w:author="Fife,Austin N" w:date="2018-11-07T13:31:00Z">
        <w:r w:rsidR="00BC58BE" w:rsidRPr="009A1F47">
          <w:rPr>
            <w:rFonts w:ascii="CMU Serif" w:hAnsi="CMU Serif" w:cs="CMU Serif"/>
            <w:sz w:val="26"/>
            <w:rPrChange w:id="1799" w:author="Fife,Austin N" w:date="2018-11-07T14:49:00Z">
              <w:rPr>
                <w:rFonts w:ascii="CMU Serif" w:hAnsi="CMU Serif" w:cs="CMU Serif"/>
                <w:sz w:val="24"/>
              </w:rPr>
            </w:rPrChange>
          </w:rPr>
          <w:t>physiological</w:t>
        </w:r>
      </w:ins>
      <w:ins w:id="1800" w:author="Fife,Austin N" w:date="2018-11-07T13:28:00Z">
        <w:r w:rsidR="00BC58BE" w:rsidRPr="009A1F47">
          <w:rPr>
            <w:rFonts w:ascii="CMU Serif" w:hAnsi="CMU Serif" w:cs="CMU Serif"/>
            <w:sz w:val="26"/>
            <w:rPrChange w:id="1801" w:author="Fife,Austin N" w:date="2018-11-07T14:49:00Z">
              <w:rPr>
                <w:rFonts w:ascii="CMU Serif" w:hAnsi="CMU Serif" w:cs="CMU Serif"/>
                <w:sz w:val="24"/>
              </w:rPr>
            </w:rPrChange>
          </w:rPr>
          <w:t xml:space="preserve"> </w:t>
        </w:r>
        <w:commentRangeStart w:id="1802"/>
        <w:commentRangeStart w:id="1803"/>
        <w:r w:rsidR="00BC58BE" w:rsidRPr="009A1F47">
          <w:rPr>
            <w:rFonts w:ascii="CMU Serif" w:hAnsi="CMU Serif" w:cs="CMU Serif"/>
            <w:sz w:val="26"/>
            <w:rPrChange w:id="1804" w:author="Fife,Austin N" w:date="2018-11-07T14:49:00Z">
              <w:rPr>
                <w:rFonts w:ascii="CMU Serif" w:hAnsi="CMU Serif" w:cs="CMU Serif"/>
                <w:sz w:val="24"/>
              </w:rPr>
            </w:rPrChange>
          </w:rPr>
          <w:t xml:space="preserve">interactions of male spermatophores, female spermathecae and/or </w:t>
        </w:r>
        <w:proofErr w:type="spellStart"/>
        <w:r w:rsidR="00BC58BE" w:rsidRPr="009A1F47">
          <w:rPr>
            <w:rFonts w:ascii="CMU Serif" w:hAnsi="CMU Serif" w:cs="CMU Serif"/>
            <w:sz w:val="26"/>
            <w:rPrChange w:id="1805" w:author="Fife,Austin N" w:date="2018-11-07T14:49:00Z">
              <w:rPr>
                <w:rFonts w:ascii="CMU Serif" w:hAnsi="CMU Serif" w:cs="CMU Serif"/>
                <w:sz w:val="24"/>
              </w:rPr>
            </w:rPrChange>
          </w:rPr>
          <w:t>spermatodose</w:t>
        </w:r>
        <w:commentRangeEnd w:id="1802"/>
        <w:proofErr w:type="spellEnd"/>
        <w:r w:rsidR="00BC58BE" w:rsidRPr="009A1F47">
          <w:rPr>
            <w:rStyle w:val="CommentReference"/>
            <w:sz w:val="18"/>
            <w:rPrChange w:id="1806" w:author="Fife,Austin N" w:date="2018-11-07T14:49:00Z">
              <w:rPr>
                <w:rStyle w:val="CommentReference"/>
              </w:rPr>
            </w:rPrChange>
          </w:rPr>
          <w:commentReference w:id="1802"/>
        </w:r>
      </w:ins>
      <w:commentRangeEnd w:id="1803"/>
      <w:ins w:id="1807" w:author="Fife,Austin N" w:date="2018-11-07T13:49:00Z">
        <w:r w:rsidR="00670BDF" w:rsidRPr="009A1F47">
          <w:rPr>
            <w:rStyle w:val="CommentReference"/>
            <w:sz w:val="18"/>
            <w:rPrChange w:id="1808" w:author="Fife,Austin N" w:date="2018-11-07T14:49:00Z">
              <w:rPr>
                <w:rStyle w:val="CommentReference"/>
              </w:rPr>
            </w:rPrChange>
          </w:rPr>
          <w:commentReference w:id="1803"/>
        </w:r>
      </w:ins>
      <w:ins w:id="1809" w:author="Fife,Austin N" w:date="2018-11-07T13:28:00Z">
        <w:r w:rsidR="00BC58BE" w:rsidRPr="009A1F47">
          <w:rPr>
            <w:rFonts w:ascii="CMU Serif" w:hAnsi="CMU Serif" w:cs="CMU Serif"/>
            <w:sz w:val="26"/>
            <w:rPrChange w:id="1810" w:author="Fife,Austin N" w:date="2018-11-07T14:49:00Z">
              <w:rPr>
                <w:rFonts w:ascii="CMU Serif" w:hAnsi="CMU Serif" w:cs="CMU Serif"/>
                <w:sz w:val="24"/>
              </w:rPr>
            </w:rPrChange>
          </w:rPr>
          <w:t xml:space="preserve"> (</w:t>
        </w:r>
        <w:proofErr w:type="spellStart"/>
        <w:r w:rsidR="00BC58BE" w:rsidRPr="009A1F47">
          <w:rPr>
            <w:rFonts w:ascii="CMU Serif" w:hAnsi="CMU Serif" w:cs="CMU Serif"/>
            <w:sz w:val="26"/>
            <w:rPrChange w:id="1811" w:author="Fife,Austin N" w:date="2018-11-07T14:49:00Z">
              <w:rPr>
                <w:rFonts w:ascii="CMU Serif" w:hAnsi="CMU Serif" w:cs="CMU Serif"/>
                <w:sz w:val="24"/>
              </w:rPr>
            </w:rPrChange>
          </w:rPr>
          <w:t>Marchini</w:t>
        </w:r>
        <w:proofErr w:type="spellEnd"/>
        <w:r w:rsidR="00BC58BE" w:rsidRPr="009A1F47">
          <w:rPr>
            <w:rFonts w:ascii="CMU Serif" w:hAnsi="CMU Serif" w:cs="CMU Serif"/>
            <w:sz w:val="26"/>
            <w:rPrChange w:id="1812" w:author="Fife,Austin N" w:date="2018-11-07T14:49:00Z">
              <w:rPr>
                <w:rFonts w:ascii="CMU Serif" w:hAnsi="CMU Serif" w:cs="CMU Serif"/>
                <w:sz w:val="24"/>
              </w:rPr>
            </w:rPrChange>
          </w:rPr>
          <w:t xml:space="preserve"> et al. 2011) formatio</w:t>
        </w:r>
      </w:ins>
      <w:ins w:id="1813" w:author="Fife,Austin N" w:date="2018-11-07T13:31:00Z">
        <w:r w:rsidR="00BC58BE" w:rsidRPr="009A1F47">
          <w:rPr>
            <w:rFonts w:ascii="CMU Serif" w:hAnsi="CMU Serif" w:cs="CMU Serif"/>
            <w:sz w:val="26"/>
            <w:rPrChange w:id="1814" w:author="Fife,Austin N" w:date="2018-11-07T14:49:00Z">
              <w:rPr>
                <w:rFonts w:ascii="CMU Serif" w:hAnsi="CMU Serif" w:cs="CMU Serif"/>
                <w:sz w:val="24"/>
              </w:rPr>
            </w:rPrChange>
          </w:rPr>
          <w:t>n</w:t>
        </w:r>
      </w:ins>
      <w:ins w:id="1815" w:author="Fife,Austin N" w:date="2018-11-07T13:58:00Z">
        <w:r w:rsidR="0073385A" w:rsidRPr="009A1F47">
          <w:rPr>
            <w:rFonts w:ascii="CMU Serif" w:hAnsi="CMU Serif" w:cs="CMU Serif"/>
            <w:sz w:val="26"/>
            <w:rPrChange w:id="1816" w:author="Fife,Austin N" w:date="2018-11-07T14:49:00Z">
              <w:rPr>
                <w:rFonts w:ascii="CMU Serif" w:hAnsi="CMU Serif" w:cs="CMU Serif"/>
                <w:sz w:val="24"/>
              </w:rPr>
            </w:rPrChange>
          </w:rPr>
          <w:t xml:space="preserve">, which influence how long females are able to </w:t>
        </w:r>
        <w:r w:rsidR="0073385A" w:rsidRPr="009A1F47">
          <w:rPr>
            <w:rFonts w:ascii="CMU Serif" w:hAnsi="CMU Serif" w:cs="CMU Serif"/>
            <w:sz w:val="26"/>
            <w:rPrChange w:id="1817" w:author="Fife,Austin N" w:date="2018-11-07T14:49:00Z">
              <w:rPr>
                <w:rFonts w:ascii="CMU Serif" w:hAnsi="CMU Serif" w:cs="CMU Serif"/>
                <w:sz w:val="24"/>
              </w:rPr>
            </w:rPrChange>
          </w:rPr>
          <w:lastRenderedPageBreak/>
          <w:t>remain fertile</w:t>
        </w:r>
      </w:ins>
      <w:ins w:id="1818" w:author="Fife,Austin N" w:date="2018-11-07T14:05:00Z">
        <w:r w:rsidR="0073385A" w:rsidRPr="009A1F47">
          <w:rPr>
            <w:rFonts w:ascii="CMU Serif" w:hAnsi="CMU Serif" w:cs="CMU Serif"/>
            <w:sz w:val="26"/>
            <w:rPrChange w:id="1819" w:author="Fife,Austin N" w:date="2018-11-07T14:49:00Z">
              <w:rPr>
                <w:rFonts w:ascii="CMU Serif" w:hAnsi="CMU Serif" w:cs="CMU Serif"/>
                <w:sz w:val="24"/>
              </w:rPr>
            </w:rPrChange>
          </w:rPr>
          <w:t xml:space="preserve"> (Qazi and </w:t>
        </w:r>
        <w:proofErr w:type="spellStart"/>
        <w:r w:rsidR="0073385A" w:rsidRPr="009A1F47">
          <w:rPr>
            <w:rFonts w:ascii="CMU Serif" w:hAnsi="CMU Serif" w:cs="CMU Serif"/>
            <w:sz w:val="26"/>
            <w:rPrChange w:id="1820" w:author="Fife,Austin N" w:date="2018-11-07T14:49:00Z">
              <w:rPr>
                <w:rFonts w:ascii="CMU Serif" w:hAnsi="CMU Serif" w:cs="CMU Serif"/>
                <w:sz w:val="24"/>
              </w:rPr>
            </w:rPrChange>
          </w:rPr>
          <w:t>Hogdal</w:t>
        </w:r>
        <w:proofErr w:type="spellEnd"/>
        <w:r w:rsidR="0073385A" w:rsidRPr="009A1F47">
          <w:rPr>
            <w:rFonts w:ascii="CMU Serif" w:hAnsi="CMU Serif" w:cs="CMU Serif"/>
            <w:sz w:val="26"/>
            <w:rPrChange w:id="1821" w:author="Fife,Austin N" w:date="2018-11-07T14:49:00Z">
              <w:rPr>
                <w:rFonts w:ascii="CMU Serif" w:hAnsi="CMU Serif" w:cs="CMU Serif"/>
                <w:sz w:val="24"/>
              </w:rPr>
            </w:rPrChange>
          </w:rPr>
          <w:t xml:space="preserve"> 2010</w:t>
        </w:r>
      </w:ins>
      <w:ins w:id="1822" w:author="Fife,Austin N" w:date="2018-11-07T14:06:00Z">
        <w:r w:rsidR="0073385A" w:rsidRPr="009A1F47">
          <w:rPr>
            <w:rFonts w:ascii="CMU Serif" w:hAnsi="CMU Serif" w:cs="CMU Serif"/>
            <w:sz w:val="26"/>
            <w:rPrChange w:id="1823" w:author="Fife,Austin N" w:date="2018-11-07T14:49:00Z">
              <w:rPr>
                <w:rFonts w:ascii="CMU Serif" w:hAnsi="CMU Serif" w:cs="CMU Serif"/>
                <w:sz w:val="24"/>
              </w:rPr>
            </w:rPrChange>
          </w:rPr>
          <w:t xml:space="preserve">, </w:t>
        </w:r>
      </w:ins>
      <w:ins w:id="1824" w:author="Fife,Austin N" w:date="2018-11-07T14:07:00Z">
        <w:r w:rsidR="0073385A" w:rsidRPr="009A1F47">
          <w:rPr>
            <w:rFonts w:ascii="CMU Serif" w:hAnsi="CMU Serif" w:cs="CMU Serif"/>
            <w:sz w:val="26"/>
            <w:rPrChange w:id="1825" w:author="Fife,Austin N" w:date="2018-11-07T14:49:00Z">
              <w:rPr>
                <w:rFonts w:ascii="CMU Serif" w:hAnsi="CMU Serif" w:cs="CMU Serif"/>
                <w:sz w:val="24"/>
              </w:rPr>
            </w:rPrChange>
          </w:rPr>
          <w:t>Schnakenberg et al. 2011,</w:t>
        </w:r>
      </w:ins>
      <w:ins w:id="1826" w:author="Fife,Austin N" w:date="2018-11-07T14:06:00Z">
        <w:r w:rsidR="0073385A" w:rsidRPr="009A1F47">
          <w:rPr>
            <w:rFonts w:ascii="CMU Serif" w:hAnsi="CMU Serif" w:cs="CMU Serif"/>
            <w:sz w:val="26"/>
            <w:rPrChange w:id="1827" w:author="Fife,Austin N" w:date="2018-11-07T14:49:00Z">
              <w:rPr>
                <w:rFonts w:ascii="CMU Serif" w:hAnsi="CMU Serif" w:cs="CMU Serif"/>
                <w:sz w:val="24"/>
              </w:rPr>
            </w:rPrChange>
          </w:rPr>
          <w:t xml:space="preserve"> </w:t>
        </w:r>
        <w:proofErr w:type="spellStart"/>
        <w:r w:rsidR="0073385A" w:rsidRPr="009A1F47">
          <w:rPr>
            <w:rFonts w:ascii="CMU Serif" w:hAnsi="CMU Serif" w:cs="CMU Serif"/>
            <w:sz w:val="26"/>
            <w:rPrChange w:id="1828" w:author="Fife,Austin N" w:date="2018-11-07T14:49:00Z">
              <w:rPr>
                <w:rFonts w:ascii="CMU Serif" w:hAnsi="CMU Serif" w:cs="CMU Serif"/>
                <w:sz w:val="24"/>
              </w:rPr>
            </w:rPrChange>
          </w:rPr>
          <w:t>Wolfner</w:t>
        </w:r>
        <w:proofErr w:type="spellEnd"/>
        <w:r w:rsidR="0073385A" w:rsidRPr="009A1F47">
          <w:rPr>
            <w:rFonts w:ascii="CMU Serif" w:hAnsi="CMU Serif" w:cs="CMU Serif"/>
            <w:sz w:val="26"/>
            <w:rPrChange w:id="1829" w:author="Fife,Austin N" w:date="2018-11-07T14:49:00Z">
              <w:rPr>
                <w:rFonts w:ascii="CMU Serif" w:hAnsi="CMU Serif" w:cs="CMU Serif"/>
                <w:sz w:val="24"/>
              </w:rPr>
            </w:rPrChange>
          </w:rPr>
          <w:t>, 2011</w:t>
        </w:r>
      </w:ins>
      <w:ins w:id="1830" w:author="Fife,Austin N" w:date="2018-11-07T14:05:00Z">
        <w:r w:rsidR="0073385A" w:rsidRPr="009A1F47">
          <w:rPr>
            <w:rFonts w:ascii="CMU Serif" w:hAnsi="CMU Serif" w:cs="CMU Serif"/>
            <w:sz w:val="26"/>
            <w:rPrChange w:id="1831" w:author="Fife,Austin N" w:date="2018-11-07T14:49:00Z">
              <w:rPr>
                <w:rFonts w:ascii="CMU Serif" w:hAnsi="CMU Serif" w:cs="CMU Serif"/>
                <w:sz w:val="24"/>
              </w:rPr>
            </w:rPrChange>
          </w:rPr>
          <w:t>)</w:t>
        </w:r>
      </w:ins>
      <w:ins w:id="1832" w:author="Fife,Austin N" w:date="2018-11-07T13:28:00Z">
        <w:r w:rsidR="00BC58BE" w:rsidRPr="009A1F47">
          <w:rPr>
            <w:rFonts w:ascii="CMU Serif" w:hAnsi="CMU Serif" w:cs="CMU Serif"/>
            <w:sz w:val="26"/>
            <w:rPrChange w:id="1833" w:author="Fife,Austin N" w:date="2018-11-07T14:49:00Z">
              <w:rPr>
                <w:rFonts w:ascii="CMU Serif" w:hAnsi="CMU Serif" w:cs="CMU Serif"/>
                <w:sz w:val="24"/>
              </w:rPr>
            </w:rPrChange>
          </w:rPr>
          <w:t xml:space="preserve">. </w:t>
        </w:r>
      </w:ins>
      <w:del w:id="1834" w:author="Fife,Austin N" w:date="2018-11-07T13:44:00Z">
        <w:r w:rsidR="00DD2F6C" w:rsidRPr="009A1F47" w:rsidDel="0095638E">
          <w:rPr>
            <w:rFonts w:ascii="CMU Serif" w:hAnsi="CMU Serif" w:cs="CMU Serif"/>
            <w:sz w:val="26"/>
            <w:rPrChange w:id="1835" w:author="Fife,Austin N" w:date="2018-11-07T14:49:00Z">
              <w:rPr>
                <w:rFonts w:ascii="CMU Serif" w:hAnsi="CMU Serif" w:cs="CMU Serif"/>
                <w:sz w:val="24"/>
              </w:rPr>
            </w:rPrChange>
          </w:rPr>
          <w:delText>Generally, m</w:delText>
        </w:r>
      </w:del>
      <w:ins w:id="1836" w:author="Fife,Austin N" w:date="2018-11-07T13:47:00Z">
        <w:r w:rsidR="00C27067" w:rsidRPr="009A1F47">
          <w:rPr>
            <w:rFonts w:ascii="CMU Serif" w:hAnsi="CMU Serif" w:cs="CMU Serif"/>
            <w:sz w:val="26"/>
            <w:rPrChange w:id="1837" w:author="Fife,Austin N" w:date="2018-11-07T14:49:00Z">
              <w:rPr>
                <w:rFonts w:ascii="CMU Serif" w:hAnsi="CMU Serif" w:cs="CMU Serif"/>
                <w:sz w:val="24"/>
              </w:rPr>
            </w:rPrChange>
          </w:rPr>
          <w:t xml:space="preserve">Although we did see significant differences in fertility, this </w:t>
        </w:r>
      </w:ins>
      <w:ins w:id="1838" w:author="Fife,Austin N" w:date="2018-11-07T13:48:00Z">
        <w:r w:rsidR="00C27067" w:rsidRPr="009A1F47">
          <w:rPr>
            <w:rFonts w:ascii="CMU Serif" w:hAnsi="CMU Serif" w:cs="CMU Serif"/>
            <w:sz w:val="26"/>
            <w:rPrChange w:id="1839" w:author="Fife,Austin N" w:date="2018-11-07T14:49:00Z">
              <w:rPr>
                <w:rFonts w:ascii="CMU Serif" w:hAnsi="CMU Serif" w:cs="CMU Serif"/>
                <w:sz w:val="24"/>
              </w:rPr>
            </w:rPrChange>
          </w:rPr>
          <w:t xml:space="preserve">may not be </w:t>
        </w:r>
      </w:ins>
      <w:ins w:id="1840" w:author="Fife,Austin N" w:date="2018-11-07T13:46:00Z">
        <w:r w:rsidR="00C27067" w:rsidRPr="009A1F47">
          <w:rPr>
            <w:rFonts w:ascii="CMU Serif" w:hAnsi="CMU Serif" w:cs="CMU Serif"/>
            <w:sz w:val="26"/>
            <w:rPrChange w:id="1841" w:author="Fife,Austin N" w:date="2018-11-07T14:49:00Z">
              <w:rPr>
                <w:rFonts w:ascii="CMU Serif" w:hAnsi="CMU Serif" w:cs="CMU Serif"/>
                <w:sz w:val="24"/>
              </w:rPr>
            </w:rPrChange>
          </w:rPr>
          <w:t>meaningful</w:t>
        </w:r>
        <w:r w:rsidR="0095638E" w:rsidRPr="009A1F47">
          <w:rPr>
            <w:rFonts w:ascii="CMU Serif" w:hAnsi="CMU Serif" w:cs="CMU Serif"/>
            <w:sz w:val="26"/>
            <w:rPrChange w:id="1842" w:author="Fife,Austin N" w:date="2018-11-07T14:49:00Z">
              <w:rPr>
                <w:rFonts w:ascii="CMU Serif" w:hAnsi="CMU Serif" w:cs="CMU Serif"/>
                <w:sz w:val="24"/>
              </w:rPr>
            </w:rPrChange>
          </w:rPr>
          <w:t xml:space="preserve"> </w:t>
        </w:r>
      </w:ins>
      <w:ins w:id="1843" w:author="Fife,Austin N" w:date="2018-11-07T13:48:00Z">
        <w:r w:rsidR="00C27067" w:rsidRPr="009A1F47">
          <w:rPr>
            <w:rFonts w:ascii="CMU Serif" w:hAnsi="CMU Serif" w:cs="CMU Serif"/>
            <w:sz w:val="26"/>
            <w:rPrChange w:id="1844" w:author="Fife,Austin N" w:date="2018-11-07T14:49:00Z">
              <w:rPr>
                <w:rFonts w:ascii="CMU Serif" w:hAnsi="CMU Serif" w:cs="CMU Serif"/>
                <w:sz w:val="24"/>
              </w:rPr>
            </w:rPrChange>
          </w:rPr>
          <w:t>for developing host resistance</w:t>
        </w:r>
      </w:ins>
      <w:ins w:id="1845" w:author="Fife,Austin N" w:date="2018-11-07T13:46:00Z">
        <w:r w:rsidR="0095638E" w:rsidRPr="009A1F47">
          <w:rPr>
            <w:rFonts w:ascii="CMU Serif" w:hAnsi="CMU Serif" w:cs="CMU Serif"/>
            <w:sz w:val="26"/>
            <w:rPrChange w:id="1846" w:author="Fife,Austin N" w:date="2018-11-07T14:49:00Z">
              <w:rPr>
                <w:rFonts w:ascii="CMU Serif" w:hAnsi="CMU Serif" w:cs="CMU Serif"/>
                <w:sz w:val="24"/>
              </w:rPr>
            </w:rPrChange>
          </w:rPr>
          <w:t xml:space="preserve">: </w:t>
        </w:r>
      </w:ins>
      <w:ins w:id="1847" w:author="Fife,Austin N" w:date="2018-11-07T13:44:00Z">
        <w:r w:rsidR="0095638E" w:rsidRPr="009A1F47">
          <w:rPr>
            <w:rFonts w:ascii="CMU Serif" w:hAnsi="CMU Serif" w:cs="CMU Serif"/>
            <w:sz w:val="26"/>
            <w:rPrChange w:id="1848" w:author="Fife,Austin N" w:date="2018-11-07T14:49:00Z">
              <w:rPr>
                <w:rFonts w:ascii="CMU Serif" w:hAnsi="CMU Serif" w:cs="CMU Serif"/>
                <w:sz w:val="24"/>
              </w:rPr>
            </w:rPrChange>
          </w:rPr>
          <w:t>M</w:t>
        </w:r>
      </w:ins>
      <w:r w:rsidR="00DD2F6C" w:rsidRPr="009A1F47">
        <w:rPr>
          <w:rFonts w:ascii="CMU Serif" w:hAnsi="CMU Serif" w:cs="CMU Serif"/>
          <w:sz w:val="26"/>
          <w:rPrChange w:id="1849" w:author="Fife,Austin N" w:date="2018-11-07T14:49:00Z">
            <w:rPr>
              <w:rFonts w:ascii="CMU Serif" w:hAnsi="CMU Serif" w:cs="CMU Serif"/>
              <w:sz w:val="24"/>
            </w:rPr>
          </w:rPrChange>
        </w:rPr>
        <w:t>ore than 60% of psyllid eggs hatched regardless of germplasm within the first two weeks of observation</w:t>
      </w:r>
      <w:ins w:id="1850" w:author="Fife,Austin N" w:date="2018-11-07T13:57:00Z">
        <w:r w:rsidR="0073385A" w:rsidRPr="009A1F47">
          <w:rPr>
            <w:rFonts w:ascii="CMU Serif" w:hAnsi="CMU Serif" w:cs="CMU Serif"/>
            <w:sz w:val="26"/>
            <w:rPrChange w:id="1851" w:author="Fife,Austin N" w:date="2018-11-07T14:49:00Z">
              <w:rPr>
                <w:rFonts w:ascii="CMU Serif" w:hAnsi="CMU Serif" w:cs="CMU Serif"/>
                <w:sz w:val="24"/>
              </w:rPr>
            </w:rPrChange>
          </w:rPr>
          <w:t>.</w:t>
        </w:r>
      </w:ins>
      <w:ins w:id="1852" w:author="Fife,Austin N" w:date="2018-11-07T13:37:00Z">
        <w:r w:rsidR="0095638E" w:rsidRPr="009A1F47">
          <w:rPr>
            <w:rFonts w:ascii="CMU Serif" w:hAnsi="CMU Serif" w:cs="CMU Serif"/>
            <w:sz w:val="26"/>
            <w:rPrChange w:id="1853" w:author="Fife,Austin N" w:date="2018-11-07T14:49:00Z">
              <w:rPr>
                <w:rFonts w:ascii="CMU Serif" w:hAnsi="CMU Serif" w:cs="CMU Serif"/>
                <w:sz w:val="24"/>
              </w:rPr>
            </w:rPrChange>
          </w:rPr>
          <w:t xml:space="preserve"> </w:t>
        </w:r>
      </w:ins>
      <w:ins w:id="1854" w:author="Fife,Austin N" w:date="2018-11-07T13:57:00Z">
        <w:r w:rsidR="0073385A" w:rsidRPr="009A1F47">
          <w:rPr>
            <w:rFonts w:ascii="CMU Serif" w:hAnsi="CMU Serif" w:cs="CMU Serif"/>
            <w:sz w:val="26"/>
            <w:rPrChange w:id="1855" w:author="Fife,Austin N" w:date="2018-11-07T14:49:00Z">
              <w:rPr>
                <w:rFonts w:ascii="CMU Serif" w:hAnsi="CMU Serif" w:cs="CMU Serif"/>
                <w:sz w:val="24"/>
              </w:rPr>
            </w:rPrChange>
          </w:rPr>
          <w:t xml:space="preserve">Psyllids </w:t>
        </w:r>
        <w:proofErr w:type="spellStart"/>
        <w:r w:rsidR="0073385A" w:rsidRPr="009A1F47">
          <w:rPr>
            <w:rFonts w:ascii="CMU Serif" w:hAnsi="CMU Serif" w:cs="CMU Serif"/>
            <w:sz w:val="26"/>
            <w:rPrChange w:id="1856" w:author="Fife,Austin N" w:date="2018-11-07T14:49:00Z">
              <w:rPr>
                <w:rFonts w:ascii="CMU Serif" w:hAnsi="CMU Serif" w:cs="CMU Serif"/>
                <w:sz w:val="24"/>
              </w:rPr>
            </w:rPrChange>
          </w:rPr>
          <w:t>oviposited</w:t>
        </w:r>
      </w:ins>
      <w:proofErr w:type="spellEnd"/>
      <w:ins w:id="1857" w:author="Fife,Austin N" w:date="2018-11-07T13:37:00Z">
        <w:r w:rsidR="0095638E" w:rsidRPr="009A1F47">
          <w:rPr>
            <w:rFonts w:ascii="CMU Serif" w:hAnsi="CMU Serif" w:cs="CMU Serif"/>
            <w:sz w:val="26"/>
            <w:rPrChange w:id="1858" w:author="Fife,Austin N" w:date="2018-11-07T14:49:00Z">
              <w:rPr>
                <w:rFonts w:ascii="CMU Serif" w:hAnsi="CMU Serif" w:cs="CMU Serif"/>
                <w:sz w:val="24"/>
              </w:rPr>
            </w:rPrChange>
          </w:rPr>
          <w:t xml:space="preserve"> on every type of </w:t>
        </w:r>
      </w:ins>
      <w:ins w:id="1859" w:author="Fife,Austin N" w:date="2018-11-07T13:38:00Z">
        <w:r w:rsidR="0095638E" w:rsidRPr="009A1F47">
          <w:rPr>
            <w:rFonts w:ascii="CMU Serif" w:hAnsi="CMU Serif" w:cs="CMU Serif"/>
            <w:sz w:val="26"/>
            <w:rPrChange w:id="1860" w:author="Fife,Austin N" w:date="2018-11-07T14:49:00Z">
              <w:rPr>
                <w:rFonts w:ascii="CMU Serif" w:hAnsi="CMU Serif" w:cs="CMU Serif"/>
                <w:sz w:val="24"/>
              </w:rPr>
            </w:rPrChange>
          </w:rPr>
          <w:t xml:space="preserve">potato offered, </w:t>
        </w:r>
      </w:ins>
      <w:proofErr w:type="gramStart"/>
      <w:ins w:id="1861" w:author="Fife,Austin N" w:date="2018-11-07T13:39:00Z">
        <w:r w:rsidR="0095638E" w:rsidRPr="009A1F47">
          <w:rPr>
            <w:rFonts w:ascii="CMU Serif" w:hAnsi="CMU Serif" w:cs="CMU Serif"/>
            <w:sz w:val="26"/>
            <w:rPrChange w:id="1862" w:author="Fife,Austin N" w:date="2018-11-07T14:49:00Z">
              <w:rPr>
                <w:rFonts w:ascii="CMU Serif" w:hAnsi="CMU Serif" w:cs="CMU Serif"/>
                <w:sz w:val="24"/>
              </w:rPr>
            </w:rPrChange>
          </w:rPr>
          <w:t>similar to</w:t>
        </w:r>
        <w:proofErr w:type="gramEnd"/>
        <w:r w:rsidR="0095638E" w:rsidRPr="009A1F47">
          <w:rPr>
            <w:rFonts w:ascii="CMU Serif" w:hAnsi="CMU Serif" w:cs="CMU Serif"/>
            <w:sz w:val="26"/>
            <w:rPrChange w:id="1863" w:author="Fife,Austin N" w:date="2018-11-07T14:49:00Z">
              <w:rPr>
                <w:rFonts w:ascii="CMU Serif" w:hAnsi="CMU Serif" w:cs="CMU Serif"/>
                <w:sz w:val="24"/>
              </w:rPr>
            </w:rPrChange>
          </w:rPr>
          <w:t xml:space="preserve"> observations by Prager et al. (2018)</w:t>
        </w:r>
      </w:ins>
      <w:del w:id="1864" w:author="Fife,Austin N" w:date="2018-11-07T13:37:00Z">
        <w:r w:rsidR="00DD2F6C" w:rsidRPr="009A1F47" w:rsidDel="0095638E">
          <w:rPr>
            <w:rFonts w:ascii="CMU Serif" w:hAnsi="CMU Serif" w:cs="CMU Serif"/>
            <w:sz w:val="26"/>
            <w:rPrChange w:id="1865" w:author="Fife,Austin N" w:date="2018-11-07T14:49:00Z">
              <w:rPr>
                <w:rFonts w:ascii="CMU Serif" w:hAnsi="CMU Serif" w:cs="CMU Serif"/>
                <w:sz w:val="24"/>
              </w:rPr>
            </w:rPrChange>
          </w:rPr>
          <w:delText>.</w:delText>
        </w:r>
      </w:del>
      <w:ins w:id="1866" w:author="Fife,Austin N" w:date="2018-11-07T13:39:00Z">
        <w:r w:rsidR="0095638E" w:rsidRPr="009A1F47">
          <w:rPr>
            <w:rFonts w:ascii="CMU Serif" w:hAnsi="CMU Serif" w:cs="CMU Serif"/>
            <w:sz w:val="26"/>
            <w:rPrChange w:id="1867" w:author="Fife,Austin N" w:date="2018-11-07T14:49:00Z">
              <w:rPr>
                <w:rFonts w:ascii="CMU Serif" w:hAnsi="CMU Serif" w:cs="CMU Serif"/>
                <w:sz w:val="24"/>
              </w:rPr>
            </w:rPrChange>
          </w:rPr>
          <w:t>.</w:t>
        </w:r>
      </w:ins>
      <w:ins w:id="1868" w:author="Fife,Austin N" w:date="2018-11-07T13:41:00Z">
        <w:r w:rsidR="0095638E" w:rsidRPr="009A1F47">
          <w:rPr>
            <w:rFonts w:ascii="CMU Serif" w:hAnsi="CMU Serif" w:cs="CMU Serif"/>
            <w:sz w:val="26"/>
            <w:rPrChange w:id="1869" w:author="Fife,Austin N" w:date="2018-11-07T14:49:00Z">
              <w:rPr>
                <w:rFonts w:ascii="CMU Serif" w:hAnsi="CMU Serif" w:cs="CMU Serif"/>
                <w:sz w:val="24"/>
              </w:rPr>
            </w:rPrChange>
          </w:rPr>
          <w:t xml:space="preserve"> O</w:t>
        </w:r>
      </w:ins>
      <w:ins w:id="1870" w:author="Fife,Austin N" w:date="2018-11-07T13:39:00Z">
        <w:r w:rsidR="0095638E" w:rsidRPr="009A1F47">
          <w:rPr>
            <w:rFonts w:ascii="CMU Serif" w:hAnsi="CMU Serif" w:cs="CMU Serif"/>
            <w:sz w:val="26"/>
            <w:rPrChange w:id="1871" w:author="Fife,Austin N" w:date="2018-11-07T14:49:00Z">
              <w:rPr>
                <w:rFonts w:ascii="CMU Serif" w:hAnsi="CMU Serif" w:cs="CMU Serif"/>
                <w:sz w:val="24"/>
              </w:rPr>
            </w:rPrChange>
          </w:rPr>
          <w:t xml:space="preserve">ther studies have found </w:t>
        </w:r>
      </w:ins>
      <w:ins w:id="1872" w:author="Fife,Austin N" w:date="2018-11-07T13:41:00Z">
        <w:r w:rsidR="0095638E" w:rsidRPr="009A1F47">
          <w:rPr>
            <w:rFonts w:ascii="CMU Serif" w:hAnsi="CMU Serif" w:cs="CMU Serif"/>
            <w:sz w:val="26"/>
            <w:rPrChange w:id="1873" w:author="Fife,Austin N" w:date="2018-11-07T14:49:00Z">
              <w:rPr>
                <w:rFonts w:ascii="CMU Serif" w:hAnsi="CMU Serif" w:cs="CMU Serif"/>
                <w:sz w:val="24"/>
              </w:rPr>
            </w:rPrChange>
          </w:rPr>
          <w:t>psyllids will oviposit on a variety of hosts</w:t>
        </w:r>
      </w:ins>
      <w:ins w:id="1874" w:author="Fife,Austin N" w:date="2018-11-07T13:40:00Z">
        <w:r w:rsidR="0095638E" w:rsidRPr="009A1F47">
          <w:rPr>
            <w:rFonts w:ascii="CMU Serif" w:hAnsi="CMU Serif" w:cs="CMU Serif"/>
            <w:sz w:val="26"/>
            <w:rPrChange w:id="1875" w:author="Fife,Austin N" w:date="2018-11-07T14:49:00Z">
              <w:rPr>
                <w:rFonts w:ascii="CMU Serif" w:hAnsi="CMU Serif" w:cs="CMU Serif"/>
                <w:sz w:val="24"/>
              </w:rPr>
            </w:rPrChange>
          </w:rPr>
          <w:t xml:space="preserve"> </w:t>
        </w:r>
      </w:ins>
      <w:ins w:id="1876" w:author="Fife,Austin N" w:date="2018-11-07T13:43:00Z">
        <w:r w:rsidR="0095638E" w:rsidRPr="009A1F47">
          <w:rPr>
            <w:rFonts w:ascii="CMU Serif" w:hAnsi="CMU Serif" w:cs="CMU Serif"/>
            <w:sz w:val="26"/>
            <w:rPrChange w:id="1877" w:author="Fife,Austin N" w:date="2018-11-07T14:49:00Z">
              <w:rPr>
                <w:rFonts w:ascii="CMU Serif" w:hAnsi="CMU Serif" w:cs="CMU Serif"/>
                <w:sz w:val="24"/>
              </w:rPr>
            </w:rPrChange>
          </w:rPr>
          <w:t>(Diaz-Montano</w:t>
        </w:r>
      </w:ins>
      <w:ins w:id="1878" w:author="Fife,Austin N" w:date="2018-11-07T13:44:00Z">
        <w:r w:rsidR="0095638E" w:rsidRPr="009A1F47">
          <w:rPr>
            <w:rFonts w:ascii="CMU Serif" w:hAnsi="CMU Serif" w:cs="CMU Serif"/>
            <w:sz w:val="26"/>
            <w:rPrChange w:id="1879" w:author="Fife,Austin N" w:date="2018-11-07T14:49:00Z">
              <w:rPr>
                <w:rFonts w:ascii="CMU Serif" w:hAnsi="CMU Serif" w:cs="CMU Serif"/>
                <w:sz w:val="24"/>
              </w:rPr>
            </w:rPrChange>
          </w:rPr>
          <w:t xml:space="preserve"> et al. 2013, </w:t>
        </w:r>
      </w:ins>
      <w:proofErr w:type="spellStart"/>
      <w:ins w:id="1880" w:author="Fife,Austin N" w:date="2018-11-07T13:43:00Z">
        <w:r w:rsidR="0095638E" w:rsidRPr="009A1F47">
          <w:rPr>
            <w:rFonts w:ascii="CMU Serif" w:hAnsi="CMU Serif" w:cs="CMU Serif"/>
            <w:sz w:val="26"/>
            <w:rPrChange w:id="1881" w:author="Fife,Austin N" w:date="2018-11-07T14:49:00Z">
              <w:rPr>
                <w:rFonts w:ascii="CMU Serif" w:hAnsi="CMU Serif" w:cs="CMU Serif"/>
                <w:sz w:val="24"/>
              </w:rPr>
            </w:rPrChange>
          </w:rPr>
          <w:t>Thinakaran</w:t>
        </w:r>
        <w:proofErr w:type="spellEnd"/>
        <w:r w:rsidR="0095638E" w:rsidRPr="009A1F47">
          <w:rPr>
            <w:rFonts w:ascii="CMU Serif" w:hAnsi="CMU Serif" w:cs="CMU Serif"/>
            <w:sz w:val="26"/>
            <w:rPrChange w:id="1882" w:author="Fife,Austin N" w:date="2018-11-07T14:49:00Z">
              <w:rPr>
                <w:rFonts w:ascii="CMU Serif" w:hAnsi="CMU Serif" w:cs="CMU Serif"/>
                <w:sz w:val="24"/>
              </w:rPr>
            </w:rPrChange>
          </w:rPr>
          <w:t xml:space="preserve"> et al. 2015), </w:t>
        </w:r>
      </w:ins>
      <w:ins w:id="1883" w:author="Fife,Austin N" w:date="2018-11-07T13:42:00Z">
        <w:r w:rsidR="0095638E" w:rsidRPr="009A1F47">
          <w:rPr>
            <w:rFonts w:ascii="CMU Serif" w:hAnsi="CMU Serif" w:cs="CMU Serif"/>
            <w:sz w:val="26"/>
            <w:rPrChange w:id="1884" w:author="Fife,Austin N" w:date="2018-11-07T14:49:00Z">
              <w:rPr>
                <w:rFonts w:ascii="CMU Serif" w:hAnsi="CMU Serif" w:cs="CMU Serif"/>
                <w:sz w:val="24"/>
              </w:rPr>
            </w:rPrChange>
          </w:rPr>
          <w:t xml:space="preserve">even when it is not beneficial for their survival </w:t>
        </w:r>
      </w:ins>
      <w:ins w:id="1885" w:author="Fife,Austin N" w:date="2018-11-07T13:40:00Z">
        <w:r w:rsidR="0095638E" w:rsidRPr="009A1F47">
          <w:rPr>
            <w:rFonts w:ascii="CMU Serif" w:hAnsi="CMU Serif" w:cs="CMU Serif"/>
            <w:sz w:val="26"/>
            <w:rPrChange w:id="1886" w:author="Fife,Austin N" w:date="2018-11-07T14:49:00Z">
              <w:rPr>
                <w:rFonts w:ascii="CMU Serif" w:hAnsi="CMU Serif" w:cs="CMU Serif"/>
                <w:sz w:val="24"/>
              </w:rPr>
            </w:rPrChange>
          </w:rPr>
          <w:t>(</w:t>
        </w:r>
      </w:ins>
      <w:ins w:id="1887" w:author="Fife,Austin N" w:date="2018-11-07T13:42:00Z">
        <w:r w:rsidR="0095638E" w:rsidRPr="009A1F47">
          <w:rPr>
            <w:rFonts w:ascii="CMU Serif" w:hAnsi="CMU Serif" w:cs="CMU Serif"/>
            <w:sz w:val="26"/>
            <w:rPrChange w:id="1888" w:author="Fife,Austin N" w:date="2018-11-07T14:49:00Z">
              <w:rPr>
                <w:rFonts w:ascii="CMU Serif" w:hAnsi="CMU Serif" w:cs="CMU Serif"/>
                <w:sz w:val="24"/>
              </w:rPr>
            </w:rPrChange>
          </w:rPr>
          <w:t>P</w:t>
        </w:r>
      </w:ins>
      <w:ins w:id="1889" w:author="Fife,Austin N" w:date="2018-11-07T13:43:00Z">
        <w:r w:rsidR="0095638E" w:rsidRPr="009A1F47">
          <w:rPr>
            <w:rFonts w:ascii="CMU Serif" w:hAnsi="CMU Serif" w:cs="CMU Serif"/>
            <w:sz w:val="26"/>
            <w:rPrChange w:id="1890" w:author="Fife,Austin N" w:date="2018-11-07T14:49:00Z">
              <w:rPr>
                <w:rFonts w:ascii="CMU Serif" w:hAnsi="CMU Serif" w:cs="CMU Serif"/>
                <w:sz w:val="24"/>
              </w:rPr>
            </w:rPrChange>
          </w:rPr>
          <w:t>rager et al. 2014b)</w:t>
        </w:r>
      </w:ins>
      <w:ins w:id="1891" w:author="Fife,Austin N" w:date="2018-11-07T13:45:00Z">
        <w:r w:rsidR="0095638E" w:rsidRPr="009A1F47">
          <w:rPr>
            <w:rFonts w:ascii="CMU Serif" w:hAnsi="CMU Serif" w:cs="CMU Serif"/>
            <w:sz w:val="26"/>
            <w:rPrChange w:id="1892" w:author="Fife,Austin N" w:date="2018-11-07T14:49:00Z">
              <w:rPr>
                <w:rFonts w:ascii="CMU Serif" w:hAnsi="CMU Serif" w:cs="CMU Serif"/>
                <w:sz w:val="24"/>
              </w:rPr>
            </w:rPrChange>
          </w:rPr>
          <w:t>.</w:t>
        </w:r>
      </w:ins>
    </w:p>
    <w:p w14:paraId="1A2FFE44" w14:textId="2158038F" w:rsidR="00DD2F6C" w:rsidRPr="009A1F47" w:rsidDel="002A5A1F" w:rsidRDefault="00670BDF" w:rsidP="003A77C3">
      <w:pPr>
        <w:widowControl w:val="0"/>
        <w:spacing w:line="480" w:lineRule="auto"/>
        <w:ind w:firstLine="720"/>
        <w:contextualSpacing/>
        <w:mirrorIndents/>
        <w:rPr>
          <w:ins w:id="1893" w:author="Fife,Austin N" w:date="2018-11-07T12:34:00Z"/>
          <w:del w:id="1894" w:author="Erik Wenninger" w:date="2018-11-07T10:54:00Z"/>
          <w:rFonts w:ascii="CMU Serif" w:hAnsi="CMU Serif" w:cs="CMU Serif"/>
          <w:sz w:val="26"/>
          <w:rPrChange w:id="1895" w:author="Fife,Austin N" w:date="2018-11-07T14:49:00Z">
            <w:rPr>
              <w:ins w:id="1896" w:author="Fife,Austin N" w:date="2018-11-07T12:34:00Z"/>
              <w:del w:id="1897" w:author="Erik Wenninger" w:date="2018-11-07T10:54:00Z"/>
              <w:rFonts w:ascii="CMU Serif" w:hAnsi="CMU Serif" w:cs="CMU Serif"/>
              <w:sz w:val="24"/>
            </w:rPr>
          </w:rPrChange>
        </w:rPr>
      </w:pPr>
      <w:ins w:id="1898" w:author="Fife,Austin N" w:date="2018-11-07T13:51:00Z">
        <w:r w:rsidRPr="009A1F47">
          <w:rPr>
            <w:rFonts w:ascii="CMU Serif" w:hAnsi="CMU Serif" w:cs="CMU Serif"/>
            <w:sz w:val="26"/>
            <w:rPrChange w:id="1899" w:author="Fife,Austin N" w:date="2018-11-07T14:49:00Z">
              <w:rPr>
                <w:rFonts w:ascii="CMU Serif" w:hAnsi="CMU Serif" w:cs="CMU Serif"/>
                <w:sz w:val="24"/>
              </w:rPr>
            </w:rPrChange>
          </w:rPr>
          <w:t xml:space="preserve">In conclusion, </w:t>
        </w:r>
      </w:ins>
      <w:del w:id="1900" w:author="Fife,Austin N" w:date="2018-11-07T13:51:00Z">
        <w:r w:rsidR="003A77C3" w:rsidRPr="009A1F47" w:rsidDel="00670BDF">
          <w:rPr>
            <w:rFonts w:ascii="CMU Serif" w:hAnsi="CMU Serif" w:cs="CMU Serif"/>
            <w:sz w:val="26"/>
            <w:rPrChange w:id="1901" w:author="Fife,Austin N" w:date="2018-11-07T14:49:00Z">
              <w:rPr>
                <w:rFonts w:ascii="CMU Serif" w:hAnsi="CMU Serif" w:cs="CMU Serif"/>
                <w:sz w:val="24"/>
              </w:rPr>
            </w:rPrChange>
          </w:rPr>
          <w:delText>W</w:delText>
        </w:r>
      </w:del>
      <w:ins w:id="1902" w:author="Fife,Austin N" w:date="2018-11-07T13:51:00Z">
        <w:r w:rsidRPr="009A1F47">
          <w:rPr>
            <w:rFonts w:ascii="CMU Serif" w:hAnsi="CMU Serif" w:cs="CMU Serif"/>
            <w:sz w:val="26"/>
            <w:rPrChange w:id="1903" w:author="Fife,Austin N" w:date="2018-11-07T14:49:00Z">
              <w:rPr>
                <w:rFonts w:ascii="CMU Serif" w:hAnsi="CMU Serif" w:cs="CMU Serif"/>
                <w:sz w:val="24"/>
              </w:rPr>
            </w:rPrChange>
          </w:rPr>
          <w:t>w</w:t>
        </w:r>
      </w:ins>
      <w:r w:rsidR="003A77C3" w:rsidRPr="009A1F47">
        <w:rPr>
          <w:rFonts w:ascii="CMU Serif" w:hAnsi="CMU Serif" w:cs="CMU Serif"/>
          <w:sz w:val="26"/>
          <w:rPrChange w:id="1904" w:author="Fife,Austin N" w:date="2018-11-07T14:49:00Z">
            <w:rPr>
              <w:rFonts w:ascii="CMU Serif" w:hAnsi="CMU Serif" w:cs="CMU Serif"/>
              <w:sz w:val="24"/>
            </w:rPr>
          </w:rPrChange>
        </w:rPr>
        <w:t xml:space="preserve">e found little evidence of </w:t>
      </w:r>
      <w:proofErr w:type="spellStart"/>
      <w:r w:rsidR="003A77C3" w:rsidRPr="009A1F47">
        <w:rPr>
          <w:rFonts w:ascii="CMU Serif" w:hAnsi="CMU Serif" w:cs="CMU Serif"/>
          <w:sz w:val="26"/>
          <w:rPrChange w:id="1905" w:author="Fife,Austin N" w:date="2018-11-07T14:49:00Z">
            <w:rPr>
              <w:rFonts w:ascii="CMU Serif" w:hAnsi="CMU Serif" w:cs="CMU Serif"/>
              <w:sz w:val="24"/>
            </w:rPr>
          </w:rPrChange>
        </w:rPr>
        <w:t>antixenosis</w:t>
      </w:r>
      <w:proofErr w:type="spellEnd"/>
      <w:r w:rsidR="003A77C3" w:rsidRPr="009A1F47">
        <w:rPr>
          <w:rFonts w:ascii="CMU Serif" w:hAnsi="CMU Serif" w:cs="CMU Serif"/>
          <w:sz w:val="26"/>
          <w:rPrChange w:id="1906" w:author="Fife,Austin N" w:date="2018-11-07T14:49:00Z">
            <w:rPr>
              <w:rFonts w:ascii="CMU Serif" w:hAnsi="CMU Serif" w:cs="CMU Serif"/>
              <w:sz w:val="24"/>
            </w:rPr>
          </w:rPrChange>
        </w:rPr>
        <w:t xml:space="preserve"> or antibiosis with respect to settling behavior or reproductive output of potato psyllids on the germplasms examined here.</w:t>
      </w:r>
    </w:p>
    <w:p w14:paraId="36EAEE12" w14:textId="797937A2" w:rsidR="008A4A7D" w:rsidRPr="009A1F47" w:rsidRDefault="003A77C3" w:rsidP="00B42534">
      <w:pPr>
        <w:widowControl w:val="0"/>
        <w:spacing w:line="480" w:lineRule="auto"/>
        <w:ind w:firstLine="720"/>
        <w:contextualSpacing/>
        <w:mirrorIndents/>
        <w:rPr>
          <w:sz w:val="24"/>
          <w:rPrChange w:id="1907" w:author="Fife,Austin N" w:date="2018-11-07T14:49:00Z">
            <w:rPr/>
          </w:rPrChange>
        </w:rPr>
      </w:pPr>
      <w:r w:rsidRPr="009A1F47">
        <w:rPr>
          <w:rFonts w:ascii="CMU Serif" w:hAnsi="CMU Serif" w:cs="CMU Serif"/>
          <w:sz w:val="26"/>
          <w:rPrChange w:id="1908" w:author="Fife,Austin N" w:date="2018-11-07T14:49:00Z">
            <w:rPr>
              <w:rFonts w:ascii="CMU Serif" w:hAnsi="CMU Serif" w:cs="CMU Serif"/>
              <w:sz w:val="24"/>
            </w:rPr>
          </w:rPrChange>
        </w:rPr>
        <w:t xml:space="preserve"> Taken together, these results suggest that the modality of resistance to </w:t>
      </w:r>
      <w:proofErr w:type="spellStart"/>
      <w:r w:rsidRPr="009A1F47">
        <w:rPr>
          <w:rFonts w:ascii="CMU Serif" w:hAnsi="CMU Serif" w:cs="CMU Serif"/>
          <w:sz w:val="26"/>
          <w:rPrChange w:id="1909" w:author="Fife,Austin N" w:date="2018-11-07T14:49:00Z">
            <w:rPr>
              <w:rFonts w:ascii="CMU Serif" w:hAnsi="CMU Serif" w:cs="CMU Serif"/>
              <w:sz w:val="24"/>
            </w:rPr>
          </w:rPrChange>
        </w:rPr>
        <w:t>Lso</w:t>
      </w:r>
      <w:proofErr w:type="spellEnd"/>
      <w:r w:rsidRPr="009A1F47">
        <w:rPr>
          <w:rFonts w:ascii="CMU Serif" w:hAnsi="CMU Serif" w:cs="CMU Serif"/>
          <w:sz w:val="26"/>
          <w:rPrChange w:id="1910" w:author="Fife,Austin N" w:date="2018-11-07T14:49:00Z">
            <w:rPr>
              <w:rFonts w:ascii="CMU Serif" w:hAnsi="CMU Serif" w:cs="CMU Serif"/>
              <w:sz w:val="24"/>
            </w:rPr>
          </w:rPrChange>
        </w:rPr>
        <w:t xml:space="preserve"> for the A07781 germplasms (Rashidi 2017) may be to the pathogen itself, and not the psyllid vector. Further work will be required to clarify the modality of resistance to </w:t>
      </w:r>
      <w:proofErr w:type="spellStart"/>
      <w:r w:rsidRPr="009A1F47">
        <w:rPr>
          <w:rFonts w:ascii="CMU Serif" w:hAnsi="CMU Serif" w:cs="CMU Serif"/>
          <w:sz w:val="26"/>
          <w:rPrChange w:id="1911" w:author="Fife,Austin N" w:date="2018-11-07T14:49:00Z">
            <w:rPr>
              <w:rFonts w:ascii="CMU Serif" w:hAnsi="CMU Serif" w:cs="CMU Serif"/>
              <w:sz w:val="24"/>
            </w:rPr>
          </w:rPrChange>
        </w:rPr>
        <w:t>Lso</w:t>
      </w:r>
      <w:proofErr w:type="spellEnd"/>
      <w:r w:rsidRPr="009A1F47">
        <w:rPr>
          <w:rFonts w:ascii="CMU Serif" w:hAnsi="CMU Serif" w:cs="CMU Serif"/>
          <w:sz w:val="26"/>
          <w:rPrChange w:id="1912" w:author="Fife,Austin N" w:date="2018-11-07T14:49:00Z">
            <w:rPr>
              <w:rFonts w:ascii="CMU Serif" w:hAnsi="CMU Serif" w:cs="CMU Serif"/>
              <w:sz w:val="24"/>
            </w:rPr>
          </w:rPrChange>
        </w:rPr>
        <w:t xml:space="preserve"> in the A07781 germplasms.</w:t>
      </w:r>
      <w:ins w:id="1913" w:author="Fife,Austin N" w:date="2018-11-07T14:10:00Z">
        <w:r w:rsidR="006A451E" w:rsidRPr="009A1F47">
          <w:rPr>
            <w:rFonts w:ascii="CMU Serif" w:hAnsi="CMU Serif" w:cs="CMU Serif"/>
            <w:sz w:val="26"/>
            <w:rPrChange w:id="1914" w:author="Fife,Austin N" w:date="2018-11-07T14:49:00Z">
              <w:rPr>
                <w:rFonts w:ascii="CMU Serif" w:hAnsi="CMU Serif" w:cs="CMU Serif"/>
                <w:sz w:val="24"/>
              </w:rPr>
            </w:rPrChange>
          </w:rPr>
          <w:t xml:space="preserve"> </w:t>
        </w:r>
      </w:ins>
    </w:p>
    <w:p w14:paraId="0DEE1A58" w14:textId="6AFB674C" w:rsidR="004C5731" w:rsidRPr="009A1F47" w:rsidRDefault="004C5731" w:rsidP="004C5731">
      <w:pPr>
        <w:widowControl w:val="0"/>
        <w:spacing w:line="480" w:lineRule="auto"/>
        <w:ind w:firstLine="720"/>
        <w:contextualSpacing/>
        <w:mirrorIndents/>
        <w:rPr>
          <w:rFonts w:ascii="CMU Serif" w:hAnsi="CMU Serif" w:cs="CMU Serif"/>
          <w:sz w:val="26"/>
          <w:szCs w:val="24"/>
          <w:rPrChange w:id="1915" w:author="Fife,Austin N" w:date="2018-11-07T14:49:00Z">
            <w:rPr>
              <w:rFonts w:ascii="CMU Serif" w:hAnsi="CMU Serif" w:cs="CMU Serif"/>
              <w:sz w:val="24"/>
              <w:szCs w:val="24"/>
            </w:rPr>
          </w:rPrChange>
        </w:rPr>
      </w:pPr>
    </w:p>
    <w:p w14:paraId="34081785" w14:textId="0255CF2C" w:rsidR="00C825D3" w:rsidRPr="009A1F47" w:rsidRDefault="00C825D3" w:rsidP="00C825D3">
      <w:pPr>
        <w:widowControl w:val="0"/>
        <w:spacing w:line="480" w:lineRule="auto"/>
        <w:ind w:firstLine="720"/>
        <w:contextualSpacing/>
        <w:mirrorIndents/>
        <w:rPr>
          <w:rFonts w:ascii="CMU Serif" w:hAnsi="CMU Serif" w:cs="CMU Serif"/>
          <w:sz w:val="26"/>
          <w:rPrChange w:id="1916" w:author="Fife,Austin N" w:date="2018-11-07T14:49:00Z">
            <w:rPr>
              <w:rFonts w:ascii="CMU Serif" w:hAnsi="CMU Serif" w:cs="CMU Serif"/>
              <w:sz w:val="24"/>
            </w:rPr>
          </w:rPrChange>
        </w:rPr>
      </w:pPr>
    </w:p>
    <w:sectPr w:rsidR="00C825D3" w:rsidRPr="009A1F47"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02" w:author="Erik Wenninger" w:date="2018-11-07T11:05:00Z" w:initials="EJW">
    <w:p w14:paraId="0E67B78D" w14:textId="77777777" w:rsidR="00BC58BE" w:rsidRDefault="00BC58BE" w:rsidP="00BC58BE">
      <w:pPr>
        <w:pStyle w:val="CommentText"/>
      </w:pPr>
      <w:r>
        <w:rPr>
          <w:rStyle w:val="CommentReference"/>
        </w:rPr>
        <w:annotationRef/>
      </w:r>
      <w:r>
        <w:t xml:space="preserve">This kind of comes out of nowhere. You haven’t discussed this before. It makes more sense to suggest further work that relates directly to what you’ve already discussed. </w:t>
      </w:r>
    </w:p>
  </w:comment>
  <w:comment w:id="1803" w:author="Fife,Austin N" w:date="2018-11-07T13:49:00Z" w:initials="FN">
    <w:p w14:paraId="1B3D6113" w14:textId="3135C426" w:rsidR="00670BDF" w:rsidRDefault="00670BDF">
      <w:pPr>
        <w:pStyle w:val="CommentText"/>
      </w:pPr>
      <w:r>
        <w:rPr>
          <w:rStyle w:val="CommentReference"/>
        </w:rPr>
        <w:annotationRef/>
      </w:r>
      <w:r>
        <w:t>Sorry, it was meant to be in connection to why we might be seeing differences in fertility later in our observation periods.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67B78D" w15:done="0"/>
  <w15:commentEx w15:paraId="1B3D6113" w15:paraIdParent="0E67B7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7B78D" w16cid:durableId="1F8D670D"/>
  <w16cid:commentId w16cid:paraId="1B3D6113" w16cid:durableId="1F8D6B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F08A0" w14:textId="77777777" w:rsidR="00A51A24" w:rsidRDefault="00A51A24">
      <w:pPr>
        <w:spacing w:after="0" w:line="240" w:lineRule="auto"/>
      </w:pPr>
      <w:r>
        <w:separator/>
      </w:r>
    </w:p>
  </w:endnote>
  <w:endnote w:type="continuationSeparator" w:id="0">
    <w:p w14:paraId="7C54CDA7" w14:textId="77777777" w:rsidR="00A51A24" w:rsidRDefault="00A51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CB2683DC-D57D-423D-B1F7-E8F4413ECC6D}"/>
    <w:embedBold r:id="rId2" w:fontKey="{67A59EA0-9D93-4453-8914-D26F10ACC1F8}"/>
    <w:embedItalic r:id="rId3" w:fontKey="{7DC76691-F2E7-4462-A169-9F3C18E208FC}"/>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charset w:val="00"/>
    <w:family w:val="auto"/>
    <w:pitch w:val="variable"/>
    <w:sig w:usb0="E10002FF" w:usb1="5201E9EB" w:usb2="02020004" w:usb3="00000000" w:csb0="0000019F" w:csb1="00000000"/>
  </w:font>
  <w:font w:name="Cambria">
    <w:panose1 w:val="02040503050406030204"/>
    <w:charset w:val="00"/>
    <w:family w:val="roman"/>
    <w:pitch w:val="variable"/>
    <w:sig w:usb0="E00006FF" w:usb1="420024FF" w:usb2="02000000" w:usb3="00000000" w:csb0="0000019F" w:csb1="00000000"/>
    <w:embedRegular r:id="rId4" w:subsetted="1" w:fontKey="{E18BE7A1-BDD7-4EB3-85B7-9D38BC4E6C99}"/>
    <w:embedBold r:id="rId5" w:subsetted="1" w:fontKey="{92B0D024-D539-40C4-B000-7D252EDE1B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4B51E" w14:textId="77777777" w:rsidR="00A51A24" w:rsidRDefault="00A51A24">
      <w:pPr>
        <w:spacing w:after="0" w:line="240" w:lineRule="auto"/>
      </w:pPr>
      <w:r>
        <w:separator/>
      </w:r>
    </w:p>
  </w:footnote>
  <w:footnote w:type="continuationSeparator" w:id="0">
    <w:p w14:paraId="24C2DE02" w14:textId="77777777" w:rsidR="00A51A24" w:rsidRDefault="00A51A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214B30C1" w:rsidR="0069782E" w:rsidRDefault="0069782E">
        <w:pPr>
          <w:pStyle w:val="Header"/>
          <w:jc w:val="right"/>
        </w:pPr>
        <w:r>
          <w:fldChar w:fldCharType="begin"/>
        </w:r>
        <w:r>
          <w:instrText xml:space="preserve"> PAGE   \* MERGEFORMAT </w:instrText>
        </w:r>
        <w:r>
          <w:fldChar w:fldCharType="separate"/>
        </w:r>
        <w:r w:rsidR="00B42534">
          <w:rPr>
            <w:noProof/>
          </w:rPr>
          <w:t>22</w:t>
        </w:r>
        <w:r>
          <w:rPr>
            <w:noProof/>
          </w:rPr>
          <w:fldChar w:fldCharType="end"/>
        </w:r>
      </w:p>
    </w:sdtContent>
  </w:sdt>
  <w:p w14:paraId="7D76EFA5" w14:textId="77777777" w:rsidR="0069782E" w:rsidRDefault="0069782E"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69782E" w:rsidRDefault="0069782E">
    <w:pPr>
      <w:pStyle w:val="Header"/>
      <w:jc w:val="right"/>
    </w:pPr>
  </w:p>
  <w:p w14:paraId="19BE81CE" w14:textId="77777777" w:rsidR="0069782E" w:rsidRDefault="0069782E">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fe,Austin N">
    <w15:presenceInfo w15:providerId="AD" w15:userId="S::afife@ufl.edu::85dfd2a7-0211-460a-9f03-eacb80e91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2BB7"/>
    <w:rsid w:val="00013C4A"/>
    <w:rsid w:val="0001422D"/>
    <w:rsid w:val="000152FE"/>
    <w:rsid w:val="00015A5F"/>
    <w:rsid w:val="0001749C"/>
    <w:rsid w:val="0002528D"/>
    <w:rsid w:val="00026B6F"/>
    <w:rsid w:val="00032472"/>
    <w:rsid w:val="00032DD7"/>
    <w:rsid w:val="00033D24"/>
    <w:rsid w:val="00040DC4"/>
    <w:rsid w:val="00042803"/>
    <w:rsid w:val="00050A6A"/>
    <w:rsid w:val="000575D4"/>
    <w:rsid w:val="00063326"/>
    <w:rsid w:val="00067A59"/>
    <w:rsid w:val="00067CF7"/>
    <w:rsid w:val="00073514"/>
    <w:rsid w:val="000754F9"/>
    <w:rsid w:val="00080301"/>
    <w:rsid w:val="00086C07"/>
    <w:rsid w:val="00091096"/>
    <w:rsid w:val="000920EE"/>
    <w:rsid w:val="00092DBF"/>
    <w:rsid w:val="00092EBE"/>
    <w:rsid w:val="000930AC"/>
    <w:rsid w:val="000A58EC"/>
    <w:rsid w:val="000B235A"/>
    <w:rsid w:val="000B5976"/>
    <w:rsid w:val="000C350E"/>
    <w:rsid w:val="000C55D9"/>
    <w:rsid w:val="000D2533"/>
    <w:rsid w:val="000D6BB4"/>
    <w:rsid w:val="000D7441"/>
    <w:rsid w:val="000E1E4C"/>
    <w:rsid w:val="000E6CFE"/>
    <w:rsid w:val="000F3BF5"/>
    <w:rsid w:val="0010726A"/>
    <w:rsid w:val="0011102C"/>
    <w:rsid w:val="001248FE"/>
    <w:rsid w:val="00137F79"/>
    <w:rsid w:val="001432D0"/>
    <w:rsid w:val="00144816"/>
    <w:rsid w:val="00145183"/>
    <w:rsid w:val="00145FB6"/>
    <w:rsid w:val="00146F69"/>
    <w:rsid w:val="00150C47"/>
    <w:rsid w:val="001513D4"/>
    <w:rsid w:val="00161F18"/>
    <w:rsid w:val="00171424"/>
    <w:rsid w:val="001752AC"/>
    <w:rsid w:val="00180EF9"/>
    <w:rsid w:val="00182892"/>
    <w:rsid w:val="00187B3C"/>
    <w:rsid w:val="0019048C"/>
    <w:rsid w:val="0019145D"/>
    <w:rsid w:val="00197D40"/>
    <w:rsid w:val="001A0C6E"/>
    <w:rsid w:val="001A12A2"/>
    <w:rsid w:val="001A1AA9"/>
    <w:rsid w:val="001A38EA"/>
    <w:rsid w:val="001A64D0"/>
    <w:rsid w:val="001B5C93"/>
    <w:rsid w:val="001C0904"/>
    <w:rsid w:val="001C7920"/>
    <w:rsid w:val="001D0342"/>
    <w:rsid w:val="001D4A63"/>
    <w:rsid w:val="001E56C6"/>
    <w:rsid w:val="001F0C0F"/>
    <w:rsid w:val="001F32C0"/>
    <w:rsid w:val="001F38F5"/>
    <w:rsid w:val="001F4A4B"/>
    <w:rsid w:val="001F5999"/>
    <w:rsid w:val="001F67F5"/>
    <w:rsid w:val="00203335"/>
    <w:rsid w:val="002058C7"/>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87A31"/>
    <w:rsid w:val="002919C2"/>
    <w:rsid w:val="002932BC"/>
    <w:rsid w:val="002957BD"/>
    <w:rsid w:val="00295AB1"/>
    <w:rsid w:val="002A449F"/>
    <w:rsid w:val="002A4AB2"/>
    <w:rsid w:val="002A5A1F"/>
    <w:rsid w:val="002B3E88"/>
    <w:rsid w:val="002C1510"/>
    <w:rsid w:val="002C6F3F"/>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80DB8"/>
    <w:rsid w:val="00384C6A"/>
    <w:rsid w:val="0039430E"/>
    <w:rsid w:val="003A2311"/>
    <w:rsid w:val="003A2FCD"/>
    <w:rsid w:val="003A77C3"/>
    <w:rsid w:val="003B2734"/>
    <w:rsid w:val="003B50EB"/>
    <w:rsid w:val="003C061F"/>
    <w:rsid w:val="003C14F5"/>
    <w:rsid w:val="003D0A5C"/>
    <w:rsid w:val="003D5198"/>
    <w:rsid w:val="003D6299"/>
    <w:rsid w:val="003E01A3"/>
    <w:rsid w:val="003E5324"/>
    <w:rsid w:val="003E5B38"/>
    <w:rsid w:val="003F2281"/>
    <w:rsid w:val="003F2E7D"/>
    <w:rsid w:val="003F3A78"/>
    <w:rsid w:val="003F7966"/>
    <w:rsid w:val="00405EF2"/>
    <w:rsid w:val="00413A27"/>
    <w:rsid w:val="0041665E"/>
    <w:rsid w:val="004205DC"/>
    <w:rsid w:val="00422469"/>
    <w:rsid w:val="00422ADF"/>
    <w:rsid w:val="00426DD2"/>
    <w:rsid w:val="0042744C"/>
    <w:rsid w:val="0043641D"/>
    <w:rsid w:val="0044368F"/>
    <w:rsid w:val="00446077"/>
    <w:rsid w:val="00460C67"/>
    <w:rsid w:val="00460FC1"/>
    <w:rsid w:val="00461A34"/>
    <w:rsid w:val="004641E4"/>
    <w:rsid w:val="00465BBC"/>
    <w:rsid w:val="00471091"/>
    <w:rsid w:val="004719A0"/>
    <w:rsid w:val="00472943"/>
    <w:rsid w:val="00475905"/>
    <w:rsid w:val="00476A19"/>
    <w:rsid w:val="0047764E"/>
    <w:rsid w:val="00482EA5"/>
    <w:rsid w:val="0049040D"/>
    <w:rsid w:val="00495C51"/>
    <w:rsid w:val="004A5615"/>
    <w:rsid w:val="004A76D2"/>
    <w:rsid w:val="004B7608"/>
    <w:rsid w:val="004C1C39"/>
    <w:rsid w:val="004C2285"/>
    <w:rsid w:val="004C3DA9"/>
    <w:rsid w:val="004C4359"/>
    <w:rsid w:val="004C5731"/>
    <w:rsid w:val="004D17A3"/>
    <w:rsid w:val="00500735"/>
    <w:rsid w:val="005024B3"/>
    <w:rsid w:val="005036A1"/>
    <w:rsid w:val="00511819"/>
    <w:rsid w:val="00515415"/>
    <w:rsid w:val="00515D68"/>
    <w:rsid w:val="00530B44"/>
    <w:rsid w:val="00531FFD"/>
    <w:rsid w:val="005358DE"/>
    <w:rsid w:val="005415C1"/>
    <w:rsid w:val="00545E3F"/>
    <w:rsid w:val="005511BF"/>
    <w:rsid w:val="0055198E"/>
    <w:rsid w:val="00552555"/>
    <w:rsid w:val="005540B5"/>
    <w:rsid w:val="00561350"/>
    <w:rsid w:val="00575319"/>
    <w:rsid w:val="00575AB3"/>
    <w:rsid w:val="00577563"/>
    <w:rsid w:val="00591D9E"/>
    <w:rsid w:val="0059442D"/>
    <w:rsid w:val="005977E1"/>
    <w:rsid w:val="005A18DE"/>
    <w:rsid w:val="005A1A2E"/>
    <w:rsid w:val="005A1D9B"/>
    <w:rsid w:val="005A6E40"/>
    <w:rsid w:val="005B012E"/>
    <w:rsid w:val="005B113E"/>
    <w:rsid w:val="005B22C7"/>
    <w:rsid w:val="005B6589"/>
    <w:rsid w:val="005B65D1"/>
    <w:rsid w:val="005B6FCF"/>
    <w:rsid w:val="005C01DB"/>
    <w:rsid w:val="005C5919"/>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5D0C"/>
    <w:rsid w:val="00626948"/>
    <w:rsid w:val="00627468"/>
    <w:rsid w:val="00627823"/>
    <w:rsid w:val="00634059"/>
    <w:rsid w:val="0063769F"/>
    <w:rsid w:val="00642331"/>
    <w:rsid w:val="00655DA9"/>
    <w:rsid w:val="0066113C"/>
    <w:rsid w:val="0066610E"/>
    <w:rsid w:val="00670BDF"/>
    <w:rsid w:val="00681AC2"/>
    <w:rsid w:val="00683970"/>
    <w:rsid w:val="0068795A"/>
    <w:rsid w:val="006912A9"/>
    <w:rsid w:val="00691831"/>
    <w:rsid w:val="00694A91"/>
    <w:rsid w:val="00694BC5"/>
    <w:rsid w:val="0069782E"/>
    <w:rsid w:val="006A058C"/>
    <w:rsid w:val="006A44D9"/>
    <w:rsid w:val="006A451E"/>
    <w:rsid w:val="006A5DC2"/>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4DB7"/>
    <w:rsid w:val="006F78BB"/>
    <w:rsid w:val="00700338"/>
    <w:rsid w:val="00710C2D"/>
    <w:rsid w:val="007124D9"/>
    <w:rsid w:val="00726B48"/>
    <w:rsid w:val="00726F65"/>
    <w:rsid w:val="00730599"/>
    <w:rsid w:val="00731CA7"/>
    <w:rsid w:val="0073385A"/>
    <w:rsid w:val="0074131B"/>
    <w:rsid w:val="00752C81"/>
    <w:rsid w:val="007546D5"/>
    <w:rsid w:val="0075501E"/>
    <w:rsid w:val="007851C1"/>
    <w:rsid w:val="0079064C"/>
    <w:rsid w:val="00791369"/>
    <w:rsid w:val="00794C77"/>
    <w:rsid w:val="00796BC1"/>
    <w:rsid w:val="007A0A39"/>
    <w:rsid w:val="007B1977"/>
    <w:rsid w:val="007C294D"/>
    <w:rsid w:val="007D3097"/>
    <w:rsid w:val="007D421D"/>
    <w:rsid w:val="007D61F0"/>
    <w:rsid w:val="007D7977"/>
    <w:rsid w:val="007E2252"/>
    <w:rsid w:val="007F3B31"/>
    <w:rsid w:val="008056DD"/>
    <w:rsid w:val="00807D56"/>
    <w:rsid w:val="008130CD"/>
    <w:rsid w:val="00813E33"/>
    <w:rsid w:val="0081540D"/>
    <w:rsid w:val="00821DAF"/>
    <w:rsid w:val="008229B6"/>
    <w:rsid w:val="008240BE"/>
    <w:rsid w:val="00831028"/>
    <w:rsid w:val="0085366F"/>
    <w:rsid w:val="00861027"/>
    <w:rsid w:val="00861A5F"/>
    <w:rsid w:val="0086203F"/>
    <w:rsid w:val="0086336C"/>
    <w:rsid w:val="008722AA"/>
    <w:rsid w:val="00874400"/>
    <w:rsid w:val="008760F5"/>
    <w:rsid w:val="00885FC3"/>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12EC"/>
    <w:rsid w:val="00913011"/>
    <w:rsid w:val="009226D4"/>
    <w:rsid w:val="00931653"/>
    <w:rsid w:val="00935D7D"/>
    <w:rsid w:val="009411A5"/>
    <w:rsid w:val="009455A6"/>
    <w:rsid w:val="00954D4E"/>
    <w:rsid w:val="0095638E"/>
    <w:rsid w:val="009568BA"/>
    <w:rsid w:val="009620C4"/>
    <w:rsid w:val="00962BDF"/>
    <w:rsid w:val="009635DB"/>
    <w:rsid w:val="00963FA6"/>
    <w:rsid w:val="00966C6D"/>
    <w:rsid w:val="00967982"/>
    <w:rsid w:val="0097054E"/>
    <w:rsid w:val="0097513E"/>
    <w:rsid w:val="009808D8"/>
    <w:rsid w:val="009824CA"/>
    <w:rsid w:val="009847C9"/>
    <w:rsid w:val="0098698C"/>
    <w:rsid w:val="009875D1"/>
    <w:rsid w:val="00987D6F"/>
    <w:rsid w:val="00991ED5"/>
    <w:rsid w:val="00996F4E"/>
    <w:rsid w:val="009972F3"/>
    <w:rsid w:val="009A1F47"/>
    <w:rsid w:val="009A7772"/>
    <w:rsid w:val="009A7F92"/>
    <w:rsid w:val="009B01F9"/>
    <w:rsid w:val="009B043D"/>
    <w:rsid w:val="009B3425"/>
    <w:rsid w:val="009B4D28"/>
    <w:rsid w:val="009B672A"/>
    <w:rsid w:val="009B6AF0"/>
    <w:rsid w:val="009C06C6"/>
    <w:rsid w:val="009C48E3"/>
    <w:rsid w:val="009D5920"/>
    <w:rsid w:val="009D7710"/>
    <w:rsid w:val="009E6A7C"/>
    <w:rsid w:val="009F2BFB"/>
    <w:rsid w:val="009F3B69"/>
    <w:rsid w:val="009F4942"/>
    <w:rsid w:val="009F4E7E"/>
    <w:rsid w:val="009F58F1"/>
    <w:rsid w:val="009F77F2"/>
    <w:rsid w:val="00A01276"/>
    <w:rsid w:val="00A060AD"/>
    <w:rsid w:val="00A07E84"/>
    <w:rsid w:val="00A1731A"/>
    <w:rsid w:val="00A17BB6"/>
    <w:rsid w:val="00A2529F"/>
    <w:rsid w:val="00A256ED"/>
    <w:rsid w:val="00A32FC2"/>
    <w:rsid w:val="00A335C0"/>
    <w:rsid w:val="00A353C9"/>
    <w:rsid w:val="00A3768F"/>
    <w:rsid w:val="00A41223"/>
    <w:rsid w:val="00A42C23"/>
    <w:rsid w:val="00A44E86"/>
    <w:rsid w:val="00A51A24"/>
    <w:rsid w:val="00A712C7"/>
    <w:rsid w:val="00A7188E"/>
    <w:rsid w:val="00A71AE6"/>
    <w:rsid w:val="00A83BAC"/>
    <w:rsid w:val="00A8505B"/>
    <w:rsid w:val="00A85A3B"/>
    <w:rsid w:val="00A93032"/>
    <w:rsid w:val="00A96E5B"/>
    <w:rsid w:val="00AA1B4B"/>
    <w:rsid w:val="00AA59AD"/>
    <w:rsid w:val="00AB13D4"/>
    <w:rsid w:val="00AB3FD3"/>
    <w:rsid w:val="00AB6605"/>
    <w:rsid w:val="00AC3ECF"/>
    <w:rsid w:val="00AC6E0B"/>
    <w:rsid w:val="00AD2638"/>
    <w:rsid w:val="00AD3AF0"/>
    <w:rsid w:val="00AD4746"/>
    <w:rsid w:val="00AD5A23"/>
    <w:rsid w:val="00AE2709"/>
    <w:rsid w:val="00B00AC5"/>
    <w:rsid w:val="00B0635E"/>
    <w:rsid w:val="00B109AB"/>
    <w:rsid w:val="00B1462A"/>
    <w:rsid w:val="00B21748"/>
    <w:rsid w:val="00B2302A"/>
    <w:rsid w:val="00B23485"/>
    <w:rsid w:val="00B27D09"/>
    <w:rsid w:val="00B35E7F"/>
    <w:rsid w:val="00B41B8C"/>
    <w:rsid w:val="00B42534"/>
    <w:rsid w:val="00B46019"/>
    <w:rsid w:val="00B47D79"/>
    <w:rsid w:val="00B517CC"/>
    <w:rsid w:val="00B5527E"/>
    <w:rsid w:val="00B66745"/>
    <w:rsid w:val="00B66EBC"/>
    <w:rsid w:val="00B70659"/>
    <w:rsid w:val="00B75C35"/>
    <w:rsid w:val="00B84C7F"/>
    <w:rsid w:val="00B85D96"/>
    <w:rsid w:val="00BA2A02"/>
    <w:rsid w:val="00BB4012"/>
    <w:rsid w:val="00BB4253"/>
    <w:rsid w:val="00BC3507"/>
    <w:rsid w:val="00BC4C71"/>
    <w:rsid w:val="00BC58BE"/>
    <w:rsid w:val="00BE1371"/>
    <w:rsid w:val="00BF275B"/>
    <w:rsid w:val="00C00D5A"/>
    <w:rsid w:val="00C0427D"/>
    <w:rsid w:val="00C043DC"/>
    <w:rsid w:val="00C1030C"/>
    <w:rsid w:val="00C17095"/>
    <w:rsid w:val="00C23B0E"/>
    <w:rsid w:val="00C27067"/>
    <w:rsid w:val="00C27967"/>
    <w:rsid w:val="00C32C0E"/>
    <w:rsid w:val="00C36862"/>
    <w:rsid w:val="00C406AB"/>
    <w:rsid w:val="00C411E8"/>
    <w:rsid w:val="00C42818"/>
    <w:rsid w:val="00C43423"/>
    <w:rsid w:val="00C44490"/>
    <w:rsid w:val="00C54129"/>
    <w:rsid w:val="00C571E5"/>
    <w:rsid w:val="00C66BE8"/>
    <w:rsid w:val="00C71E0E"/>
    <w:rsid w:val="00C72FC6"/>
    <w:rsid w:val="00C8012A"/>
    <w:rsid w:val="00C825D3"/>
    <w:rsid w:val="00C8320C"/>
    <w:rsid w:val="00C836CD"/>
    <w:rsid w:val="00C83DAB"/>
    <w:rsid w:val="00C840C3"/>
    <w:rsid w:val="00CA05E9"/>
    <w:rsid w:val="00CB0B11"/>
    <w:rsid w:val="00CB1003"/>
    <w:rsid w:val="00CB2B75"/>
    <w:rsid w:val="00CB4F88"/>
    <w:rsid w:val="00CC0DD9"/>
    <w:rsid w:val="00CC2DEF"/>
    <w:rsid w:val="00CC5B96"/>
    <w:rsid w:val="00CD1E9C"/>
    <w:rsid w:val="00CE7BE2"/>
    <w:rsid w:val="00CF00B1"/>
    <w:rsid w:val="00CF03DD"/>
    <w:rsid w:val="00CF0AAE"/>
    <w:rsid w:val="00D003DB"/>
    <w:rsid w:val="00D027C7"/>
    <w:rsid w:val="00D054CE"/>
    <w:rsid w:val="00D05C97"/>
    <w:rsid w:val="00D07719"/>
    <w:rsid w:val="00D144B2"/>
    <w:rsid w:val="00D14697"/>
    <w:rsid w:val="00D14D22"/>
    <w:rsid w:val="00D271B0"/>
    <w:rsid w:val="00D3099E"/>
    <w:rsid w:val="00D316DB"/>
    <w:rsid w:val="00D34104"/>
    <w:rsid w:val="00D44992"/>
    <w:rsid w:val="00D501FD"/>
    <w:rsid w:val="00D51432"/>
    <w:rsid w:val="00D803C5"/>
    <w:rsid w:val="00D90AEF"/>
    <w:rsid w:val="00D936F3"/>
    <w:rsid w:val="00D96E17"/>
    <w:rsid w:val="00DA5DF5"/>
    <w:rsid w:val="00DA6A79"/>
    <w:rsid w:val="00DB0804"/>
    <w:rsid w:val="00DB5FC5"/>
    <w:rsid w:val="00DB7DC0"/>
    <w:rsid w:val="00DC0BA7"/>
    <w:rsid w:val="00DC42D3"/>
    <w:rsid w:val="00DD2F6C"/>
    <w:rsid w:val="00DD568A"/>
    <w:rsid w:val="00DD635F"/>
    <w:rsid w:val="00DD78E4"/>
    <w:rsid w:val="00DE0525"/>
    <w:rsid w:val="00DF3BF2"/>
    <w:rsid w:val="00DF47A5"/>
    <w:rsid w:val="00DF76C5"/>
    <w:rsid w:val="00E047A6"/>
    <w:rsid w:val="00E11680"/>
    <w:rsid w:val="00E12789"/>
    <w:rsid w:val="00E17A1E"/>
    <w:rsid w:val="00E17B39"/>
    <w:rsid w:val="00E2217B"/>
    <w:rsid w:val="00E31C93"/>
    <w:rsid w:val="00E344DD"/>
    <w:rsid w:val="00E3693D"/>
    <w:rsid w:val="00E42142"/>
    <w:rsid w:val="00E451DE"/>
    <w:rsid w:val="00E500B7"/>
    <w:rsid w:val="00E5092F"/>
    <w:rsid w:val="00E573DF"/>
    <w:rsid w:val="00E62AA2"/>
    <w:rsid w:val="00E62C92"/>
    <w:rsid w:val="00E743BE"/>
    <w:rsid w:val="00E76C12"/>
    <w:rsid w:val="00E84AD1"/>
    <w:rsid w:val="00EA2BBE"/>
    <w:rsid w:val="00EA566A"/>
    <w:rsid w:val="00EB0F56"/>
    <w:rsid w:val="00EB44C8"/>
    <w:rsid w:val="00EC1FF4"/>
    <w:rsid w:val="00EC3634"/>
    <w:rsid w:val="00EC4871"/>
    <w:rsid w:val="00ED0021"/>
    <w:rsid w:val="00ED06DF"/>
    <w:rsid w:val="00ED2762"/>
    <w:rsid w:val="00EE03F2"/>
    <w:rsid w:val="00EE0C01"/>
    <w:rsid w:val="00EE30B0"/>
    <w:rsid w:val="00EE4CF5"/>
    <w:rsid w:val="00EE59CD"/>
    <w:rsid w:val="00EF2DC8"/>
    <w:rsid w:val="00EF4966"/>
    <w:rsid w:val="00EF7010"/>
    <w:rsid w:val="00F06111"/>
    <w:rsid w:val="00F06485"/>
    <w:rsid w:val="00F132BA"/>
    <w:rsid w:val="00F1362D"/>
    <w:rsid w:val="00F13984"/>
    <w:rsid w:val="00F153F1"/>
    <w:rsid w:val="00F3334A"/>
    <w:rsid w:val="00F34D43"/>
    <w:rsid w:val="00F36A14"/>
    <w:rsid w:val="00F37DA5"/>
    <w:rsid w:val="00F528F4"/>
    <w:rsid w:val="00F54D5F"/>
    <w:rsid w:val="00F62793"/>
    <w:rsid w:val="00F6282A"/>
    <w:rsid w:val="00F62939"/>
    <w:rsid w:val="00F64927"/>
    <w:rsid w:val="00F666F8"/>
    <w:rsid w:val="00F70FEE"/>
    <w:rsid w:val="00F74CA0"/>
    <w:rsid w:val="00F77F71"/>
    <w:rsid w:val="00F84827"/>
    <w:rsid w:val="00F9590A"/>
    <w:rsid w:val="00F96398"/>
    <w:rsid w:val="00FA1559"/>
    <w:rsid w:val="00FA1DA7"/>
    <w:rsid w:val="00FA2008"/>
    <w:rsid w:val="00FA2181"/>
    <w:rsid w:val="00FA5CCB"/>
    <w:rsid w:val="00FA6CB6"/>
    <w:rsid w:val="00FB389A"/>
    <w:rsid w:val="00FB523C"/>
    <w:rsid w:val="00FC7281"/>
    <w:rsid w:val="00FC7891"/>
    <w:rsid w:val="00FD003C"/>
    <w:rsid w:val="00FD0607"/>
    <w:rsid w:val="00FD184B"/>
    <w:rsid w:val="00FD4C7B"/>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docId w15:val="{5AE12FF7-0637-46C9-A931-F707FD680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64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85405-A589-4B9D-B85B-1DF51E88F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4931</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Fife, Austin (afife@uidaho.edu)</dc:creator>
  <cp:lastModifiedBy>Fife,Austin N</cp:lastModifiedBy>
  <cp:revision>10</cp:revision>
  <cp:lastPrinted>2018-11-02T05:41:00Z</cp:lastPrinted>
  <dcterms:created xsi:type="dcterms:W3CDTF">2018-11-07T18:08:00Z</dcterms:created>
  <dcterms:modified xsi:type="dcterms:W3CDTF">2018-11-07T22:11:00Z</dcterms:modified>
</cp:coreProperties>
</file>